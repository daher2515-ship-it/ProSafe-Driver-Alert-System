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E68E4" w14:textId="3BEB3D6E" w:rsidR="00EA5581" w:rsidRDefault="00EA5581" w:rsidP="00EA5581">
      <w:pPr>
        <w:bidi/>
        <w:rPr>
          <w:rFonts w:hint="cs"/>
          <w:rtl/>
          <w:lang w:bidi="ar-SY"/>
        </w:rPr>
      </w:pPr>
    </w:p>
    <w:p w14:paraId="1340A2A8" w14:textId="77777777" w:rsidR="00EA5581" w:rsidRDefault="00EA5581" w:rsidP="00EA5581">
      <w:pPr>
        <w:bidi/>
        <w:rPr>
          <w:rtl/>
        </w:rPr>
      </w:pPr>
    </w:p>
    <w:p w14:paraId="4DCBD8BF" w14:textId="77777777" w:rsidR="00EA5581" w:rsidRDefault="00EA5581" w:rsidP="00EA5581">
      <w:pPr>
        <w:bidi/>
        <w:rPr>
          <w:rtl/>
          <w:lang w:bidi="ar-SY"/>
        </w:rPr>
      </w:pPr>
    </w:p>
    <w:p w14:paraId="5E58DBF4" w14:textId="77777777" w:rsidR="00EA5581" w:rsidRDefault="00EA5581" w:rsidP="00EA5581">
      <w:pPr>
        <w:bidi/>
        <w:rPr>
          <w:rtl/>
        </w:rPr>
      </w:pPr>
    </w:p>
    <w:p w14:paraId="676F30C1" w14:textId="77777777" w:rsidR="00EA5581" w:rsidRDefault="00EA5581" w:rsidP="00EA5581">
      <w:pPr>
        <w:bidi/>
        <w:rPr>
          <w:rtl/>
        </w:rPr>
      </w:pPr>
    </w:p>
    <w:p w14:paraId="4CB9DC63" w14:textId="77777777" w:rsidR="00EA5581" w:rsidRDefault="00EA5581" w:rsidP="00EA5581">
      <w:pPr>
        <w:bidi/>
        <w:rPr>
          <w:rtl/>
        </w:rPr>
      </w:pPr>
    </w:p>
    <w:p w14:paraId="17FFFAE0" w14:textId="77777777" w:rsidR="00CF47DF" w:rsidRDefault="00CF47DF" w:rsidP="00EA5581">
      <w:pPr>
        <w:pStyle w:val="Title"/>
        <w:bidi/>
        <w:jc w:val="center"/>
        <w:rPr>
          <w:ins w:id="1" w:author="nidal saleh" w:date="2025-06-13T13:42:00Z"/>
          <w:rFonts w:cs="Times New Roman"/>
          <w:rtl/>
        </w:rPr>
      </w:pPr>
    </w:p>
    <w:p w14:paraId="38C00BE4" w14:textId="2197141C" w:rsidR="00435C2E" w:rsidRDefault="009A3DD8" w:rsidP="00CF47DF">
      <w:pPr>
        <w:pStyle w:val="Title"/>
        <w:bidi/>
        <w:jc w:val="center"/>
        <w:rPr>
          <w:rtl/>
        </w:rPr>
      </w:pPr>
      <w:r w:rsidRPr="009A3DD8">
        <w:rPr>
          <w:rFonts w:cs="Times New Roman"/>
          <w:rtl/>
        </w:rPr>
        <w:t>نظام تنبيه وانذار السائق</w:t>
      </w:r>
      <w:r w:rsidR="00EA5581">
        <w:rPr>
          <w:noProof/>
        </w:rPr>
        <w:drawing>
          <wp:anchor distT="0" distB="0" distL="114300" distR="114300" simplePos="0" relativeHeight="251658752" behindDoc="0" locked="0" layoutInCell="1" allowOverlap="1" wp14:anchorId="2E5CF774" wp14:editId="6E8B99F2">
            <wp:simplePos x="4229100" y="914400"/>
            <wp:positionH relativeFrom="margin">
              <wp:align>left</wp:align>
            </wp:positionH>
            <wp:positionV relativeFrom="margin">
              <wp:align>top</wp:align>
            </wp:positionV>
            <wp:extent cx="1305762" cy="1301115"/>
            <wp:effectExtent l="0" t="0" r="889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5762" cy="1301115"/>
                    </a:xfrm>
                    <a:prstGeom prst="rect">
                      <a:avLst/>
                    </a:prstGeom>
                    <a:noFill/>
                    <a:ln>
                      <a:noFill/>
                    </a:ln>
                  </pic:spPr>
                </pic:pic>
              </a:graphicData>
            </a:graphic>
          </wp:anchor>
        </w:drawing>
      </w:r>
      <w:r w:rsidR="00EA5581">
        <w:rPr>
          <w:noProof/>
        </w:rPr>
        <w:drawing>
          <wp:anchor distT="0" distB="0" distL="114300" distR="114300" simplePos="0" relativeHeight="251656704" behindDoc="0" locked="0" layoutInCell="1" allowOverlap="1" wp14:anchorId="11A5FB1A" wp14:editId="08AF0159">
            <wp:simplePos x="5661660" y="914400"/>
            <wp:positionH relativeFrom="margin">
              <wp:align>right</wp:align>
            </wp:positionH>
            <wp:positionV relativeFrom="margin">
              <wp:align>top</wp:align>
            </wp:positionV>
            <wp:extent cx="969010" cy="1301381"/>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9010" cy="1301381"/>
                    </a:xfrm>
                    <a:prstGeom prst="rect">
                      <a:avLst/>
                    </a:prstGeom>
                    <a:noFill/>
                    <a:ln>
                      <a:noFill/>
                    </a:ln>
                  </pic:spPr>
                </pic:pic>
              </a:graphicData>
            </a:graphic>
          </wp:anchor>
        </w:drawing>
      </w:r>
      <w:r w:rsidR="00EA5581">
        <w:rPr>
          <w:rFonts w:hint="cs"/>
          <w:rtl/>
        </w:rPr>
        <w:t xml:space="preserve"> </w:t>
      </w:r>
    </w:p>
    <w:p w14:paraId="4FDFAB92" w14:textId="71133CF3" w:rsidR="00EA5581" w:rsidRDefault="009A3DD8" w:rsidP="00EA5581">
      <w:pPr>
        <w:bidi/>
        <w:jc w:val="center"/>
      </w:pPr>
      <w:r w:rsidRPr="009A3DD8">
        <w:rPr>
          <w:rFonts w:asciiTheme="majorBidi" w:eastAsiaTheme="majorEastAsia" w:hAnsiTheme="majorBidi" w:cstheme="majorBidi"/>
          <w:spacing w:val="-10"/>
          <w:kern w:val="28"/>
          <w:sz w:val="56"/>
          <w:szCs w:val="56"/>
        </w:rPr>
        <w:t>Driver alert and warning system</w:t>
      </w:r>
    </w:p>
    <w:p w14:paraId="15CB86B4" w14:textId="7C0D13D0" w:rsidR="0030240D" w:rsidRDefault="00E61BDC" w:rsidP="0030240D">
      <w:pPr>
        <w:bidi/>
        <w:rPr>
          <w:rtl/>
          <w:lang w:bidi="ar-SY"/>
        </w:rPr>
      </w:pPr>
      <w:r>
        <w:rPr>
          <w:rFonts w:hint="cs"/>
          <w:rtl/>
          <w:lang w:bidi="ar-SY"/>
        </w:rPr>
        <w:t xml:space="preserve">                                                </w:t>
      </w:r>
    </w:p>
    <w:p w14:paraId="3F61E34D" w14:textId="736FF98B" w:rsidR="00E61BDC" w:rsidRPr="00E61BDC" w:rsidRDefault="00E61BDC" w:rsidP="00E61BDC">
      <w:pPr>
        <w:bidi/>
        <w:jc w:val="center"/>
        <w:rPr>
          <w:sz w:val="28"/>
          <w:szCs w:val="28"/>
          <w:rtl/>
          <w:lang w:bidi="ar-SY"/>
        </w:rPr>
      </w:pPr>
      <w:r w:rsidRPr="00E61BDC">
        <w:rPr>
          <w:rFonts w:hint="cs"/>
          <w:sz w:val="28"/>
          <w:szCs w:val="28"/>
          <w:rtl/>
          <w:lang w:bidi="ar-SY"/>
        </w:rPr>
        <w:t>أحمد رياض ظاهر            يوسف الشيخ طه</w:t>
      </w:r>
    </w:p>
    <w:p w14:paraId="52DAA7EF" w14:textId="0FB7B4A4" w:rsidR="00E61BDC" w:rsidRPr="00E61BDC" w:rsidRDefault="00E61BDC" w:rsidP="00E61BDC">
      <w:pPr>
        <w:bidi/>
        <w:jc w:val="center"/>
        <w:rPr>
          <w:sz w:val="28"/>
          <w:szCs w:val="28"/>
          <w:lang w:bidi="ar-SY"/>
        </w:rPr>
      </w:pPr>
      <w:r w:rsidRPr="00E61BDC">
        <w:rPr>
          <w:rFonts w:hint="cs"/>
          <w:sz w:val="28"/>
          <w:szCs w:val="28"/>
          <w:rtl/>
          <w:lang w:bidi="ar-SY"/>
        </w:rPr>
        <w:t>نضال صالح</w:t>
      </w:r>
    </w:p>
    <w:p w14:paraId="34444F0C" w14:textId="77777777" w:rsidR="0030240D" w:rsidRPr="0030240D" w:rsidRDefault="0030240D" w:rsidP="0030240D">
      <w:pPr>
        <w:bidi/>
        <w:rPr>
          <w:lang w:bidi="ar-SY"/>
        </w:rPr>
      </w:pPr>
    </w:p>
    <w:p w14:paraId="5602286D" w14:textId="77777777" w:rsidR="00EA5581" w:rsidRPr="009A3DD8" w:rsidRDefault="00EA5581" w:rsidP="00EA5581">
      <w:pPr>
        <w:bidi/>
        <w:rPr>
          <w:sz w:val="44"/>
          <w:szCs w:val="44"/>
          <w:rtl/>
          <w:lang w:bidi="ar-SY"/>
        </w:rPr>
      </w:pPr>
    </w:p>
    <w:p w14:paraId="23DD8E8E" w14:textId="05B2B542" w:rsidR="00EA5581" w:rsidRDefault="00EA5581" w:rsidP="00EA5581">
      <w:pPr>
        <w:bidi/>
        <w:rPr>
          <w:rtl/>
          <w:lang w:bidi="ar-SY"/>
        </w:rPr>
      </w:pPr>
    </w:p>
    <w:p w14:paraId="33E04605" w14:textId="3DEB0BA1" w:rsidR="00EA5581" w:rsidRDefault="00EA5581" w:rsidP="00EA5581">
      <w:pPr>
        <w:bidi/>
        <w:rPr>
          <w:rtl/>
          <w:lang w:bidi="ar-SY"/>
        </w:rPr>
      </w:pPr>
    </w:p>
    <w:p w14:paraId="7D29E2D8" w14:textId="4AF083FC" w:rsidR="00EA5581" w:rsidRDefault="00EA5581" w:rsidP="00EA5581">
      <w:pPr>
        <w:bidi/>
        <w:rPr>
          <w:rtl/>
          <w:lang w:bidi="ar-SY"/>
        </w:rPr>
      </w:pPr>
    </w:p>
    <w:p w14:paraId="08043CC8" w14:textId="259C7D27" w:rsidR="00EA5581" w:rsidRDefault="00EA5581" w:rsidP="00EA5581">
      <w:pPr>
        <w:bidi/>
        <w:rPr>
          <w:rtl/>
          <w:lang w:bidi="ar-SY"/>
        </w:rPr>
      </w:pPr>
    </w:p>
    <w:p w14:paraId="7F7A195B" w14:textId="0A2BB03F" w:rsidR="00EA5581" w:rsidRDefault="00EA5581" w:rsidP="00EA5581">
      <w:pPr>
        <w:bidi/>
        <w:rPr>
          <w:rtl/>
          <w:lang w:bidi="ar-SY"/>
        </w:rPr>
      </w:pPr>
    </w:p>
    <w:p w14:paraId="491521D9" w14:textId="4AC06E2E" w:rsidR="00EA5581" w:rsidRDefault="00EA5581" w:rsidP="00EA5581">
      <w:pPr>
        <w:bidi/>
        <w:rPr>
          <w:rtl/>
          <w:lang w:bidi="ar-SY"/>
        </w:rPr>
      </w:pPr>
    </w:p>
    <w:p w14:paraId="534FA736" w14:textId="31CEADEA" w:rsidR="00EA5581" w:rsidRDefault="00EA5581" w:rsidP="00EA5581">
      <w:pPr>
        <w:bidi/>
        <w:rPr>
          <w:rtl/>
          <w:lang w:bidi="ar-SY"/>
        </w:rPr>
      </w:pPr>
    </w:p>
    <w:p w14:paraId="60F2C80B" w14:textId="5CF12643" w:rsidR="00EA5581" w:rsidRDefault="00EA5581" w:rsidP="00EA5581">
      <w:pPr>
        <w:bidi/>
        <w:rPr>
          <w:rtl/>
          <w:lang w:bidi="ar-SY"/>
        </w:rPr>
      </w:pPr>
    </w:p>
    <w:p w14:paraId="2A55B122" w14:textId="34792232" w:rsidR="00EA5581" w:rsidRDefault="00EA5581" w:rsidP="00EA5581">
      <w:pPr>
        <w:bidi/>
        <w:rPr>
          <w:rtl/>
          <w:lang w:bidi="ar-SY"/>
        </w:rPr>
      </w:pPr>
    </w:p>
    <w:p w14:paraId="26219E86" w14:textId="72CB43A8" w:rsidR="00EA5581" w:rsidRDefault="00EA5581" w:rsidP="00EA5581">
      <w:pPr>
        <w:bidi/>
        <w:rPr>
          <w:rtl/>
          <w:lang w:bidi="ar-SY"/>
        </w:rPr>
      </w:pPr>
    </w:p>
    <w:p w14:paraId="7AEF8115" w14:textId="513808FA" w:rsidR="00EA5581" w:rsidRDefault="00EA5581" w:rsidP="00EA5581">
      <w:pPr>
        <w:bidi/>
        <w:rPr>
          <w:rtl/>
          <w:lang w:bidi="ar-SY"/>
        </w:rPr>
      </w:pPr>
    </w:p>
    <w:p w14:paraId="6DBD2C85" w14:textId="0D61D205" w:rsidR="00EA5581" w:rsidRDefault="00EA5581" w:rsidP="00EA5581">
      <w:pPr>
        <w:bidi/>
        <w:rPr>
          <w:rtl/>
          <w:lang w:bidi="ar-SY"/>
        </w:rPr>
      </w:pPr>
    </w:p>
    <w:p w14:paraId="4D0D551B" w14:textId="77777777" w:rsidR="00E90407" w:rsidRDefault="00E90407" w:rsidP="00E90407">
      <w:pPr>
        <w:bidi/>
        <w:rPr>
          <w:rtl/>
          <w:lang w:bidi="ar-SY"/>
        </w:rPr>
      </w:pPr>
    </w:p>
    <w:p w14:paraId="32F2F1D3" w14:textId="77777777" w:rsidR="00E90407" w:rsidRDefault="00E90407" w:rsidP="00E90407">
      <w:pPr>
        <w:bidi/>
        <w:rPr>
          <w:rtl/>
          <w:lang w:bidi="ar-SY"/>
        </w:rPr>
      </w:pPr>
    </w:p>
    <w:p w14:paraId="3EAF90DC" w14:textId="77777777" w:rsidR="00E90407" w:rsidRDefault="00E90407" w:rsidP="00E90407">
      <w:pPr>
        <w:bidi/>
        <w:rPr>
          <w:rtl/>
          <w:lang w:bidi="ar-SY"/>
        </w:rPr>
      </w:pPr>
    </w:p>
    <w:p w14:paraId="0EB7B399" w14:textId="77777777" w:rsidR="00E90407" w:rsidRDefault="00E90407" w:rsidP="00E90407">
      <w:pPr>
        <w:bidi/>
        <w:rPr>
          <w:rtl/>
          <w:lang w:bidi="ar-SY"/>
        </w:rPr>
      </w:pPr>
    </w:p>
    <w:p w14:paraId="3B881D7F" w14:textId="6FE068A6" w:rsidR="00EA5581" w:rsidRDefault="00EA5581" w:rsidP="00EA5581">
      <w:pPr>
        <w:bidi/>
        <w:rPr>
          <w:rtl/>
          <w:lang w:bidi="ar-SY"/>
        </w:rPr>
      </w:pPr>
    </w:p>
    <w:p w14:paraId="0F1BAE81" w14:textId="48FB28BC" w:rsidR="00EA5581" w:rsidRDefault="00EA5581" w:rsidP="00EA5581">
      <w:pPr>
        <w:pStyle w:val="Heading1"/>
        <w:bidi/>
        <w:rPr>
          <w:rtl/>
          <w:lang w:bidi="ar-SY"/>
        </w:rPr>
      </w:pPr>
      <w:bookmarkStart w:id="2" w:name="_Toc201131117"/>
      <w:r>
        <w:rPr>
          <w:rtl/>
        </w:rPr>
        <w:lastRenderedPageBreak/>
        <w:t>صفحة الإهداء</w:t>
      </w:r>
      <w:r>
        <w:t xml:space="preserve"> (Dedication)</w:t>
      </w:r>
      <w:bookmarkEnd w:id="2"/>
    </w:p>
    <w:p w14:paraId="3CF42E28" w14:textId="6CA871C3" w:rsidR="009F56BE" w:rsidRPr="009F56BE" w:rsidRDefault="009F56BE">
      <w:pPr>
        <w:pStyle w:val="NormalWeb"/>
        <w:bidi/>
        <w:rPr>
          <w:ins w:id="3" w:author="nidal saleh" w:date="2025-06-26T19:03:00Z"/>
          <w:sz w:val="32"/>
          <w:szCs w:val="32"/>
          <w:rPrChange w:id="4" w:author="nidal saleh" w:date="2025-06-26T19:04:00Z">
            <w:rPr>
              <w:ins w:id="5" w:author="nidal saleh" w:date="2025-06-26T19:03:00Z"/>
            </w:rPr>
          </w:rPrChange>
        </w:rPr>
        <w:pPrChange w:id="6" w:author="nidal saleh" w:date="2025-06-26T19:05:00Z">
          <w:pPr>
            <w:pStyle w:val="NormalWeb"/>
          </w:pPr>
        </w:pPrChange>
      </w:pPr>
      <w:ins w:id="7" w:author="nidal saleh" w:date="2025-06-26T19:03:00Z">
        <w:r w:rsidRPr="009F56BE">
          <w:rPr>
            <w:sz w:val="32"/>
            <w:szCs w:val="32"/>
            <w:rtl/>
            <w:rPrChange w:id="8" w:author="nidal saleh" w:date="2025-06-26T19:04:00Z">
              <w:rPr>
                <w:rtl/>
              </w:rPr>
            </w:rPrChange>
          </w:rPr>
          <w:t>إلى من كان لهم الفضل بعد الله في الوصول إلى هذه المرحلة،</w:t>
        </w:r>
        <w:r w:rsidRPr="009F56BE">
          <w:rPr>
            <w:sz w:val="32"/>
            <w:szCs w:val="32"/>
            <w:rPrChange w:id="9" w:author="nidal saleh" w:date="2025-06-26T19:04:00Z">
              <w:rPr/>
            </w:rPrChange>
          </w:rPr>
          <w:br/>
        </w:r>
        <w:r w:rsidRPr="009F56BE">
          <w:rPr>
            <w:sz w:val="32"/>
            <w:szCs w:val="32"/>
            <w:rtl/>
            <w:rPrChange w:id="10" w:author="nidal saleh" w:date="2025-06-26T19:04:00Z">
              <w:rPr>
                <w:rtl/>
              </w:rPr>
            </w:rPrChange>
          </w:rPr>
          <w:t>إلى من منحون</w:t>
        </w:r>
      </w:ins>
      <w:ins w:id="11" w:author="nidal saleh" w:date="2025-06-26T19:04:00Z">
        <w:r>
          <w:rPr>
            <w:rFonts w:hint="cs"/>
            <w:sz w:val="32"/>
            <w:szCs w:val="32"/>
            <w:rtl/>
          </w:rPr>
          <w:t>ا</w:t>
        </w:r>
      </w:ins>
      <w:ins w:id="12" w:author="nidal saleh" w:date="2025-06-26T19:03:00Z">
        <w:r w:rsidRPr="009F56BE">
          <w:rPr>
            <w:sz w:val="32"/>
            <w:szCs w:val="32"/>
            <w:rtl/>
            <w:rPrChange w:id="13" w:author="nidal saleh" w:date="2025-06-26T19:04:00Z">
              <w:rPr>
                <w:rtl/>
              </w:rPr>
            </w:rPrChange>
          </w:rPr>
          <w:t xml:space="preserve"> </w:t>
        </w:r>
        <w:r w:rsidRPr="009F56BE">
          <w:rPr>
            <w:rStyle w:val="Strong"/>
            <w:rFonts w:eastAsiaTheme="majorEastAsia"/>
            <w:b w:val="0"/>
            <w:bCs w:val="0"/>
            <w:sz w:val="32"/>
            <w:szCs w:val="32"/>
            <w:rtl/>
            <w:rPrChange w:id="14" w:author="nidal saleh" w:date="2025-06-26T19:06:00Z">
              <w:rPr>
                <w:rStyle w:val="Strong"/>
                <w:rFonts w:eastAsiaTheme="majorEastAsia"/>
                <w:rtl/>
              </w:rPr>
            </w:rPrChange>
          </w:rPr>
          <w:t>الدعم</w:t>
        </w:r>
        <w:r w:rsidRPr="009F56BE">
          <w:rPr>
            <w:sz w:val="32"/>
            <w:szCs w:val="32"/>
            <w:rtl/>
            <w:rPrChange w:id="15" w:author="nidal saleh" w:date="2025-06-26T19:04:00Z">
              <w:rPr>
                <w:rtl/>
              </w:rPr>
            </w:rPrChange>
          </w:rPr>
          <w:t xml:space="preserve"> حين احتج</w:t>
        </w:r>
      </w:ins>
      <w:ins w:id="16" w:author="nidal saleh" w:date="2025-06-26T19:04:00Z">
        <w:r>
          <w:rPr>
            <w:rFonts w:hint="cs"/>
            <w:sz w:val="32"/>
            <w:szCs w:val="32"/>
            <w:rtl/>
          </w:rPr>
          <w:t>نا</w:t>
        </w:r>
      </w:ins>
      <w:ins w:id="17" w:author="nidal saleh" w:date="2025-06-26T19:03:00Z">
        <w:r w:rsidRPr="009F56BE">
          <w:rPr>
            <w:sz w:val="32"/>
            <w:szCs w:val="32"/>
            <w:rtl/>
            <w:rPrChange w:id="18" w:author="nidal saleh" w:date="2025-06-26T19:04:00Z">
              <w:rPr>
                <w:rtl/>
              </w:rPr>
            </w:rPrChange>
          </w:rPr>
          <w:t>ه، وشجعون</w:t>
        </w:r>
      </w:ins>
      <w:ins w:id="19" w:author="nidal saleh" w:date="2025-06-26T19:04:00Z">
        <w:r>
          <w:rPr>
            <w:rFonts w:hint="cs"/>
            <w:sz w:val="32"/>
            <w:szCs w:val="32"/>
            <w:rtl/>
          </w:rPr>
          <w:t>ا</w:t>
        </w:r>
      </w:ins>
      <w:ins w:id="20" w:author="nidal saleh" w:date="2025-06-26T19:03:00Z">
        <w:r w:rsidRPr="009F56BE">
          <w:rPr>
            <w:sz w:val="32"/>
            <w:szCs w:val="32"/>
            <w:rtl/>
            <w:rPrChange w:id="21" w:author="nidal saleh" w:date="2025-06-26T19:04:00Z">
              <w:rPr>
                <w:rtl/>
              </w:rPr>
            </w:rPrChange>
          </w:rPr>
          <w:t xml:space="preserve"> على </w:t>
        </w:r>
        <w:r w:rsidRPr="009F56BE">
          <w:rPr>
            <w:rStyle w:val="Strong"/>
            <w:rFonts w:eastAsiaTheme="majorEastAsia"/>
            <w:b w:val="0"/>
            <w:bCs w:val="0"/>
            <w:sz w:val="32"/>
            <w:szCs w:val="32"/>
            <w:rtl/>
            <w:rPrChange w:id="22" w:author="nidal saleh" w:date="2025-06-26T19:06:00Z">
              <w:rPr>
                <w:rStyle w:val="Strong"/>
                <w:rFonts w:eastAsiaTheme="majorEastAsia"/>
                <w:rtl/>
              </w:rPr>
            </w:rPrChange>
          </w:rPr>
          <w:t>الاستمرارية</w:t>
        </w:r>
        <w:r w:rsidRPr="009F56BE">
          <w:rPr>
            <w:sz w:val="32"/>
            <w:szCs w:val="32"/>
            <w:rtl/>
            <w:rPrChange w:id="23" w:author="nidal saleh" w:date="2025-06-26T19:04:00Z">
              <w:rPr>
                <w:rtl/>
              </w:rPr>
            </w:rPrChange>
          </w:rPr>
          <w:t xml:space="preserve"> عندما شعر</w:t>
        </w:r>
      </w:ins>
      <w:ins w:id="24" w:author="nidal saleh" w:date="2025-06-26T19:04:00Z">
        <w:r>
          <w:rPr>
            <w:rFonts w:hint="cs"/>
            <w:sz w:val="32"/>
            <w:szCs w:val="32"/>
            <w:rtl/>
          </w:rPr>
          <w:t>نا</w:t>
        </w:r>
      </w:ins>
      <w:ins w:id="25" w:author="nidal saleh" w:date="2025-06-26T19:03:00Z">
        <w:r w:rsidRPr="009F56BE">
          <w:rPr>
            <w:sz w:val="32"/>
            <w:szCs w:val="32"/>
            <w:rtl/>
            <w:rPrChange w:id="26" w:author="nidal saleh" w:date="2025-06-26T19:04:00Z">
              <w:rPr>
                <w:rtl/>
              </w:rPr>
            </w:rPrChange>
          </w:rPr>
          <w:t xml:space="preserve"> بالتعب،</w:t>
        </w:r>
        <w:r w:rsidRPr="009F56BE">
          <w:rPr>
            <w:sz w:val="32"/>
            <w:szCs w:val="32"/>
            <w:rPrChange w:id="27" w:author="nidal saleh" w:date="2025-06-26T19:04:00Z">
              <w:rPr/>
            </w:rPrChange>
          </w:rPr>
          <w:br/>
        </w:r>
        <w:r w:rsidRPr="009F56BE">
          <w:rPr>
            <w:sz w:val="32"/>
            <w:szCs w:val="32"/>
            <w:rtl/>
            <w:rPrChange w:id="28" w:author="nidal saleh" w:date="2025-06-26T19:04:00Z">
              <w:rPr>
                <w:rtl/>
              </w:rPr>
            </w:rPrChange>
          </w:rPr>
          <w:t>إلى من آمنوا ب</w:t>
        </w:r>
      </w:ins>
      <w:ins w:id="29" w:author="nidal saleh" w:date="2025-06-26T19:04:00Z">
        <w:r>
          <w:rPr>
            <w:rFonts w:hint="cs"/>
            <w:sz w:val="32"/>
            <w:szCs w:val="32"/>
            <w:rtl/>
          </w:rPr>
          <w:t>نا</w:t>
        </w:r>
      </w:ins>
      <w:ins w:id="30" w:author="nidal saleh" w:date="2025-06-26T19:03:00Z">
        <w:r w:rsidRPr="009F56BE">
          <w:rPr>
            <w:sz w:val="32"/>
            <w:szCs w:val="32"/>
            <w:rtl/>
            <w:rPrChange w:id="31" w:author="nidal saleh" w:date="2025-06-26T19:04:00Z">
              <w:rPr>
                <w:rtl/>
              </w:rPr>
            </w:rPrChange>
          </w:rPr>
          <w:t>، ووقفوا إلى جانب</w:t>
        </w:r>
      </w:ins>
      <w:ins w:id="32" w:author="nidal saleh" w:date="2025-06-26T19:04:00Z">
        <w:r>
          <w:rPr>
            <w:rFonts w:hint="cs"/>
            <w:sz w:val="32"/>
            <w:szCs w:val="32"/>
            <w:rtl/>
          </w:rPr>
          <w:t>نا</w:t>
        </w:r>
      </w:ins>
      <w:ins w:id="33" w:author="nidal saleh" w:date="2025-06-26T19:03:00Z">
        <w:r w:rsidRPr="009F56BE">
          <w:rPr>
            <w:sz w:val="32"/>
            <w:szCs w:val="32"/>
            <w:rtl/>
            <w:rPrChange w:id="34" w:author="nidal saleh" w:date="2025-06-26T19:04:00Z">
              <w:rPr>
                <w:rtl/>
              </w:rPr>
            </w:rPrChange>
          </w:rPr>
          <w:t xml:space="preserve"> في كل خطوة،</w:t>
        </w:r>
        <w:r w:rsidRPr="009F56BE">
          <w:rPr>
            <w:sz w:val="32"/>
            <w:szCs w:val="32"/>
            <w:rPrChange w:id="35" w:author="nidal saleh" w:date="2025-06-26T19:04:00Z">
              <w:rPr/>
            </w:rPrChange>
          </w:rPr>
          <w:br/>
        </w:r>
        <w:r w:rsidRPr="009F56BE">
          <w:rPr>
            <w:sz w:val="32"/>
            <w:szCs w:val="32"/>
            <w:rtl/>
            <w:rPrChange w:id="36" w:author="nidal saleh" w:date="2025-06-26T19:04:00Z">
              <w:rPr>
                <w:rtl/>
              </w:rPr>
            </w:rPrChange>
          </w:rPr>
          <w:t>إلى كل من تابعن</w:t>
        </w:r>
      </w:ins>
      <w:ins w:id="37" w:author="nidal saleh" w:date="2025-06-26T19:04:00Z">
        <w:r>
          <w:rPr>
            <w:rFonts w:hint="cs"/>
            <w:sz w:val="32"/>
            <w:szCs w:val="32"/>
            <w:rtl/>
          </w:rPr>
          <w:t>ا</w:t>
        </w:r>
      </w:ins>
      <w:ins w:id="38" w:author="nidal saleh" w:date="2025-06-26T19:03:00Z">
        <w:r w:rsidRPr="009F56BE">
          <w:rPr>
            <w:sz w:val="32"/>
            <w:szCs w:val="32"/>
            <w:rtl/>
            <w:rPrChange w:id="39" w:author="nidal saleh" w:date="2025-06-26T19:04:00Z">
              <w:rPr>
                <w:rtl/>
              </w:rPr>
            </w:rPrChange>
          </w:rPr>
          <w:t xml:space="preserve"> وساعدن</w:t>
        </w:r>
      </w:ins>
      <w:ins w:id="40" w:author="nidal saleh" w:date="2025-06-26T19:04:00Z">
        <w:r>
          <w:rPr>
            <w:rFonts w:hint="cs"/>
            <w:sz w:val="32"/>
            <w:szCs w:val="32"/>
            <w:rtl/>
          </w:rPr>
          <w:t>ا</w:t>
        </w:r>
      </w:ins>
      <w:ins w:id="41" w:author="nidal saleh" w:date="2025-06-26T19:03:00Z">
        <w:r w:rsidRPr="009F56BE">
          <w:rPr>
            <w:sz w:val="32"/>
            <w:szCs w:val="32"/>
            <w:rtl/>
            <w:rPrChange w:id="42" w:author="nidal saleh" w:date="2025-06-26T19:04:00Z">
              <w:rPr>
                <w:rtl/>
              </w:rPr>
            </w:rPrChange>
          </w:rPr>
          <w:t xml:space="preserve"> وساهم في وصو</w:t>
        </w:r>
      </w:ins>
      <w:ins w:id="43" w:author="nidal saleh" w:date="2025-06-26T19:05:00Z">
        <w:r>
          <w:rPr>
            <w:rFonts w:hint="cs"/>
            <w:sz w:val="32"/>
            <w:szCs w:val="32"/>
            <w:rtl/>
          </w:rPr>
          <w:t>لنا</w:t>
        </w:r>
      </w:ins>
      <w:ins w:id="44" w:author="nidal saleh" w:date="2025-06-26T19:03:00Z">
        <w:r w:rsidRPr="009F56BE">
          <w:rPr>
            <w:sz w:val="32"/>
            <w:szCs w:val="32"/>
            <w:rtl/>
            <w:rPrChange w:id="45" w:author="nidal saleh" w:date="2025-06-26T19:04:00Z">
              <w:rPr>
                <w:rtl/>
              </w:rPr>
            </w:rPrChange>
          </w:rPr>
          <w:t xml:space="preserve"> لهذا </w:t>
        </w:r>
        <w:r w:rsidRPr="009F56BE">
          <w:rPr>
            <w:rStyle w:val="Strong"/>
            <w:rFonts w:eastAsiaTheme="majorEastAsia"/>
            <w:b w:val="0"/>
            <w:bCs w:val="0"/>
            <w:sz w:val="32"/>
            <w:szCs w:val="32"/>
            <w:rtl/>
            <w:rPrChange w:id="46" w:author="nidal saleh" w:date="2025-06-26T19:06:00Z">
              <w:rPr>
                <w:rStyle w:val="Strong"/>
                <w:rFonts w:eastAsiaTheme="majorEastAsia"/>
                <w:rtl/>
              </w:rPr>
            </w:rPrChange>
          </w:rPr>
          <w:t>النجاح</w:t>
        </w:r>
      </w:ins>
      <w:ins w:id="47" w:author="nidal saleh" w:date="2025-06-26T19:05:00Z">
        <w:r>
          <w:rPr>
            <w:rStyle w:val="Strong"/>
            <w:rFonts w:eastAsiaTheme="majorEastAsia" w:hint="cs"/>
            <w:sz w:val="32"/>
            <w:szCs w:val="32"/>
            <w:rtl/>
          </w:rPr>
          <w:t>.</w:t>
        </w:r>
      </w:ins>
    </w:p>
    <w:p w14:paraId="7E9B96AF" w14:textId="4D1612E1" w:rsidR="009F56BE" w:rsidRPr="009F56BE" w:rsidRDefault="009F56BE">
      <w:pPr>
        <w:pStyle w:val="NormalWeb"/>
        <w:bidi/>
        <w:rPr>
          <w:ins w:id="48" w:author="nidal saleh" w:date="2025-06-26T19:03:00Z"/>
          <w:sz w:val="32"/>
          <w:szCs w:val="32"/>
          <w:lang w:bidi="ar-SY"/>
          <w:rPrChange w:id="49" w:author="nidal saleh" w:date="2025-06-26T19:04:00Z">
            <w:rPr>
              <w:ins w:id="50" w:author="nidal saleh" w:date="2025-06-26T19:03:00Z"/>
            </w:rPr>
          </w:rPrChange>
        </w:rPr>
        <w:pPrChange w:id="51" w:author="nidal saleh" w:date="2025-06-26T19:05:00Z">
          <w:pPr>
            <w:pStyle w:val="NormalWeb"/>
          </w:pPr>
        </w:pPrChange>
      </w:pPr>
      <w:ins w:id="52" w:author="nidal saleh" w:date="2025-06-26T19:05:00Z">
        <w:r>
          <w:rPr>
            <w:rFonts w:hint="cs"/>
            <w:sz w:val="32"/>
            <w:szCs w:val="32"/>
            <w:rtl/>
          </w:rPr>
          <w:t>ن</w:t>
        </w:r>
      </w:ins>
      <w:ins w:id="53" w:author="nidal saleh" w:date="2025-06-26T19:03:00Z">
        <w:r w:rsidRPr="009F56BE">
          <w:rPr>
            <w:sz w:val="32"/>
            <w:szCs w:val="32"/>
            <w:rtl/>
            <w:rPrChange w:id="54" w:author="nidal saleh" w:date="2025-06-26T19:04:00Z">
              <w:rPr>
                <w:rtl/>
              </w:rPr>
            </w:rPrChange>
          </w:rPr>
          <w:t>هدي هذا العمل المتواضع إلى</w:t>
        </w:r>
      </w:ins>
      <w:ins w:id="55" w:author="nidal saleh" w:date="2025-06-26T19:05:00Z">
        <w:r>
          <w:rPr>
            <w:rFonts w:hint="cs"/>
            <w:sz w:val="32"/>
            <w:szCs w:val="32"/>
            <w:rtl/>
          </w:rPr>
          <w:t>:</w:t>
        </w:r>
      </w:ins>
      <w:ins w:id="56" w:author="nidal saleh" w:date="2025-06-26T19:03:00Z">
        <w:r w:rsidRPr="009F56BE">
          <w:rPr>
            <w:sz w:val="32"/>
            <w:szCs w:val="32"/>
            <w:rPrChange w:id="57" w:author="nidal saleh" w:date="2025-06-26T19:04:00Z">
              <w:rPr/>
            </w:rPrChange>
          </w:rPr>
          <w:br/>
        </w:r>
        <w:r w:rsidRPr="009F56BE">
          <w:rPr>
            <w:sz w:val="32"/>
            <w:szCs w:val="32"/>
            <w:rtl/>
            <w:rPrChange w:id="58" w:author="nidal saleh" w:date="2025-06-26T19:04:00Z">
              <w:rPr>
                <w:rtl/>
              </w:rPr>
            </w:rPrChange>
          </w:rPr>
          <w:t>عائل</w:t>
        </w:r>
      </w:ins>
      <w:ins w:id="59" w:author="nidal saleh" w:date="2025-06-26T19:05:00Z">
        <w:r>
          <w:rPr>
            <w:rFonts w:hint="cs"/>
            <w:sz w:val="32"/>
            <w:szCs w:val="32"/>
            <w:rtl/>
          </w:rPr>
          <w:t>اتنا</w:t>
        </w:r>
      </w:ins>
      <w:ins w:id="60" w:author="nidal saleh" w:date="2025-06-26T19:03:00Z">
        <w:r w:rsidRPr="009F56BE">
          <w:rPr>
            <w:sz w:val="32"/>
            <w:szCs w:val="32"/>
            <w:rtl/>
            <w:rPrChange w:id="61" w:author="nidal saleh" w:date="2025-06-26T19:04:00Z">
              <w:rPr>
                <w:rtl/>
              </w:rPr>
            </w:rPrChange>
          </w:rPr>
          <w:t xml:space="preserve"> العزيزة،</w:t>
        </w:r>
        <w:r w:rsidRPr="009F56BE">
          <w:rPr>
            <w:sz w:val="32"/>
            <w:szCs w:val="32"/>
            <w:rPrChange w:id="62" w:author="nidal saleh" w:date="2025-06-26T19:04:00Z">
              <w:rPr/>
            </w:rPrChange>
          </w:rPr>
          <w:br/>
        </w:r>
        <w:r w:rsidRPr="009F56BE">
          <w:rPr>
            <w:sz w:val="32"/>
            <w:szCs w:val="32"/>
            <w:rtl/>
            <w:rPrChange w:id="63" w:author="nidal saleh" w:date="2025-06-26T19:04:00Z">
              <w:rPr>
                <w:rtl/>
              </w:rPr>
            </w:rPrChange>
          </w:rPr>
          <w:t>أصدقا</w:t>
        </w:r>
      </w:ins>
      <w:ins w:id="64" w:author="nidal saleh" w:date="2025-06-26T19:05:00Z">
        <w:r>
          <w:rPr>
            <w:rFonts w:hint="cs"/>
            <w:sz w:val="32"/>
            <w:szCs w:val="32"/>
            <w:rtl/>
          </w:rPr>
          <w:t>ؤنا</w:t>
        </w:r>
      </w:ins>
      <w:ins w:id="65" w:author="nidal saleh" w:date="2025-06-26T19:03:00Z">
        <w:r w:rsidRPr="009F56BE">
          <w:rPr>
            <w:sz w:val="32"/>
            <w:szCs w:val="32"/>
            <w:rtl/>
            <w:rPrChange w:id="66" w:author="nidal saleh" w:date="2025-06-26T19:04:00Z">
              <w:rPr>
                <w:rtl/>
              </w:rPr>
            </w:rPrChange>
          </w:rPr>
          <w:t xml:space="preserve"> المخلصين،</w:t>
        </w:r>
        <w:r w:rsidRPr="009F56BE">
          <w:rPr>
            <w:sz w:val="32"/>
            <w:szCs w:val="32"/>
            <w:rPrChange w:id="67" w:author="nidal saleh" w:date="2025-06-26T19:04:00Z">
              <w:rPr/>
            </w:rPrChange>
          </w:rPr>
          <w:br/>
        </w:r>
        <w:r w:rsidRPr="009F56BE">
          <w:rPr>
            <w:sz w:val="32"/>
            <w:szCs w:val="32"/>
            <w:rtl/>
            <w:rPrChange w:id="68" w:author="nidal saleh" w:date="2025-06-26T19:04:00Z">
              <w:rPr>
                <w:rtl/>
              </w:rPr>
            </w:rPrChange>
          </w:rPr>
          <w:t>وكل من دعم</w:t>
        </w:r>
      </w:ins>
      <w:ins w:id="69" w:author="nidal saleh" w:date="2025-06-26T19:06:00Z">
        <w:r>
          <w:rPr>
            <w:rFonts w:hint="cs"/>
            <w:sz w:val="32"/>
            <w:szCs w:val="32"/>
            <w:rtl/>
          </w:rPr>
          <w:t xml:space="preserve">ونا </w:t>
        </w:r>
      </w:ins>
      <w:ins w:id="70" w:author="nidal saleh" w:date="2025-06-26T19:03:00Z">
        <w:r w:rsidRPr="009F56BE">
          <w:rPr>
            <w:sz w:val="32"/>
            <w:szCs w:val="32"/>
            <w:rtl/>
            <w:rPrChange w:id="71" w:author="nidal saleh" w:date="2025-06-26T19:04:00Z">
              <w:rPr>
                <w:rtl/>
              </w:rPr>
            </w:rPrChange>
          </w:rPr>
          <w:t xml:space="preserve"> بكلمة</w:t>
        </w:r>
      </w:ins>
      <w:ins w:id="72" w:author="nidal saleh" w:date="2025-06-26T19:06:00Z">
        <w:r>
          <w:rPr>
            <w:rFonts w:hint="cs"/>
            <w:sz w:val="32"/>
            <w:szCs w:val="32"/>
            <w:rtl/>
          </w:rPr>
          <w:t xml:space="preserve"> </w:t>
        </w:r>
      </w:ins>
      <w:ins w:id="73" w:author="nidal saleh" w:date="2025-06-26T19:03:00Z">
        <w:r w:rsidRPr="009F56BE">
          <w:rPr>
            <w:sz w:val="32"/>
            <w:szCs w:val="32"/>
            <w:rtl/>
            <w:rPrChange w:id="74" w:author="nidal saleh" w:date="2025-06-26T19:04:00Z">
              <w:rPr>
                <w:rtl/>
              </w:rPr>
            </w:rPrChange>
          </w:rPr>
          <w:t>، أو بدعاء، أو بابتسامة</w:t>
        </w:r>
        <w:r w:rsidRPr="009F56BE">
          <w:rPr>
            <w:sz w:val="32"/>
            <w:szCs w:val="32"/>
            <w:rPrChange w:id="75" w:author="nidal saleh" w:date="2025-06-26T19:04:00Z">
              <w:rPr/>
            </w:rPrChange>
          </w:rPr>
          <w:t>.</w:t>
        </w:r>
      </w:ins>
    </w:p>
    <w:p w14:paraId="31F0B5D4" w14:textId="762791CF" w:rsidR="009F56BE" w:rsidRPr="009F56BE" w:rsidRDefault="009F56BE">
      <w:pPr>
        <w:pStyle w:val="NormalWeb"/>
        <w:bidi/>
        <w:rPr>
          <w:ins w:id="76" w:author="nidal saleh" w:date="2025-06-26T19:03:00Z"/>
          <w:sz w:val="32"/>
          <w:szCs w:val="32"/>
          <w:lang w:bidi="ar-SY"/>
          <w:rPrChange w:id="77" w:author="nidal saleh" w:date="2025-06-26T19:04:00Z">
            <w:rPr>
              <w:ins w:id="78" w:author="nidal saleh" w:date="2025-06-26T19:03:00Z"/>
            </w:rPr>
          </w:rPrChange>
        </w:rPr>
        <w:pPrChange w:id="79" w:author="nidal saleh" w:date="2025-06-26T19:05:00Z">
          <w:pPr>
            <w:pStyle w:val="NormalWeb"/>
          </w:pPr>
        </w:pPrChange>
      </w:pPr>
      <w:ins w:id="80" w:author="nidal saleh" w:date="2025-06-26T19:03:00Z">
        <w:r w:rsidRPr="009F56BE">
          <w:rPr>
            <w:sz w:val="32"/>
            <w:szCs w:val="32"/>
            <w:rtl/>
            <w:rPrChange w:id="81" w:author="nidal saleh" w:date="2025-06-26T19:04:00Z">
              <w:rPr>
                <w:rtl/>
              </w:rPr>
            </w:rPrChange>
          </w:rPr>
          <w:t>لكم من</w:t>
        </w:r>
      </w:ins>
      <w:ins w:id="82" w:author="nidal saleh" w:date="2025-06-26T19:06:00Z">
        <w:r>
          <w:rPr>
            <w:rFonts w:hint="cs"/>
            <w:sz w:val="32"/>
            <w:szCs w:val="32"/>
            <w:rtl/>
          </w:rPr>
          <w:t>ا</w:t>
        </w:r>
      </w:ins>
      <w:ins w:id="83" w:author="nidal saleh" w:date="2025-06-26T19:03:00Z">
        <w:r w:rsidRPr="009F56BE">
          <w:rPr>
            <w:sz w:val="32"/>
            <w:szCs w:val="32"/>
            <w:rtl/>
            <w:rPrChange w:id="84" w:author="nidal saleh" w:date="2025-06-26T19:04:00Z">
              <w:rPr>
                <w:rtl/>
              </w:rPr>
            </w:rPrChange>
          </w:rPr>
          <w:t xml:space="preserve"> كل الامتنان والتقدير</w:t>
        </w:r>
      </w:ins>
      <w:ins w:id="85" w:author="nidal saleh" w:date="2025-06-26T19:06:00Z">
        <w:r>
          <w:rPr>
            <w:rFonts w:hint="cs"/>
            <w:sz w:val="32"/>
            <w:szCs w:val="32"/>
            <w:rtl/>
            <w:lang w:bidi="ar-SY"/>
          </w:rPr>
          <w:t>.</w:t>
        </w:r>
      </w:ins>
    </w:p>
    <w:p w14:paraId="5623DCCE" w14:textId="3C69ABE4" w:rsidR="00EA5581" w:rsidDel="009F56BE" w:rsidRDefault="00EA5581" w:rsidP="00EA5581">
      <w:pPr>
        <w:bidi/>
        <w:rPr>
          <w:del w:id="86" w:author="nidal saleh" w:date="2025-06-26T19:03:00Z"/>
          <w:rtl/>
        </w:rPr>
      </w:pPr>
      <w:del w:id="87" w:author="nidal saleh" w:date="2025-06-26T19:03:00Z">
        <w:r w:rsidDel="009F56BE">
          <w:rPr>
            <w:rtl/>
          </w:rPr>
          <w:delText>كلمات شخصية يوجهها الطالب لشخص أو جهة يدين لها بالشكر أو الامتنان</w:delText>
        </w:r>
        <w:r w:rsidDel="009F56BE">
          <w:delText>.</w:delText>
        </w:r>
      </w:del>
    </w:p>
    <w:p w14:paraId="10C4E614" w14:textId="6CBB3FB1" w:rsidR="00EA5581" w:rsidRDefault="00EA5581" w:rsidP="00EA5581">
      <w:pPr>
        <w:bidi/>
        <w:rPr>
          <w:rtl/>
        </w:rPr>
      </w:pPr>
    </w:p>
    <w:p w14:paraId="66874C81" w14:textId="72B147DE" w:rsidR="00EA5581" w:rsidDel="009F56BE" w:rsidRDefault="00EA5581" w:rsidP="00EA5581">
      <w:pPr>
        <w:bidi/>
        <w:rPr>
          <w:del w:id="88" w:author="nidal saleh" w:date="2025-06-26T19:08:00Z"/>
          <w:rtl/>
        </w:rPr>
      </w:pPr>
    </w:p>
    <w:p w14:paraId="56D78C79" w14:textId="161EFA33" w:rsidR="00EA5581" w:rsidDel="009F56BE" w:rsidRDefault="00EA5581" w:rsidP="00EA5581">
      <w:pPr>
        <w:bidi/>
        <w:rPr>
          <w:del w:id="89" w:author="nidal saleh" w:date="2025-06-26T19:08:00Z"/>
          <w:rtl/>
        </w:rPr>
      </w:pPr>
    </w:p>
    <w:p w14:paraId="53D483F4" w14:textId="3D713565" w:rsidR="00EA5581" w:rsidDel="009F56BE" w:rsidRDefault="00EA5581" w:rsidP="00EA5581">
      <w:pPr>
        <w:bidi/>
        <w:rPr>
          <w:del w:id="90" w:author="nidal saleh" w:date="2025-06-26T19:08:00Z"/>
          <w:rtl/>
        </w:rPr>
      </w:pPr>
    </w:p>
    <w:p w14:paraId="47044A79" w14:textId="3B1A2661" w:rsidR="00EA5581" w:rsidDel="009F56BE" w:rsidRDefault="00EA5581" w:rsidP="00EA5581">
      <w:pPr>
        <w:bidi/>
        <w:rPr>
          <w:del w:id="91" w:author="nidal saleh" w:date="2025-06-26T19:08:00Z"/>
          <w:rtl/>
        </w:rPr>
      </w:pPr>
    </w:p>
    <w:p w14:paraId="336F189C" w14:textId="753F2409" w:rsidR="00EA5581" w:rsidDel="009F56BE" w:rsidRDefault="00EA5581" w:rsidP="00EA5581">
      <w:pPr>
        <w:bidi/>
        <w:rPr>
          <w:del w:id="92" w:author="nidal saleh" w:date="2025-06-26T19:08:00Z"/>
          <w:rtl/>
        </w:rPr>
      </w:pPr>
    </w:p>
    <w:p w14:paraId="226AD038" w14:textId="12567471" w:rsidR="00EA5581" w:rsidDel="009F56BE" w:rsidRDefault="00EA5581" w:rsidP="00EA5581">
      <w:pPr>
        <w:bidi/>
        <w:rPr>
          <w:del w:id="93" w:author="nidal saleh" w:date="2025-06-26T19:08:00Z"/>
          <w:rtl/>
        </w:rPr>
      </w:pPr>
    </w:p>
    <w:p w14:paraId="2678E045" w14:textId="19BDE09B" w:rsidR="00EA5581" w:rsidDel="009F56BE" w:rsidRDefault="00EA5581" w:rsidP="00EA5581">
      <w:pPr>
        <w:bidi/>
        <w:rPr>
          <w:del w:id="94" w:author="nidal saleh" w:date="2025-06-26T19:08:00Z"/>
          <w:rtl/>
        </w:rPr>
      </w:pPr>
    </w:p>
    <w:p w14:paraId="74E472E2" w14:textId="7B183DF6" w:rsidR="00EA5581" w:rsidDel="00DD31E1" w:rsidRDefault="00EA5581" w:rsidP="00EA5581">
      <w:pPr>
        <w:bidi/>
        <w:rPr>
          <w:del w:id="95" w:author="nidal saleh" w:date="2025-06-26T18:39:00Z"/>
          <w:rtl/>
        </w:rPr>
      </w:pPr>
    </w:p>
    <w:p w14:paraId="6C0DFBED" w14:textId="6F86B326" w:rsidR="00EA5581" w:rsidDel="00DD31E1" w:rsidRDefault="00EA5581" w:rsidP="00EA5581">
      <w:pPr>
        <w:bidi/>
        <w:rPr>
          <w:del w:id="96" w:author="nidal saleh" w:date="2025-06-26T18:39:00Z"/>
          <w:rtl/>
        </w:rPr>
      </w:pPr>
    </w:p>
    <w:p w14:paraId="1D93A2FB" w14:textId="43E0397F" w:rsidR="00EA5581" w:rsidDel="007C11CA" w:rsidRDefault="00EA5581" w:rsidP="00EA5581">
      <w:pPr>
        <w:bidi/>
        <w:rPr>
          <w:del w:id="97" w:author="nidal saleh" w:date="2025-06-18T09:13:00Z"/>
          <w:rtl/>
        </w:rPr>
      </w:pPr>
    </w:p>
    <w:p w14:paraId="0C0A8D77" w14:textId="0BE1B6EC" w:rsidR="00EA5581" w:rsidDel="007C11CA" w:rsidRDefault="00EA5581" w:rsidP="00EA5581">
      <w:pPr>
        <w:bidi/>
        <w:rPr>
          <w:del w:id="98" w:author="nidal saleh" w:date="2025-06-18T09:13:00Z"/>
          <w:rtl/>
        </w:rPr>
      </w:pPr>
    </w:p>
    <w:p w14:paraId="6D33210C" w14:textId="5D87B4BB" w:rsidR="00EA5581" w:rsidDel="007C11CA" w:rsidRDefault="00EA5581" w:rsidP="00EA5581">
      <w:pPr>
        <w:bidi/>
        <w:rPr>
          <w:del w:id="99" w:author="nidal saleh" w:date="2025-06-18T09:13:00Z"/>
          <w:rtl/>
        </w:rPr>
      </w:pPr>
    </w:p>
    <w:p w14:paraId="3A2D4F03" w14:textId="773D0133" w:rsidR="00EA5581" w:rsidDel="007C11CA" w:rsidRDefault="00EA5581" w:rsidP="00EA5581">
      <w:pPr>
        <w:bidi/>
        <w:rPr>
          <w:del w:id="100" w:author="nidal saleh" w:date="2025-06-18T09:13:00Z"/>
          <w:rtl/>
        </w:rPr>
      </w:pPr>
    </w:p>
    <w:p w14:paraId="7A63FCEE" w14:textId="68EB3CF4" w:rsidR="00EA5581" w:rsidDel="007C11CA" w:rsidRDefault="00EA5581" w:rsidP="00EA5581">
      <w:pPr>
        <w:bidi/>
        <w:rPr>
          <w:del w:id="101" w:author="nidal saleh" w:date="2025-06-18T09:13:00Z"/>
          <w:rtl/>
        </w:rPr>
      </w:pPr>
    </w:p>
    <w:p w14:paraId="238E5EA5" w14:textId="27D1990A" w:rsidR="00EA5581" w:rsidDel="007C11CA" w:rsidRDefault="00EA5581" w:rsidP="00EA5581">
      <w:pPr>
        <w:bidi/>
        <w:rPr>
          <w:del w:id="102" w:author="nidal saleh" w:date="2025-06-18T09:13:00Z"/>
          <w:rtl/>
        </w:rPr>
      </w:pPr>
    </w:p>
    <w:p w14:paraId="2EE8D7D8" w14:textId="35AD50B0" w:rsidR="00EA5581" w:rsidDel="007C11CA" w:rsidRDefault="00EA5581" w:rsidP="00EA5581">
      <w:pPr>
        <w:bidi/>
        <w:rPr>
          <w:del w:id="103" w:author="nidal saleh" w:date="2025-06-18T09:13:00Z"/>
          <w:rtl/>
        </w:rPr>
      </w:pPr>
    </w:p>
    <w:p w14:paraId="54FD33E6" w14:textId="10BCCEBB" w:rsidR="00EA5581" w:rsidDel="007C11CA" w:rsidRDefault="00EA5581" w:rsidP="00EA5581">
      <w:pPr>
        <w:bidi/>
        <w:rPr>
          <w:del w:id="104" w:author="nidal saleh" w:date="2025-06-18T09:13:00Z"/>
          <w:rtl/>
        </w:rPr>
      </w:pPr>
    </w:p>
    <w:p w14:paraId="36539D0C" w14:textId="4A8ADB3B" w:rsidR="00EA5581" w:rsidDel="007C11CA" w:rsidRDefault="00EA5581" w:rsidP="00EA5581">
      <w:pPr>
        <w:bidi/>
        <w:rPr>
          <w:del w:id="105" w:author="nidal saleh" w:date="2025-06-18T09:13:00Z"/>
          <w:rtl/>
        </w:rPr>
      </w:pPr>
    </w:p>
    <w:p w14:paraId="20B6F36B" w14:textId="4C093508" w:rsidR="00EA5581" w:rsidDel="007C11CA" w:rsidRDefault="00EA5581" w:rsidP="00EA5581">
      <w:pPr>
        <w:bidi/>
        <w:rPr>
          <w:del w:id="106" w:author="nidal saleh" w:date="2025-06-18T09:13:00Z"/>
          <w:rtl/>
        </w:rPr>
      </w:pPr>
    </w:p>
    <w:p w14:paraId="4938BF94" w14:textId="18446281" w:rsidR="00EA5581" w:rsidDel="007C11CA" w:rsidRDefault="00EA5581" w:rsidP="00EA5581">
      <w:pPr>
        <w:bidi/>
        <w:rPr>
          <w:del w:id="107" w:author="nidal saleh" w:date="2025-06-18T09:13:00Z"/>
          <w:rtl/>
        </w:rPr>
      </w:pPr>
    </w:p>
    <w:p w14:paraId="0CCEF59D" w14:textId="1283A63D" w:rsidR="00EA5581" w:rsidDel="007C11CA" w:rsidRDefault="00EA5581" w:rsidP="00EA5581">
      <w:pPr>
        <w:bidi/>
        <w:rPr>
          <w:del w:id="108" w:author="nidal saleh" w:date="2025-06-18T09:13:00Z"/>
          <w:rtl/>
        </w:rPr>
      </w:pPr>
    </w:p>
    <w:p w14:paraId="7E24ECA9" w14:textId="5F8D2E8D" w:rsidR="00EA5581" w:rsidDel="007C11CA" w:rsidRDefault="00EA5581" w:rsidP="00EA5581">
      <w:pPr>
        <w:bidi/>
        <w:rPr>
          <w:del w:id="109" w:author="nidal saleh" w:date="2025-06-18T09:13:00Z"/>
          <w:rtl/>
        </w:rPr>
      </w:pPr>
    </w:p>
    <w:p w14:paraId="09E5EEF8" w14:textId="463FC07F" w:rsidR="00EA5581" w:rsidDel="007C11CA" w:rsidRDefault="00EA5581" w:rsidP="00EA5581">
      <w:pPr>
        <w:bidi/>
        <w:rPr>
          <w:del w:id="110" w:author="nidal saleh" w:date="2025-06-18T09:13:00Z"/>
          <w:rtl/>
        </w:rPr>
      </w:pPr>
    </w:p>
    <w:p w14:paraId="7D76A0BF" w14:textId="16C8A9D9" w:rsidR="00EA5581" w:rsidDel="007C11CA" w:rsidRDefault="00EA5581" w:rsidP="00EA5581">
      <w:pPr>
        <w:bidi/>
        <w:rPr>
          <w:del w:id="111" w:author="nidal saleh" w:date="2025-06-18T09:13:00Z"/>
          <w:rtl/>
        </w:rPr>
      </w:pPr>
    </w:p>
    <w:p w14:paraId="1E9864BD" w14:textId="2B2897EA" w:rsidR="00EA5581" w:rsidDel="007C11CA" w:rsidRDefault="00EA5581" w:rsidP="00EA5581">
      <w:pPr>
        <w:bidi/>
        <w:rPr>
          <w:del w:id="112" w:author="nidal saleh" w:date="2025-06-18T09:13:00Z"/>
          <w:rtl/>
        </w:rPr>
      </w:pPr>
    </w:p>
    <w:p w14:paraId="34F2CFE5" w14:textId="4F58BAAF" w:rsidR="00EA5581" w:rsidDel="007C11CA" w:rsidRDefault="00EA5581" w:rsidP="00EA5581">
      <w:pPr>
        <w:bidi/>
        <w:rPr>
          <w:del w:id="113" w:author="nidal saleh" w:date="2025-06-18T09:13:00Z"/>
          <w:rtl/>
        </w:rPr>
      </w:pPr>
    </w:p>
    <w:p w14:paraId="7FFB68A0" w14:textId="77777777" w:rsidR="00BE0EC0" w:rsidRDefault="00BE0EC0" w:rsidP="00BE0EC0">
      <w:pPr>
        <w:bidi/>
        <w:rPr>
          <w:rtl/>
        </w:rPr>
      </w:pPr>
    </w:p>
    <w:p w14:paraId="6DAAF747" w14:textId="52DD5986" w:rsidR="00EA5581" w:rsidRDefault="00EA5581" w:rsidP="00EA5581">
      <w:pPr>
        <w:bidi/>
        <w:rPr>
          <w:rtl/>
        </w:rPr>
      </w:pPr>
    </w:p>
    <w:p w14:paraId="65235F5B" w14:textId="5030C5F3" w:rsidR="00EA5581" w:rsidRPr="007F2ED9" w:rsidRDefault="00EA5581" w:rsidP="00EA5581">
      <w:pPr>
        <w:pStyle w:val="Heading1"/>
        <w:bidi/>
        <w:rPr>
          <w:sz w:val="36"/>
          <w:szCs w:val="36"/>
          <w:rPrChange w:id="114" w:author="nidal saleh" w:date="2025-06-14T11:09:00Z">
            <w:rPr/>
          </w:rPrChange>
        </w:rPr>
      </w:pPr>
      <w:bookmarkStart w:id="115" w:name="_Toc201131118"/>
      <w:r w:rsidRPr="007F2ED9">
        <w:rPr>
          <w:rStyle w:val="Strong"/>
          <w:b w:val="0"/>
          <w:bCs w:val="0"/>
          <w:sz w:val="36"/>
          <w:szCs w:val="36"/>
          <w:rtl/>
          <w:rPrChange w:id="116" w:author="nidal saleh" w:date="2025-06-14T11:09:00Z">
            <w:rPr>
              <w:rStyle w:val="Strong"/>
              <w:b w:val="0"/>
              <w:bCs w:val="0"/>
              <w:rtl/>
            </w:rPr>
          </w:rPrChange>
        </w:rPr>
        <w:t>صفحة الشكر والتقدير</w:t>
      </w:r>
      <w:r w:rsidRPr="007F2ED9">
        <w:rPr>
          <w:rStyle w:val="Strong"/>
          <w:b w:val="0"/>
          <w:bCs w:val="0"/>
          <w:sz w:val="36"/>
          <w:szCs w:val="36"/>
          <w:rPrChange w:id="117" w:author="nidal saleh" w:date="2025-06-14T11:09:00Z">
            <w:rPr>
              <w:rStyle w:val="Strong"/>
              <w:b w:val="0"/>
              <w:bCs w:val="0"/>
            </w:rPr>
          </w:rPrChange>
        </w:rPr>
        <w:t xml:space="preserve"> (Acknowledgment)</w:t>
      </w:r>
      <w:bookmarkEnd w:id="115"/>
    </w:p>
    <w:p w14:paraId="23A719DB" w14:textId="3BA23B45" w:rsidR="003A3206" w:rsidRPr="00F07A45" w:rsidRDefault="005A02F1">
      <w:pPr>
        <w:pStyle w:val="NormalWeb"/>
        <w:bidi/>
        <w:rPr>
          <w:ins w:id="118" w:author="nidal saleh" w:date="2025-06-26T17:51:00Z"/>
          <w:sz w:val="32"/>
          <w:szCs w:val="32"/>
          <w:rPrChange w:id="119" w:author="nidal saleh" w:date="2025-06-26T18:47:00Z">
            <w:rPr>
              <w:ins w:id="120" w:author="nidal saleh" w:date="2025-06-26T17:51:00Z"/>
            </w:rPr>
          </w:rPrChange>
        </w:rPr>
        <w:pPrChange w:id="121" w:author="nidal saleh" w:date="2025-06-26T18:36:00Z">
          <w:pPr>
            <w:pStyle w:val="NormalWeb"/>
          </w:pPr>
        </w:pPrChange>
      </w:pPr>
      <w:ins w:id="122" w:author="nidal saleh" w:date="2025-06-26T18:06:00Z">
        <w:r w:rsidRPr="00F07A45">
          <w:rPr>
            <w:sz w:val="32"/>
            <w:szCs w:val="32"/>
            <w:rtl/>
            <w:rPrChange w:id="123" w:author="nidal saleh" w:date="2025-06-26T18:47:00Z">
              <w:rPr>
                <w:rtl/>
              </w:rPr>
            </w:rPrChange>
          </w:rPr>
          <w:t xml:space="preserve">منحب نوجّه شكر كبير وعميق </w:t>
        </w:r>
        <w:r w:rsidRPr="00F07A45">
          <w:rPr>
            <w:rFonts w:hint="cs"/>
            <w:sz w:val="32"/>
            <w:szCs w:val="32"/>
            <w:rtl/>
          </w:rPr>
          <w:t>و</w:t>
        </w:r>
      </w:ins>
      <w:ins w:id="124" w:author="nidal saleh" w:date="2025-06-26T17:51:00Z">
        <w:r w:rsidR="003A3206" w:rsidRPr="00F07A45">
          <w:rPr>
            <w:rFonts w:hint="cs"/>
            <w:sz w:val="32"/>
            <w:szCs w:val="32"/>
            <w:rtl/>
          </w:rPr>
          <w:t>ن</w:t>
        </w:r>
        <w:r w:rsidR="003A3206" w:rsidRPr="00F07A45">
          <w:rPr>
            <w:sz w:val="32"/>
            <w:szCs w:val="32"/>
            <w:rtl/>
            <w:rPrChange w:id="125" w:author="nidal saleh" w:date="2025-06-26T18:47:00Z">
              <w:rPr>
                <w:rtl/>
              </w:rPr>
            </w:rPrChange>
          </w:rPr>
          <w:t>توجه بأسمى آيات</w:t>
        </w:r>
      </w:ins>
      <w:ins w:id="126" w:author="nidal saleh" w:date="2025-06-26T18:06:00Z">
        <w:r w:rsidRPr="00F07A45">
          <w:rPr>
            <w:rFonts w:hint="cs"/>
            <w:sz w:val="32"/>
            <w:szCs w:val="32"/>
            <w:rtl/>
          </w:rPr>
          <w:t xml:space="preserve"> الشكر</w:t>
        </w:r>
      </w:ins>
      <w:ins w:id="127" w:author="nidal saleh" w:date="2025-06-26T17:51:00Z">
        <w:r w:rsidR="003A3206" w:rsidRPr="00F07A45">
          <w:rPr>
            <w:sz w:val="32"/>
            <w:szCs w:val="32"/>
            <w:rtl/>
            <w:rPrChange w:id="128" w:author="nidal saleh" w:date="2025-06-26T18:47:00Z">
              <w:rPr>
                <w:rtl/>
              </w:rPr>
            </w:rPrChange>
          </w:rPr>
          <w:t xml:space="preserve"> </w:t>
        </w:r>
      </w:ins>
      <w:ins w:id="129" w:author="nidal saleh" w:date="2025-06-26T18:06:00Z">
        <w:r w:rsidRPr="00F07A45">
          <w:rPr>
            <w:sz w:val="32"/>
            <w:szCs w:val="32"/>
            <w:rtl/>
          </w:rPr>
          <w:t xml:space="preserve">و </w:t>
        </w:r>
      </w:ins>
      <w:ins w:id="130" w:author="nidal saleh" w:date="2025-06-26T17:51:00Z">
        <w:r w:rsidR="003A3206" w:rsidRPr="00F07A45">
          <w:rPr>
            <w:sz w:val="32"/>
            <w:szCs w:val="32"/>
            <w:rtl/>
            <w:rPrChange w:id="131" w:author="nidal saleh" w:date="2025-06-26T18:47:00Z">
              <w:rPr>
                <w:rtl/>
              </w:rPr>
            </w:rPrChange>
          </w:rPr>
          <w:t xml:space="preserve">الامتنان </w:t>
        </w:r>
      </w:ins>
      <w:ins w:id="132" w:author="nidal saleh" w:date="2025-06-26T18:06:00Z">
        <w:r w:rsidRPr="00F07A45">
          <w:rPr>
            <w:rFonts w:hint="cs"/>
            <w:sz w:val="32"/>
            <w:szCs w:val="32"/>
            <w:rtl/>
          </w:rPr>
          <w:t xml:space="preserve">لمشرفنا </w:t>
        </w:r>
      </w:ins>
      <w:ins w:id="133" w:author="nidal saleh" w:date="2025-06-26T17:51:00Z">
        <w:r w:rsidR="003A3206" w:rsidRPr="00F07A45">
          <w:rPr>
            <w:rStyle w:val="Strong"/>
            <w:rFonts w:eastAsiaTheme="majorEastAsia" w:hint="cs"/>
            <w:sz w:val="32"/>
            <w:szCs w:val="32"/>
            <w:rtl/>
          </w:rPr>
          <w:t xml:space="preserve"> الأستاذ</w:t>
        </w:r>
      </w:ins>
      <w:ins w:id="134" w:author="nidal saleh" w:date="2025-06-26T17:52:00Z">
        <w:r w:rsidR="003A3206" w:rsidRPr="00F07A45">
          <w:rPr>
            <w:rStyle w:val="Strong"/>
            <w:rFonts w:eastAsiaTheme="majorEastAsia" w:hint="cs"/>
            <w:sz w:val="32"/>
            <w:szCs w:val="32"/>
            <w:rtl/>
          </w:rPr>
          <w:t xml:space="preserve"> خالد إسماعيل </w:t>
        </w:r>
      </w:ins>
      <w:ins w:id="135" w:author="nidal saleh" w:date="2025-06-26T17:51:00Z">
        <w:r w:rsidR="003A3206" w:rsidRPr="00F07A45">
          <w:rPr>
            <w:sz w:val="32"/>
            <w:szCs w:val="32"/>
            <w:rtl/>
            <w:rPrChange w:id="136" w:author="nidal saleh" w:date="2025-06-26T18:47:00Z">
              <w:rPr>
                <w:rtl/>
              </w:rPr>
            </w:rPrChange>
          </w:rPr>
          <w:t xml:space="preserve"> المشرف </w:t>
        </w:r>
      </w:ins>
      <w:ins w:id="137" w:author="nidal saleh" w:date="2025-06-26T18:45:00Z">
        <w:r w:rsidR="00F07A45" w:rsidRPr="00F07A45">
          <w:rPr>
            <w:rFonts w:hint="eastAsia"/>
            <w:sz w:val="32"/>
            <w:szCs w:val="32"/>
            <w:rtl/>
            <w:rPrChange w:id="138" w:author="nidal saleh" w:date="2025-06-26T18:47:00Z">
              <w:rPr>
                <w:rFonts w:hint="eastAsia"/>
                <w:rtl/>
              </w:rPr>
            </w:rPrChange>
          </w:rPr>
          <w:t>المبدع</w:t>
        </w:r>
      </w:ins>
      <w:ins w:id="139" w:author="nidal saleh" w:date="2025-06-26T17:51:00Z">
        <w:r w:rsidR="003A3206" w:rsidRPr="00F07A45">
          <w:rPr>
            <w:sz w:val="32"/>
            <w:szCs w:val="32"/>
            <w:rtl/>
            <w:rPrChange w:id="140" w:author="nidal saleh" w:date="2025-06-26T18:47:00Z">
              <w:rPr>
                <w:rtl/>
              </w:rPr>
            </w:rPrChange>
          </w:rPr>
          <w:t xml:space="preserve"> على هذا المشروع</w:t>
        </w:r>
      </w:ins>
      <w:ins w:id="141" w:author="nidal saleh" w:date="2025-06-26T18:45:00Z">
        <w:r w:rsidR="00F07A45" w:rsidRPr="00F07A45">
          <w:rPr>
            <w:sz w:val="32"/>
            <w:szCs w:val="32"/>
            <w:rtl/>
            <w:rPrChange w:id="142" w:author="nidal saleh" w:date="2025-06-26T18:47:00Z">
              <w:rPr>
                <w:rtl/>
              </w:rPr>
            </w:rPrChange>
          </w:rPr>
          <w:t xml:space="preserve"> </w:t>
        </w:r>
      </w:ins>
      <w:ins w:id="143" w:author="nidal saleh" w:date="2025-06-26T18:37:00Z">
        <w:r w:rsidR="00DD31E1" w:rsidRPr="00F07A45">
          <w:rPr>
            <w:sz w:val="32"/>
            <w:szCs w:val="32"/>
            <w:rtl/>
            <w:rPrChange w:id="144" w:author="nidal saleh" w:date="2025-06-26T18:47:00Z">
              <w:rPr>
                <w:rtl/>
              </w:rPr>
            </w:rPrChange>
          </w:rPr>
          <w:t xml:space="preserve">يلي كان إلنا دعم من أول خطوة </w:t>
        </w:r>
        <w:proofErr w:type="spellStart"/>
        <w:r w:rsidR="00DD31E1" w:rsidRPr="00F07A45">
          <w:rPr>
            <w:sz w:val="32"/>
            <w:szCs w:val="32"/>
            <w:rtl/>
            <w:rPrChange w:id="145" w:author="nidal saleh" w:date="2025-06-26T18:47:00Z">
              <w:rPr>
                <w:rtl/>
              </w:rPr>
            </w:rPrChange>
          </w:rPr>
          <w:t>بلشنا</w:t>
        </w:r>
        <w:proofErr w:type="spellEnd"/>
        <w:r w:rsidR="00DD31E1" w:rsidRPr="00F07A45">
          <w:rPr>
            <w:sz w:val="32"/>
            <w:szCs w:val="32"/>
            <w:rtl/>
            <w:rPrChange w:id="146" w:author="nidal saleh" w:date="2025-06-26T18:47:00Z">
              <w:rPr>
                <w:rtl/>
              </w:rPr>
            </w:rPrChange>
          </w:rPr>
          <w:t xml:space="preserve"> فيها المشروع</w:t>
        </w:r>
        <w:r w:rsidR="00DD31E1" w:rsidRPr="00F07A45">
          <w:rPr>
            <w:sz w:val="32"/>
            <w:szCs w:val="32"/>
            <w:rPrChange w:id="147" w:author="nidal saleh" w:date="2025-06-26T18:47:00Z">
              <w:rPr/>
            </w:rPrChange>
          </w:rPr>
          <w:t>.</w:t>
        </w:r>
      </w:ins>
    </w:p>
    <w:p w14:paraId="190E17CD" w14:textId="2E8A3515" w:rsidR="00EA5581" w:rsidRPr="00F07A45" w:rsidDel="00DD31E1" w:rsidRDefault="00DD31E1">
      <w:pPr>
        <w:pStyle w:val="NormalWeb"/>
        <w:bidi/>
        <w:rPr>
          <w:del w:id="148" w:author="nidal saleh" w:date="2025-06-26T17:51:00Z"/>
          <w:sz w:val="32"/>
          <w:szCs w:val="32"/>
          <w:rtl/>
        </w:rPr>
        <w:pPrChange w:id="149" w:author="nidal saleh" w:date="2025-06-26T19:41:00Z">
          <w:pPr>
            <w:pStyle w:val="NormalWeb"/>
            <w:bidi/>
          </w:pPr>
        </w:pPrChange>
      </w:pPr>
      <w:ins w:id="150" w:author="nidal saleh" w:date="2025-06-26T18:37:00Z">
        <w:r w:rsidRPr="00F07A45">
          <w:rPr>
            <w:sz w:val="32"/>
            <w:szCs w:val="32"/>
            <w:rtl/>
            <w:rPrChange w:id="151" w:author="nidal saleh" w:date="2025-06-26T18:50:00Z">
              <w:rPr>
                <w:rtl/>
              </w:rPr>
            </w:rPrChange>
          </w:rPr>
          <w:t>ما قصر معنا أبدًا،</w:t>
        </w:r>
      </w:ins>
      <w:ins w:id="152" w:author="nidal saleh" w:date="2025-06-26T18:50:00Z">
        <w:r w:rsidR="00F07A45" w:rsidRPr="00F07A45">
          <w:rPr>
            <w:sz w:val="32"/>
            <w:szCs w:val="32"/>
            <w:rtl/>
            <w:rPrChange w:id="153" w:author="nidal saleh" w:date="2025-06-26T18:50:00Z">
              <w:rPr>
                <w:rtl/>
              </w:rPr>
            </w:rPrChange>
          </w:rPr>
          <w:t xml:space="preserve"> كل خطوة كن</w:t>
        </w:r>
        <w:r w:rsidR="00F07A45">
          <w:rPr>
            <w:rFonts w:hint="cs"/>
            <w:sz w:val="32"/>
            <w:szCs w:val="32"/>
            <w:rtl/>
          </w:rPr>
          <w:t>ا</w:t>
        </w:r>
        <w:r w:rsidR="00F07A45" w:rsidRPr="00F07A45">
          <w:rPr>
            <w:sz w:val="32"/>
            <w:szCs w:val="32"/>
            <w:rtl/>
            <w:rPrChange w:id="154" w:author="nidal saleh" w:date="2025-06-26T18:50:00Z">
              <w:rPr>
                <w:rtl/>
              </w:rPr>
            </w:rPrChange>
          </w:rPr>
          <w:t xml:space="preserve"> محتار</w:t>
        </w:r>
        <w:r w:rsidR="00F07A45">
          <w:rPr>
            <w:rFonts w:hint="cs"/>
            <w:sz w:val="32"/>
            <w:szCs w:val="32"/>
            <w:rtl/>
          </w:rPr>
          <w:t>ين</w:t>
        </w:r>
        <w:r w:rsidR="00F07A45" w:rsidRPr="00F07A45">
          <w:rPr>
            <w:sz w:val="32"/>
            <w:szCs w:val="32"/>
            <w:rtl/>
            <w:rPrChange w:id="155" w:author="nidal saleh" w:date="2025-06-26T18:50:00Z">
              <w:rPr>
                <w:rtl/>
              </w:rPr>
            </w:rPrChange>
          </w:rPr>
          <w:t xml:space="preserve"> فيها، كن</w:t>
        </w:r>
      </w:ins>
      <w:ins w:id="156" w:author="nidal saleh" w:date="2025-06-26T18:51:00Z">
        <w:r w:rsidR="00F07A45">
          <w:rPr>
            <w:rFonts w:hint="cs"/>
            <w:sz w:val="32"/>
            <w:szCs w:val="32"/>
            <w:rtl/>
          </w:rPr>
          <w:t>ا</w:t>
        </w:r>
      </w:ins>
      <w:ins w:id="157" w:author="nidal saleh" w:date="2025-06-26T18:50:00Z">
        <w:r w:rsidR="00F07A45" w:rsidRPr="00F07A45">
          <w:rPr>
            <w:sz w:val="32"/>
            <w:szCs w:val="32"/>
            <w:rtl/>
            <w:rPrChange w:id="158" w:author="nidal saleh" w:date="2025-06-26T18:50:00Z">
              <w:rPr>
                <w:rtl/>
              </w:rPr>
            </w:rPrChange>
          </w:rPr>
          <w:t xml:space="preserve"> </w:t>
        </w:r>
      </w:ins>
      <w:ins w:id="159" w:author="nidal saleh" w:date="2025-06-26T18:51:00Z">
        <w:r w:rsidR="00F07A45">
          <w:rPr>
            <w:rFonts w:hint="cs"/>
            <w:sz w:val="32"/>
            <w:szCs w:val="32"/>
            <w:rtl/>
          </w:rPr>
          <w:t>ن</w:t>
        </w:r>
      </w:ins>
      <w:ins w:id="160" w:author="nidal saleh" w:date="2025-06-26T18:50:00Z">
        <w:r w:rsidR="00F07A45" w:rsidRPr="00F07A45">
          <w:rPr>
            <w:sz w:val="32"/>
            <w:szCs w:val="32"/>
            <w:rtl/>
            <w:rPrChange w:id="161" w:author="nidal saleh" w:date="2025-06-26T18:50:00Z">
              <w:rPr>
                <w:rtl/>
              </w:rPr>
            </w:rPrChange>
          </w:rPr>
          <w:t>لاقيه موجود</w:t>
        </w:r>
      </w:ins>
      <w:ins w:id="162" w:author="nidal saleh" w:date="2025-06-26T18:37:00Z">
        <w:r w:rsidRPr="00F07A45">
          <w:rPr>
            <w:sz w:val="32"/>
            <w:szCs w:val="32"/>
            <w:rtl/>
            <w:rPrChange w:id="163" w:author="nidal saleh" w:date="2025-06-26T18:50:00Z">
              <w:rPr>
                <w:rtl/>
              </w:rPr>
            </w:rPrChange>
          </w:rPr>
          <w:t xml:space="preserve"> وكان دايمًا جاهز يوجّهنا ويوضح الأمور</w:t>
        </w:r>
      </w:ins>
      <w:ins w:id="164" w:author="nidal saleh" w:date="2025-06-26T18:38:00Z">
        <w:r w:rsidRPr="00F07A45">
          <w:rPr>
            <w:sz w:val="32"/>
            <w:szCs w:val="32"/>
            <w:rtl/>
            <w:rPrChange w:id="165" w:author="nidal saleh" w:date="2025-06-26T18:50:00Z">
              <w:rPr>
                <w:rtl/>
              </w:rPr>
            </w:rPrChange>
          </w:rPr>
          <w:t>، ونصايحه كانت دايمًا بمحلها وخلتنا نتقدم خطوة بخطوة</w:t>
        </w:r>
        <w:r w:rsidRPr="00F07A45">
          <w:rPr>
            <w:sz w:val="32"/>
            <w:szCs w:val="32"/>
            <w:rPrChange w:id="166" w:author="nidal saleh" w:date="2025-06-26T18:50:00Z">
              <w:rPr/>
            </w:rPrChange>
          </w:rPr>
          <w:t>.</w:t>
        </w:r>
      </w:ins>
      <w:del w:id="167" w:author="nidal saleh" w:date="2025-06-26T17:51:00Z">
        <w:r w:rsidR="00EA5581" w:rsidRPr="00F07A45" w:rsidDel="003A3206">
          <w:rPr>
            <w:sz w:val="32"/>
            <w:szCs w:val="32"/>
            <w:rtl/>
            <w:rPrChange w:id="168" w:author="nidal saleh" w:date="2025-06-26T18:50:00Z">
              <w:rPr>
                <w:rtl/>
              </w:rPr>
            </w:rPrChange>
          </w:rPr>
          <w:delText>شكر للمشرف، أو لأي شخص أو جهة ساعدت في إنجاز المشروع</w:delText>
        </w:r>
      </w:del>
    </w:p>
    <w:p w14:paraId="05DA94A8" w14:textId="77777777" w:rsidR="00DD31E1" w:rsidRPr="00F07A45" w:rsidRDefault="00DD31E1" w:rsidP="00FD6E51">
      <w:pPr>
        <w:pStyle w:val="NormalWeb"/>
        <w:bidi/>
        <w:rPr>
          <w:ins w:id="169" w:author="nidal saleh" w:date="2025-06-26T18:39:00Z"/>
          <w:sz w:val="32"/>
          <w:szCs w:val="32"/>
          <w:rtl/>
        </w:rPr>
      </w:pPr>
    </w:p>
    <w:p w14:paraId="34C042B3" w14:textId="151436A1" w:rsidR="00DD31E1" w:rsidRPr="00F07A45" w:rsidRDefault="00DD31E1" w:rsidP="00DD31E1">
      <w:pPr>
        <w:bidi/>
        <w:spacing w:before="100" w:beforeAutospacing="1" w:after="100" w:afterAutospacing="1" w:line="240" w:lineRule="auto"/>
        <w:rPr>
          <w:ins w:id="170" w:author="nidal saleh" w:date="2025-06-26T18:39:00Z"/>
          <w:rFonts w:ascii="Times New Roman" w:eastAsia="Times New Roman" w:hAnsi="Times New Roman" w:cs="Times New Roman"/>
          <w:sz w:val="32"/>
          <w:szCs w:val="32"/>
          <w:rPrChange w:id="171" w:author="nidal saleh" w:date="2025-06-26T18:47:00Z">
            <w:rPr>
              <w:ins w:id="172" w:author="nidal saleh" w:date="2025-06-26T18:39:00Z"/>
              <w:rFonts w:ascii="Times New Roman" w:eastAsia="Times New Roman" w:hAnsi="Times New Roman" w:cs="Times New Roman"/>
              <w:sz w:val="24"/>
              <w:szCs w:val="24"/>
            </w:rPr>
          </w:rPrChange>
        </w:rPr>
      </w:pPr>
      <w:ins w:id="173" w:author="nidal saleh" w:date="2025-06-26T18:39:00Z">
        <w:r w:rsidRPr="00F07A45">
          <w:rPr>
            <w:rFonts w:ascii="Times New Roman" w:eastAsia="Times New Roman" w:hAnsi="Times New Roman" w:cs="Times New Roman"/>
            <w:sz w:val="32"/>
            <w:szCs w:val="32"/>
            <w:rtl/>
            <w:rPrChange w:id="174" w:author="nidal saleh" w:date="2025-06-26T18:47:00Z">
              <w:rPr>
                <w:rFonts w:ascii="Times New Roman" w:eastAsia="Times New Roman" w:hAnsi="Times New Roman" w:cs="Times New Roman"/>
                <w:sz w:val="24"/>
                <w:szCs w:val="24"/>
                <w:rtl/>
              </w:rPr>
            </w:rPrChange>
          </w:rPr>
          <w:t>تعب</w:t>
        </w:r>
      </w:ins>
      <w:ins w:id="175" w:author="nidal saleh" w:date="2025-06-26T18:42:00Z">
        <w:r w:rsidRPr="00F07A45">
          <w:rPr>
            <w:rFonts w:ascii="Times New Roman" w:eastAsia="Times New Roman" w:hAnsi="Times New Roman" w:cs="Times New Roman" w:hint="cs"/>
            <w:sz w:val="32"/>
            <w:szCs w:val="32"/>
            <w:rtl/>
          </w:rPr>
          <w:t>وا</w:t>
        </w:r>
      </w:ins>
      <w:ins w:id="176" w:author="nidal saleh" w:date="2025-06-26T18:39:00Z">
        <w:r w:rsidRPr="00F07A45">
          <w:rPr>
            <w:rFonts w:ascii="Times New Roman" w:eastAsia="Times New Roman" w:hAnsi="Times New Roman" w:cs="Times New Roman"/>
            <w:sz w:val="32"/>
            <w:szCs w:val="32"/>
            <w:rtl/>
            <w:rPrChange w:id="177" w:author="nidal saleh" w:date="2025-06-26T18:47:00Z">
              <w:rPr>
                <w:rFonts w:ascii="Times New Roman" w:eastAsia="Times New Roman" w:hAnsi="Times New Roman" w:cs="Times New Roman"/>
                <w:sz w:val="24"/>
                <w:szCs w:val="24"/>
                <w:rtl/>
              </w:rPr>
            </w:rPrChange>
          </w:rPr>
          <w:t xml:space="preserve"> مع</w:t>
        </w:r>
      </w:ins>
      <w:ins w:id="178" w:author="nidal saleh" w:date="2025-06-26T18:42:00Z">
        <w:r w:rsidRPr="00F07A45">
          <w:rPr>
            <w:rFonts w:ascii="Times New Roman" w:eastAsia="Times New Roman" w:hAnsi="Times New Roman" w:cs="Times New Roman" w:hint="cs"/>
            <w:sz w:val="32"/>
            <w:szCs w:val="32"/>
            <w:rtl/>
          </w:rPr>
          <w:t>نا</w:t>
        </w:r>
      </w:ins>
      <w:ins w:id="179" w:author="nidal saleh" w:date="2025-06-26T18:39:00Z">
        <w:r w:rsidRPr="00F07A45">
          <w:rPr>
            <w:rFonts w:ascii="Times New Roman" w:eastAsia="Times New Roman" w:hAnsi="Times New Roman" w:cs="Times New Roman"/>
            <w:sz w:val="32"/>
            <w:szCs w:val="32"/>
            <w:rtl/>
            <w:rPrChange w:id="180" w:author="nidal saleh" w:date="2025-06-26T18:47:00Z">
              <w:rPr>
                <w:rFonts w:ascii="Times New Roman" w:eastAsia="Times New Roman" w:hAnsi="Times New Roman" w:cs="Times New Roman"/>
                <w:sz w:val="24"/>
                <w:szCs w:val="24"/>
                <w:rtl/>
              </w:rPr>
            </w:rPrChange>
          </w:rPr>
          <w:t xml:space="preserve">، وصبره </w:t>
        </w:r>
        <w:proofErr w:type="spellStart"/>
        <w:r w:rsidRPr="00F07A45">
          <w:rPr>
            <w:rFonts w:ascii="Times New Roman" w:eastAsia="Times New Roman" w:hAnsi="Times New Roman" w:cs="Times New Roman"/>
            <w:sz w:val="32"/>
            <w:szCs w:val="32"/>
            <w:rtl/>
            <w:rPrChange w:id="181" w:author="nidal saleh" w:date="2025-06-26T18:47:00Z">
              <w:rPr>
                <w:rFonts w:ascii="Times New Roman" w:eastAsia="Times New Roman" w:hAnsi="Times New Roman" w:cs="Times New Roman"/>
                <w:sz w:val="24"/>
                <w:szCs w:val="24"/>
                <w:rtl/>
              </w:rPr>
            </w:rPrChange>
          </w:rPr>
          <w:t>عأسئلت</w:t>
        </w:r>
      </w:ins>
      <w:ins w:id="182" w:author="nidal saleh" w:date="2025-06-26T18:42:00Z">
        <w:r w:rsidRPr="00F07A45">
          <w:rPr>
            <w:rFonts w:ascii="Times New Roman" w:eastAsia="Times New Roman" w:hAnsi="Times New Roman" w:cs="Times New Roman" w:hint="cs"/>
            <w:sz w:val="32"/>
            <w:szCs w:val="32"/>
            <w:rtl/>
          </w:rPr>
          <w:t>نا</w:t>
        </w:r>
      </w:ins>
      <w:proofErr w:type="spellEnd"/>
      <w:ins w:id="183" w:author="nidal saleh" w:date="2025-06-26T18:39:00Z">
        <w:r w:rsidRPr="00F07A45">
          <w:rPr>
            <w:rFonts w:ascii="Times New Roman" w:eastAsia="Times New Roman" w:hAnsi="Times New Roman" w:cs="Times New Roman"/>
            <w:sz w:val="32"/>
            <w:szCs w:val="32"/>
            <w:rtl/>
            <w:rPrChange w:id="184" w:author="nidal saleh" w:date="2025-06-26T18:47:00Z">
              <w:rPr>
                <w:rFonts w:ascii="Times New Roman" w:eastAsia="Times New Roman" w:hAnsi="Times New Roman" w:cs="Times New Roman"/>
                <w:sz w:val="24"/>
                <w:szCs w:val="24"/>
                <w:rtl/>
              </w:rPr>
            </w:rPrChange>
          </w:rPr>
          <w:t xml:space="preserve"> </w:t>
        </w:r>
        <w:proofErr w:type="spellStart"/>
        <w:r w:rsidRPr="00F07A45">
          <w:rPr>
            <w:rFonts w:ascii="Times New Roman" w:eastAsia="Times New Roman" w:hAnsi="Times New Roman" w:cs="Times New Roman"/>
            <w:sz w:val="32"/>
            <w:szCs w:val="32"/>
            <w:rtl/>
            <w:rPrChange w:id="185" w:author="nidal saleh" w:date="2025-06-26T18:47:00Z">
              <w:rPr>
                <w:rFonts w:ascii="Times New Roman" w:eastAsia="Times New Roman" w:hAnsi="Times New Roman" w:cs="Times New Roman"/>
                <w:sz w:val="24"/>
                <w:szCs w:val="24"/>
                <w:rtl/>
              </w:rPr>
            </w:rPrChange>
          </w:rPr>
          <w:t>الكتيرة</w:t>
        </w:r>
        <w:proofErr w:type="spellEnd"/>
        <w:r w:rsidRPr="00F07A45">
          <w:rPr>
            <w:rFonts w:ascii="Times New Roman" w:eastAsia="Times New Roman" w:hAnsi="Times New Roman" w:cs="Times New Roman"/>
            <w:sz w:val="32"/>
            <w:szCs w:val="32"/>
            <w:rtl/>
            <w:rPrChange w:id="186" w:author="nidal saleh" w:date="2025-06-26T18:47:00Z">
              <w:rPr>
                <w:rFonts w:ascii="Times New Roman" w:eastAsia="Times New Roman" w:hAnsi="Times New Roman" w:cs="Times New Roman"/>
                <w:sz w:val="24"/>
                <w:szCs w:val="24"/>
                <w:rtl/>
              </w:rPr>
            </w:rPrChange>
          </w:rPr>
          <w:t xml:space="preserve">، ونصايحه اللي كانت دايمًا </w:t>
        </w:r>
        <w:proofErr w:type="spellStart"/>
        <w:r w:rsidRPr="00F07A45">
          <w:rPr>
            <w:rFonts w:ascii="Times New Roman" w:eastAsia="Times New Roman" w:hAnsi="Times New Roman" w:cs="Times New Roman"/>
            <w:sz w:val="32"/>
            <w:szCs w:val="32"/>
            <w:rtl/>
            <w:rPrChange w:id="187" w:author="nidal saleh" w:date="2025-06-26T18:47:00Z">
              <w:rPr>
                <w:rFonts w:ascii="Times New Roman" w:eastAsia="Times New Roman" w:hAnsi="Times New Roman" w:cs="Times New Roman"/>
                <w:sz w:val="24"/>
                <w:szCs w:val="24"/>
                <w:rtl/>
              </w:rPr>
            </w:rPrChange>
          </w:rPr>
          <w:t>بمحلا</w:t>
        </w:r>
        <w:proofErr w:type="spellEnd"/>
        <w:r w:rsidRPr="00F07A45">
          <w:rPr>
            <w:rFonts w:ascii="Times New Roman" w:eastAsia="Times New Roman" w:hAnsi="Times New Roman" w:cs="Times New Roman"/>
            <w:sz w:val="32"/>
            <w:szCs w:val="32"/>
            <w:rtl/>
            <w:rPrChange w:id="188" w:author="nidal saleh" w:date="2025-06-26T18:47:00Z">
              <w:rPr>
                <w:rFonts w:ascii="Times New Roman" w:eastAsia="Times New Roman" w:hAnsi="Times New Roman" w:cs="Times New Roman"/>
                <w:sz w:val="24"/>
                <w:szCs w:val="24"/>
                <w:rtl/>
              </w:rPr>
            </w:rPrChange>
          </w:rPr>
          <w:t xml:space="preserve">، كان إلها أثر كبير بكيف طلع المشروع </w:t>
        </w:r>
        <w:proofErr w:type="spellStart"/>
        <w:r w:rsidRPr="00F07A45">
          <w:rPr>
            <w:rFonts w:ascii="Times New Roman" w:eastAsia="Times New Roman" w:hAnsi="Times New Roman" w:cs="Times New Roman"/>
            <w:sz w:val="32"/>
            <w:szCs w:val="32"/>
            <w:rtl/>
            <w:rPrChange w:id="189" w:author="nidal saleh" w:date="2025-06-26T18:47:00Z">
              <w:rPr>
                <w:rFonts w:ascii="Times New Roman" w:eastAsia="Times New Roman" w:hAnsi="Times New Roman" w:cs="Times New Roman"/>
                <w:sz w:val="24"/>
                <w:szCs w:val="24"/>
                <w:rtl/>
              </w:rPr>
            </w:rPrChange>
          </w:rPr>
          <w:t>بهالشكل</w:t>
        </w:r>
        <w:proofErr w:type="spellEnd"/>
        <w:r w:rsidRPr="00F07A45">
          <w:rPr>
            <w:rFonts w:ascii="Times New Roman" w:eastAsia="Times New Roman" w:hAnsi="Times New Roman" w:cs="Times New Roman"/>
            <w:sz w:val="32"/>
            <w:szCs w:val="32"/>
            <w:rtl/>
            <w:rPrChange w:id="190" w:author="nidal saleh" w:date="2025-06-26T18:47:00Z">
              <w:rPr>
                <w:rFonts w:ascii="Times New Roman" w:eastAsia="Times New Roman" w:hAnsi="Times New Roman" w:cs="Times New Roman"/>
                <w:sz w:val="24"/>
                <w:szCs w:val="24"/>
                <w:rtl/>
              </w:rPr>
            </w:rPrChange>
          </w:rPr>
          <w:t xml:space="preserve">. يمكن كتير من الناس ما </w:t>
        </w:r>
        <w:proofErr w:type="spellStart"/>
        <w:r w:rsidRPr="00F07A45">
          <w:rPr>
            <w:rFonts w:ascii="Times New Roman" w:eastAsia="Times New Roman" w:hAnsi="Times New Roman" w:cs="Times New Roman"/>
            <w:sz w:val="32"/>
            <w:szCs w:val="32"/>
            <w:rtl/>
            <w:rPrChange w:id="191" w:author="nidal saleh" w:date="2025-06-26T18:47:00Z">
              <w:rPr>
                <w:rFonts w:ascii="Times New Roman" w:eastAsia="Times New Roman" w:hAnsi="Times New Roman" w:cs="Times New Roman"/>
                <w:sz w:val="24"/>
                <w:szCs w:val="24"/>
                <w:rtl/>
              </w:rPr>
            </w:rPrChange>
          </w:rPr>
          <w:t>بيعرفوا</w:t>
        </w:r>
        <w:proofErr w:type="spellEnd"/>
        <w:r w:rsidRPr="00F07A45">
          <w:rPr>
            <w:rFonts w:ascii="Times New Roman" w:eastAsia="Times New Roman" w:hAnsi="Times New Roman" w:cs="Times New Roman"/>
            <w:sz w:val="32"/>
            <w:szCs w:val="32"/>
            <w:rtl/>
            <w:rPrChange w:id="192" w:author="nidal saleh" w:date="2025-06-26T18:47:00Z">
              <w:rPr>
                <w:rFonts w:ascii="Times New Roman" w:eastAsia="Times New Roman" w:hAnsi="Times New Roman" w:cs="Times New Roman"/>
                <w:sz w:val="24"/>
                <w:szCs w:val="24"/>
                <w:rtl/>
              </w:rPr>
            </w:rPrChange>
          </w:rPr>
          <w:t xml:space="preserve"> </w:t>
        </w:r>
      </w:ins>
      <w:ins w:id="193" w:author="nidal saleh" w:date="2025-06-26T18:46:00Z">
        <w:r w:rsidR="00F07A45" w:rsidRPr="00F07A45">
          <w:rPr>
            <w:rFonts w:ascii="Times New Roman" w:eastAsia="Times New Roman" w:hAnsi="Times New Roman" w:cs="Times New Roman" w:hint="eastAsia"/>
            <w:sz w:val="32"/>
            <w:szCs w:val="32"/>
            <w:rtl/>
            <w:rPrChange w:id="194" w:author="nidal saleh" w:date="2025-06-26T18:47:00Z">
              <w:rPr>
                <w:rFonts w:ascii="Times New Roman" w:eastAsia="Times New Roman" w:hAnsi="Times New Roman" w:cs="Times New Roman" w:hint="eastAsia"/>
                <w:sz w:val="24"/>
                <w:szCs w:val="24"/>
                <w:rtl/>
              </w:rPr>
            </w:rPrChange>
          </w:rPr>
          <w:t>ق</w:t>
        </w:r>
      </w:ins>
      <w:ins w:id="195" w:author="nidal saleh" w:date="2025-06-26T18:39:00Z">
        <w:r w:rsidRPr="00F07A45">
          <w:rPr>
            <w:rFonts w:ascii="Times New Roman" w:eastAsia="Times New Roman" w:hAnsi="Times New Roman" w:cs="Times New Roman"/>
            <w:sz w:val="32"/>
            <w:szCs w:val="32"/>
            <w:rtl/>
            <w:rPrChange w:id="196" w:author="nidal saleh" w:date="2025-06-26T18:47:00Z">
              <w:rPr>
                <w:rFonts w:ascii="Times New Roman" w:eastAsia="Times New Roman" w:hAnsi="Times New Roman" w:cs="Times New Roman"/>
                <w:sz w:val="24"/>
                <w:szCs w:val="24"/>
                <w:rtl/>
              </w:rPr>
            </w:rPrChange>
          </w:rPr>
          <w:t xml:space="preserve">ديش دور المشرف مهم، بس </w:t>
        </w:r>
      </w:ins>
      <w:ins w:id="197" w:author="nidal saleh" w:date="2025-06-26T18:47:00Z">
        <w:r w:rsidR="00F07A45" w:rsidRPr="00F07A45">
          <w:rPr>
            <w:rFonts w:ascii="Times New Roman" w:eastAsia="Times New Roman" w:hAnsi="Times New Roman" w:cs="Times New Roman" w:hint="eastAsia"/>
            <w:sz w:val="32"/>
            <w:szCs w:val="32"/>
            <w:rtl/>
            <w:rPrChange w:id="198" w:author="nidal saleh" w:date="2025-06-26T18:47:00Z">
              <w:rPr>
                <w:rFonts w:ascii="Times New Roman" w:eastAsia="Times New Roman" w:hAnsi="Times New Roman" w:cs="Times New Roman" w:hint="eastAsia"/>
                <w:sz w:val="24"/>
                <w:szCs w:val="24"/>
                <w:rtl/>
              </w:rPr>
            </w:rPrChange>
          </w:rPr>
          <w:t>نحنا</w:t>
        </w:r>
      </w:ins>
      <w:ins w:id="199" w:author="nidal saleh" w:date="2025-06-26T18:39:00Z">
        <w:r w:rsidRPr="00F07A45">
          <w:rPr>
            <w:rFonts w:ascii="Times New Roman" w:eastAsia="Times New Roman" w:hAnsi="Times New Roman" w:cs="Times New Roman"/>
            <w:sz w:val="32"/>
            <w:szCs w:val="32"/>
            <w:rtl/>
            <w:rPrChange w:id="200" w:author="nidal saleh" w:date="2025-06-26T18:47:00Z">
              <w:rPr>
                <w:rFonts w:ascii="Times New Roman" w:eastAsia="Times New Roman" w:hAnsi="Times New Roman" w:cs="Times New Roman"/>
                <w:sz w:val="24"/>
                <w:szCs w:val="24"/>
                <w:rtl/>
              </w:rPr>
            </w:rPrChange>
          </w:rPr>
          <w:t xml:space="preserve"> عنجد حسّ</w:t>
        </w:r>
      </w:ins>
      <w:ins w:id="201" w:author="nidal saleh" w:date="2025-06-26T18:47:00Z">
        <w:r w:rsidR="00F07A45" w:rsidRPr="00F07A45">
          <w:rPr>
            <w:rFonts w:ascii="Times New Roman" w:eastAsia="Times New Roman" w:hAnsi="Times New Roman" w:cs="Times New Roman" w:hint="eastAsia"/>
            <w:sz w:val="32"/>
            <w:szCs w:val="32"/>
            <w:rtl/>
            <w:rPrChange w:id="202" w:author="nidal saleh" w:date="2025-06-26T18:47:00Z">
              <w:rPr>
                <w:rFonts w:ascii="Times New Roman" w:eastAsia="Times New Roman" w:hAnsi="Times New Roman" w:cs="Times New Roman" w:hint="eastAsia"/>
                <w:sz w:val="24"/>
                <w:szCs w:val="24"/>
                <w:rtl/>
              </w:rPr>
            </w:rPrChange>
          </w:rPr>
          <w:t>ينا</w:t>
        </w:r>
      </w:ins>
      <w:ins w:id="203" w:author="nidal saleh" w:date="2025-06-26T18:39:00Z">
        <w:r w:rsidRPr="00F07A45">
          <w:rPr>
            <w:rFonts w:ascii="Times New Roman" w:eastAsia="Times New Roman" w:hAnsi="Times New Roman" w:cs="Times New Roman"/>
            <w:sz w:val="32"/>
            <w:szCs w:val="32"/>
            <w:rtl/>
            <w:rPrChange w:id="204" w:author="nidal saleh" w:date="2025-06-26T18:47:00Z">
              <w:rPr>
                <w:rFonts w:ascii="Times New Roman" w:eastAsia="Times New Roman" w:hAnsi="Times New Roman" w:cs="Times New Roman"/>
                <w:sz w:val="24"/>
                <w:szCs w:val="24"/>
                <w:rtl/>
              </w:rPr>
            </w:rPrChange>
          </w:rPr>
          <w:t xml:space="preserve"> قديش وجوده كان ف</w:t>
        </w:r>
      </w:ins>
      <w:ins w:id="205" w:author="nidal saleh" w:date="2025-06-26T18:47:00Z">
        <w:r w:rsidR="00F07A45" w:rsidRPr="00F07A45">
          <w:rPr>
            <w:rFonts w:ascii="Times New Roman" w:eastAsia="Times New Roman" w:hAnsi="Times New Roman" w:cs="Times New Roman" w:hint="eastAsia"/>
            <w:sz w:val="32"/>
            <w:szCs w:val="32"/>
            <w:rtl/>
            <w:rPrChange w:id="206" w:author="nidal saleh" w:date="2025-06-26T18:47:00Z">
              <w:rPr>
                <w:rFonts w:ascii="Times New Roman" w:eastAsia="Times New Roman" w:hAnsi="Times New Roman" w:cs="Times New Roman" w:hint="eastAsia"/>
                <w:sz w:val="24"/>
                <w:szCs w:val="24"/>
                <w:rtl/>
              </w:rPr>
            </w:rPrChange>
          </w:rPr>
          <w:t>ار</w:t>
        </w:r>
      </w:ins>
      <w:ins w:id="207" w:author="nidal saleh" w:date="2025-06-26T18:39:00Z">
        <w:r w:rsidRPr="00F07A45">
          <w:rPr>
            <w:rFonts w:ascii="Times New Roman" w:eastAsia="Times New Roman" w:hAnsi="Times New Roman" w:cs="Times New Roman"/>
            <w:sz w:val="32"/>
            <w:szCs w:val="32"/>
            <w:rtl/>
            <w:rPrChange w:id="208" w:author="nidal saleh" w:date="2025-06-26T18:47:00Z">
              <w:rPr>
                <w:rFonts w:ascii="Times New Roman" w:eastAsia="Times New Roman" w:hAnsi="Times New Roman" w:cs="Times New Roman"/>
                <w:sz w:val="24"/>
                <w:szCs w:val="24"/>
                <w:rtl/>
              </w:rPr>
            </w:rPrChange>
          </w:rPr>
          <w:t>ق مع</w:t>
        </w:r>
      </w:ins>
      <w:ins w:id="209" w:author="nidal saleh" w:date="2025-06-26T18:47:00Z">
        <w:r w:rsidR="00F07A45" w:rsidRPr="00F07A45">
          <w:rPr>
            <w:rFonts w:ascii="Times New Roman" w:eastAsia="Times New Roman" w:hAnsi="Times New Roman" w:cs="Times New Roman" w:hint="eastAsia"/>
            <w:sz w:val="32"/>
            <w:szCs w:val="32"/>
            <w:rtl/>
            <w:rPrChange w:id="210" w:author="nidal saleh" w:date="2025-06-26T18:47:00Z">
              <w:rPr>
                <w:rFonts w:ascii="Times New Roman" w:eastAsia="Times New Roman" w:hAnsi="Times New Roman" w:cs="Times New Roman" w:hint="eastAsia"/>
                <w:sz w:val="24"/>
                <w:szCs w:val="24"/>
                <w:rtl/>
              </w:rPr>
            </w:rPrChange>
          </w:rPr>
          <w:t>نا</w:t>
        </w:r>
      </w:ins>
      <w:ins w:id="211" w:author="nidal saleh" w:date="2025-06-26T18:39:00Z">
        <w:r w:rsidRPr="00F07A45">
          <w:rPr>
            <w:rFonts w:ascii="Times New Roman" w:eastAsia="Times New Roman" w:hAnsi="Times New Roman" w:cs="Times New Roman"/>
            <w:sz w:val="32"/>
            <w:szCs w:val="32"/>
            <w:rPrChange w:id="212" w:author="nidal saleh" w:date="2025-06-26T18:47:00Z">
              <w:rPr>
                <w:rFonts w:ascii="Times New Roman" w:eastAsia="Times New Roman" w:hAnsi="Times New Roman" w:cs="Times New Roman"/>
                <w:sz w:val="24"/>
                <w:szCs w:val="24"/>
              </w:rPr>
            </w:rPrChange>
          </w:rPr>
          <w:t>.</w:t>
        </w:r>
      </w:ins>
    </w:p>
    <w:p w14:paraId="3B700CE4" w14:textId="454950CC" w:rsidR="00EA5581" w:rsidRPr="00F07A45" w:rsidDel="00DD31E1" w:rsidRDefault="00DD31E1" w:rsidP="005A02F1">
      <w:pPr>
        <w:pStyle w:val="NormalWeb"/>
        <w:bidi/>
        <w:rPr>
          <w:del w:id="213" w:author="nidal saleh" w:date="2025-06-26T18:05:00Z"/>
          <w:sz w:val="32"/>
          <w:szCs w:val="32"/>
          <w:rtl/>
          <w:rPrChange w:id="214" w:author="nidal saleh" w:date="2025-06-26T18:47:00Z">
            <w:rPr>
              <w:del w:id="215" w:author="nidal saleh" w:date="2025-06-26T18:05:00Z"/>
              <w:rtl/>
            </w:rPr>
          </w:rPrChange>
        </w:rPr>
      </w:pPr>
      <w:ins w:id="216" w:author="nidal saleh" w:date="2025-06-26T18:38:00Z">
        <w:r w:rsidRPr="00F07A45">
          <w:rPr>
            <w:sz w:val="32"/>
            <w:szCs w:val="32"/>
            <w:rtl/>
            <w:rPrChange w:id="217" w:author="nidal saleh" w:date="2025-06-26T18:47:00Z">
              <w:rPr>
                <w:rtl/>
              </w:rPr>
            </w:rPrChange>
          </w:rPr>
          <w:t xml:space="preserve">تعلمنا منه </w:t>
        </w:r>
        <w:proofErr w:type="spellStart"/>
        <w:r w:rsidRPr="00F07A45">
          <w:rPr>
            <w:sz w:val="32"/>
            <w:szCs w:val="32"/>
            <w:rtl/>
            <w:rPrChange w:id="218" w:author="nidal saleh" w:date="2025-06-26T18:47:00Z">
              <w:rPr>
                <w:rtl/>
              </w:rPr>
            </w:rPrChange>
          </w:rPr>
          <w:t>مو</w:t>
        </w:r>
        <w:proofErr w:type="spellEnd"/>
        <w:r w:rsidRPr="00F07A45">
          <w:rPr>
            <w:sz w:val="32"/>
            <w:szCs w:val="32"/>
            <w:rtl/>
            <w:rPrChange w:id="219" w:author="nidal saleh" w:date="2025-06-26T18:47:00Z">
              <w:rPr>
                <w:rtl/>
              </w:rPr>
            </w:rPrChange>
          </w:rPr>
          <w:t xml:space="preserve"> بس أشياء تقنية أو علمية، تعلمنا كمان كيف نكون ملتزمين، منظمين، ونتحمل مسؤولية مشروعنا</w:t>
        </w:r>
      </w:ins>
      <w:ins w:id="220" w:author="nidal saleh" w:date="2025-06-26T18:47:00Z">
        <w:r w:rsidR="00F07A45" w:rsidRPr="00F07A45">
          <w:rPr>
            <w:sz w:val="32"/>
            <w:szCs w:val="32"/>
            <w:rtl/>
            <w:rPrChange w:id="221" w:author="nidal saleh" w:date="2025-06-26T18:47:00Z">
              <w:rPr>
                <w:rtl/>
              </w:rPr>
            </w:rPrChange>
          </w:rPr>
          <w:t>.</w:t>
        </w:r>
      </w:ins>
    </w:p>
    <w:p w14:paraId="48FF149D" w14:textId="77777777" w:rsidR="00DD31E1" w:rsidRPr="00F07A45" w:rsidRDefault="00DD31E1" w:rsidP="00DD31E1">
      <w:pPr>
        <w:pStyle w:val="NormalWeb"/>
        <w:bidi/>
        <w:rPr>
          <w:ins w:id="222" w:author="nidal saleh" w:date="2025-06-26T18:38:00Z"/>
          <w:sz w:val="32"/>
          <w:szCs w:val="32"/>
          <w:rtl/>
          <w:rPrChange w:id="223" w:author="nidal saleh" w:date="2025-06-26T18:47:00Z">
            <w:rPr>
              <w:ins w:id="224" w:author="nidal saleh" w:date="2025-06-26T18:38:00Z"/>
              <w:rtl/>
            </w:rPr>
          </w:rPrChange>
        </w:rPr>
      </w:pPr>
    </w:p>
    <w:p w14:paraId="65E8213B" w14:textId="7567B2E3" w:rsidR="00F07A45" w:rsidRPr="00F07A45" w:rsidRDefault="00F07A45" w:rsidP="00F07A45">
      <w:pPr>
        <w:pStyle w:val="NormalWeb"/>
        <w:bidi/>
        <w:rPr>
          <w:ins w:id="225" w:author="nidal saleh" w:date="2025-06-26T18:44:00Z"/>
          <w:sz w:val="32"/>
          <w:szCs w:val="32"/>
          <w:rPrChange w:id="226" w:author="nidal saleh" w:date="2025-06-26T18:47:00Z">
            <w:rPr>
              <w:ins w:id="227" w:author="nidal saleh" w:date="2025-06-26T18:44:00Z"/>
            </w:rPr>
          </w:rPrChange>
        </w:rPr>
      </w:pPr>
      <w:ins w:id="228" w:author="nidal saleh" w:date="2025-06-26T18:44:00Z">
        <w:r w:rsidRPr="00F07A45">
          <w:rPr>
            <w:sz w:val="32"/>
            <w:szCs w:val="32"/>
            <w:rtl/>
            <w:rPrChange w:id="229" w:author="nidal saleh" w:date="2025-06-26T18:47:00Z">
              <w:rPr>
                <w:rtl/>
              </w:rPr>
            </w:rPrChange>
          </w:rPr>
          <w:t xml:space="preserve">يمكن لو ما كان معنا </w:t>
        </w:r>
        <w:proofErr w:type="spellStart"/>
        <w:r w:rsidRPr="00F07A45">
          <w:rPr>
            <w:sz w:val="32"/>
            <w:szCs w:val="32"/>
            <w:rtl/>
            <w:rPrChange w:id="230" w:author="nidal saleh" w:date="2025-06-26T18:47:00Z">
              <w:rPr>
                <w:rtl/>
              </w:rPr>
            </w:rPrChange>
          </w:rPr>
          <w:t>هالدعم</w:t>
        </w:r>
        <w:proofErr w:type="spellEnd"/>
        <w:r w:rsidRPr="00F07A45">
          <w:rPr>
            <w:sz w:val="32"/>
            <w:szCs w:val="32"/>
            <w:rtl/>
            <w:rPrChange w:id="231" w:author="nidal saleh" w:date="2025-06-26T18:47:00Z">
              <w:rPr>
                <w:rtl/>
              </w:rPr>
            </w:rPrChange>
          </w:rPr>
          <w:t xml:space="preserve"> والتشجيع، ما كنا قدرنا نوصل لهون، ولا ننجز المشروع </w:t>
        </w:r>
        <w:proofErr w:type="spellStart"/>
        <w:r w:rsidRPr="00F07A45">
          <w:rPr>
            <w:sz w:val="32"/>
            <w:szCs w:val="32"/>
            <w:rtl/>
            <w:rPrChange w:id="232" w:author="nidal saleh" w:date="2025-06-26T18:47:00Z">
              <w:rPr>
                <w:rtl/>
              </w:rPr>
            </w:rPrChange>
          </w:rPr>
          <w:t>بهالطريقة</w:t>
        </w:r>
        <w:proofErr w:type="spellEnd"/>
        <w:r w:rsidRPr="00F07A45">
          <w:rPr>
            <w:sz w:val="32"/>
            <w:szCs w:val="32"/>
            <w:rtl/>
            <w:rPrChange w:id="233" w:author="nidal saleh" w:date="2025-06-26T18:47:00Z">
              <w:rPr>
                <w:rtl/>
              </w:rPr>
            </w:rPrChange>
          </w:rPr>
          <w:t xml:space="preserve"> </w:t>
        </w:r>
        <w:r w:rsidRPr="00F07A45">
          <w:rPr>
            <w:sz w:val="32"/>
            <w:szCs w:val="32"/>
            <w:rPrChange w:id="234" w:author="nidal saleh" w:date="2025-06-26T18:47:00Z">
              <w:rPr/>
            </w:rPrChange>
          </w:rPr>
          <w:t>.</w:t>
        </w:r>
        <w:r w:rsidRPr="00F07A45">
          <w:rPr>
            <w:sz w:val="32"/>
            <w:szCs w:val="32"/>
            <w:rPrChange w:id="235" w:author="nidal saleh" w:date="2025-06-26T18:47:00Z">
              <w:rPr/>
            </w:rPrChange>
          </w:rPr>
          <w:br/>
        </w:r>
        <w:r w:rsidRPr="00F07A45">
          <w:rPr>
            <w:sz w:val="32"/>
            <w:szCs w:val="32"/>
            <w:rtl/>
            <w:rPrChange w:id="236" w:author="nidal saleh" w:date="2025-06-26T18:47:00Z">
              <w:rPr>
                <w:rtl/>
              </w:rPr>
            </w:rPrChange>
          </w:rPr>
          <w:t>كل الاحترام والتقدير لإلك أستاذنا، وشكرًا من القلب على كل وقتك وجهدك وتعبك معنا</w:t>
        </w:r>
        <w:r w:rsidRPr="00F07A45">
          <w:rPr>
            <w:sz w:val="32"/>
            <w:szCs w:val="32"/>
            <w:rPrChange w:id="237" w:author="nidal saleh" w:date="2025-06-26T18:47:00Z">
              <w:rPr/>
            </w:rPrChange>
          </w:rPr>
          <w:t>.</w:t>
        </w:r>
      </w:ins>
    </w:p>
    <w:p w14:paraId="5970A827" w14:textId="13FDCE30" w:rsidR="00DD31E1" w:rsidDel="00F07A45" w:rsidRDefault="00DD31E1" w:rsidP="00DD31E1">
      <w:pPr>
        <w:pStyle w:val="NormalWeb"/>
        <w:bidi/>
        <w:rPr>
          <w:del w:id="238" w:author="nidal saleh" w:date="2025-06-26T18:44:00Z"/>
          <w:rtl/>
        </w:rPr>
      </w:pPr>
    </w:p>
    <w:p w14:paraId="41BFFAEC" w14:textId="0ADBCF99" w:rsidR="00EA5581" w:rsidDel="00F07A45" w:rsidRDefault="00EA5581" w:rsidP="00EA5581">
      <w:pPr>
        <w:pStyle w:val="NormalWeb"/>
        <w:bidi/>
        <w:rPr>
          <w:del w:id="239" w:author="nidal saleh" w:date="2025-06-26T18:44:00Z"/>
          <w:rtl/>
        </w:rPr>
      </w:pPr>
    </w:p>
    <w:p w14:paraId="03FEAB03" w14:textId="2DB7D0FD" w:rsidR="00EA5581" w:rsidDel="00F07A45" w:rsidRDefault="00EA5581" w:rsidP="00EA5581">
      <w:pPr>
        <w:pStyle w:val="NormalWeb"/>
        <w:bidi/>
        <w:rPr>
          <w:del w:id="240" w:author="nidal saleh" w:date="2025-06-26T18:44:00Z"/>
          <w:rtl/>
        </w:rPr>
      </w:pPr>
    </w:p>
    <w:p w14:paraId="1D39AEF0" w14:textId="7FD93A6B" w:rsidR="00EA5581" w:rsidDel="00F07A45" w:rsidRDefault="00EA5581" w:rsidP="00EA5581">
      <w:pPr>
        <w:pStyle w:val="NormalWeb"/>
        <w:bidi/>
        <w:rPr>
          <w:del w:id="241" w:author="nidal saleh" w:date="2025-06-26T18:44:00Z"/>
          <w:rtl/>
        </w:rPr>
      </w:pPr>
    </w:p>
    <w:p w14:paraId="123F43DC" w14:textId="4BA32A22" w:rsidR="00EA5581" w:rsidDel="00F07A45" w:rsidRDefault="00EA5581" w:rsidP="00EA5581">
      <w:pPr>
        <w:pStyle w:val="NormalWeb"/>
        <w:bidi/>
        <w:rPr>
          <w:del w:id="242" w:author="nidal saleh" w:date="2025-06-26T18:44:00Z"/>
          <w:rtl/>
        </w:rPr>
      </w:pPr>
    </w:p>
    <w:p w14:paraId="47E44CF8" w14:textId="1C698E67" w:rsidR="00EA5581" w:rsidRDefault="00EA5581" w:rsidP="00EA5581">
      <w:pPr>
        <w:pStyle w:val="NormalWeb"/>
        <w:bidi/>
        <w:rPr>
          <w:rtl/>
        </w:rPr>
      </w:pPr>
    </w:p>
    <w:p w14:paraId="1888C3C3" w14:textId="51CAC81C" w:rsidR="00EA5581" w:rsidRDefault="00EA5581" w:rsidP="00EA5581">
      <w:pPr>
        <w:pStyle w:val="NormalWeb"/>
        <w:bidi/>
        <w:rPr>
          <w:rtl/>
        </w:rPr>
      </w:pPr>
    </w:p>
    <w:p w14:paraId="6B6BC3D2" w14:textId="20442D7A" w:rsidR="00EA5581" w:rsidRDefault="00EA5581" w:rsidP="00EA5581">
      <w:pPr>
        <w:pStyle w:val="NormalWeb"/>
        <w:bidi/>
        <w:rPr>
          <w:rtl/>
        </w:rPr>
      </w:pPr>
    </w:p>
    <w:p w14:paraId="7291613B" w14:textId="4E4C1250" w:rsidR="00EA5581" w:rsidDel="00E44068" w:rsidRDefault="00EA5581" w:rsidP="00EA5581">
      <w:pPr>
        <w:pStyle w:val="NormalWeb"/>
        <w:bidi/>
        <w:rPr>
          <w:del w:id="243" w:author="nidal saleh" w:date="2025-06-26T19:57:00Z"/>
          <w:rtl/>
        </w:rPr>
      </w:pPr>
    </w:p>
    <w:p w14:paraId="576766E5" w14:textId="4C0C0FFC" w:rsidR="00EA5581" w:rsidDel="00E44068" w:rsidRDefault="00EA5581" w:rsidP="00EA5581">
      <w:pPr>
        <w:pStyle w:val="NormalWeb"/>
        <w:bidi/>
        <w:rPr>
          <w:del w:id="244" w:author="nidal saleh" w:date="2025-06-26T19:57:00Z"/>
          <w:rtl/>
        </w:rPr>
      </w:pPr>
    </w:p>
    <w:p w14:paraId="0DE44480" w14:textId="05CE0141" w:rsidR="00EA5581" w:rsidDel="00E44068" w:rsidRDefault="00EA5581" w:rsidP="00EA5581">
      <w:pPr>
        <w:pStyle w:val="NormalWeb"/>
        <w:bidi/>
        <w:rPr>
          <w:del w:id="245" w:author="nidal saleh" w:date="2025-06-26T19:57:00Z"/>
          <w:rtl/>
          <w:lang w:bidi="ar-SY"/>
        </w:rPr>
      </w:pPr>
    </w:p>
    <w:p w14:paraId="5E5AA9CE" w14:textId="70D83AB2" w:rsidR="00EA5581" w:rsidDel="007C11CA" w:rsidRDefault="00EA5581" w:rsidP="00EA5581">
      <w:pPr>
        <w:pStyle w:val="NormalWeb"/>
        <w:bidi/>
        <w:rPr>
          <w:del w:id="246" w:author="nidal saleh" w:date="2025-06-18T09:13:00Z"/>
          <w:rtl/>
        </w:rPr>
      </w:pPr>
    </w:p>
    <w:p w14:paraId="16263B2A" w14:textId="3250AC6F" w:rsidR="00EA5581" w:rsidDel="007C11CA" w:rsidRDefault="00EA5581" w:rsidP="00EA5581">
      <w:pPr>
        <w:pStyle w:val="NormalWeb"/>
        <w:bidi/>
        <w:rPr>
          <w:del w:id="247" w:author="nidal saleh" w:date="2025-06-18T09:13:00Z"/>
          <w:rtl/>
        </w:rPr>
      </w:pPr>
    </w:p>
    <w:p w14:paraId="66286D87" w14:textId="5BF3FC35" w:rsidR="00EA5581" w:rsidDel="007C11CA" w:rsidRDefault="00EA5581" w:rsidP="00EA5581">
      <w:pPr>
        <w:pStyle w:val="NormalWeb"/>
        <w:bidi/>
        <w:rPr>
          <w:del w:id="248" w:author="nidal saleh" w:date="2025-06-18T09:13:00Z"/>
          <w:rtl/>
        </w:rPr>
      </w:pPr>
    </w:p>
    <w:p w14:paraId="41391F13" w14:textId="3A1F6DF2" w:rsidR="00EA5581" w:rsidDel="007C11CA" w:rsidRDefault="00EA5581" w:rsidP="00EA5581">
      <w:pPr>
        <w:pStyle w:val="NormalWeb"/>
        <w:bidi/>
        <w:rPr>
          <w:del w:id="249" w:author="nidal saleh" w:date="2025-06-18T09:13:00Z"/>
          <w:rtl/>
        </w:rPr>
      </w:pPr>
    </w:p>
    <w:p w14:paraId="46A0B039" w14:textId="62C9BDF2" w:rsidR="00EA5581" w:rsidDel="007C11CA" w:rsidRDefault="00EA5581" w:rsidP="00EA5581">
      <w:pPr>
        <w:pStyle w:val="NormalWeb"/>
        <w:bidi/>
        <w:rPr>
          <w:del w:id="250" w:author="nidal saleh" w:date="2025-06-18T09:13:00Z"/>
          <w:rtl/>
        </w:rPr>
      </w:pPr>
    </w:p>
    <w:p w14:paraId="03668138" w14:textId="7088CF5E" w:rsidR="00EA5581" w:rsidDel="007C11CA" w:rsidRDefault="00EA5581" w:rsidP="00EA5581">
      <w:pPr>
        <w:pStyle w:val="NormalWeb"/>
        <w:bidi/>
        <w:rPr>
          <w:del w:id="251" w:author="nidal saleh" w:date="2025-06-18T09:13:00Z"/>
          <w:rtl/>
        </w:rPr>
      </w:pPr>
    </w:p>
    <w:p w14:paraId="2A14D82E" w14:textId="4B883CEA" w:rsidR="00EA5581" w:rsidDel="007C11CA" w:rsidRDefault="00EA5581" w:rsidP="00EA5581">
      <w:pPr>
        <w:pStyle w:val="NormalWeb"/>
        <w:bidi/>
        <w:rPr>
          <w:del w:id="252" w:author="nidal saleh" w:date="2025-06-18T09:13:00Z"/>
          <w:rtl/>
        </w:rPr>
      </w:pPr>
    </w:p>
    <w:p w14:paraId="7365DA80" w14:textId="4495A8E9" w:rsidR="00BE3F02" w:rsidDel="007C11CA" w:rsidRDefault="00BE3F02" w:rsidP="00BE3F02">
      <w:pPr>
        <w:pStyle w:val="NormalWeb"/>
        <w:bidi/>
        <w:rPr>
          <w:del w:id="253" w:author="nidal saleh" w:date="2025-06-18T09:13:00Z"/>
          <w:rtl/>
        </w:rPr>
      </w:pPr>
    </w:p>
    <w:p w14:paraId="2EEA32E6" w14:textId="3C7DCC8F" w:rsidR="00BE3F02" w:rsidDel="007C11CA" w:rsidRDefault="00BE3F02" w:rsidP="00BE3F02">
      <w:pPr>
        <w:pStyle w:val="NormalWeb"/>
        <w:bidi/>
        <w:rPr>
          <w:del w:id="254" w:author="nidal saleh" w:date="2025-06-18T09:13:00Z"/>
          <w:rtl/>
        </w:rPr>
      </w:pPr>
    </w:p>
    <w:p w14:paraId="6A21A62D" w14:textId="411D6297" w:rsidR="007C11CA" w:rsidDel="007C11CA" w:rsidRDefault="007C11CA" w:rsidP="007C11CA">
      <w:pPr>
        <w:pStyle w:val="NormalWeb"/>
        <w:bidi/>
        <w:rPr>
          <w:del w:id="255" w:author="nidal saleh" w:date="2025-06-18T09:13:00Z"/>
          <w:rtl/>
        </w:rPr>
      </w:pPr>
    </w:p>
    <w:p w14:paraId="608D655B" w14:textId="77777777" w:rsidR="0041112E" w:rsidRDefault="0041112E" w:rsidP="0041112E">
      <w:pPr>
        <w:pStyle w:val="NormalWeb"/>
        <w:bidi/>
        <w:rPr>
          <w:rtl/>
          <w:lang w:bidi="ar-SY"/>
        </w:rPr>
      </w:pPr>
    </w:p>
    <w:p w14:paraId="6482CD7A" w14:textId="6EBA6EDF" w:rsidR="00EA5581" w:rsidRDefault="00EA5581" w:rsidP="00EA5581">
      <w:pPr>
        <w:pStyle w:val="Heading1"/>
        <w:bidi/>
        <w:rPr>
          <w:ins w:id="256" w:author="nidal saleh" w:date="2025-06-18T09:12:00Z"/>
          <w:b/>
          <w:bCs/>
          <w:sz w:val="36"/>
          <w:szCs w:val="36"/>
          <w:rtl/>
        </w:rPr>
      </w:pPr>
      <w:bookmarkStart w:id="257" w:name="_Toc201131119"/>
      <w:r w:rsidRPr="007F2ED9">
        <w:rPr>
          <w:b/>
          <w:bCs/>
          <w:sz w:val="36"/>
          <w:szCs w:val="36"/>
          <w:rtl/>
          <w:rPrChange w:id="258" w:author="nidal saleh" w:date="2025-06-14T11:09:00Z">
            <w:rPr>
              <w:rtl/>
            </w:rPr>
          </w:rPrChange>
        </w:rPr>
        <w:lastRenderedPageBreak/>
        <w:t>الملخص</w:t>
      </w:r>
      <w:r w:rsidRPr="007F2ED9">
        <w:rPr>
          <w:b/>
          <w:bCs/>
          <w:sz w:val="36"/>
          <w:szCs w:val="36"/>
          <w:rPrChange w:id="259" w:author="nidal saleh" w:date="2025-06-14T11:09:00Z">
            <w:rPr/>
          </w:rPrChange>
        </w:rPr>
        <w:t xml:space="preserve"> (Abstract)</w:t>
      </w:r>
      <w:bookmarkEnd w:id="257"/>
    </w:p>
    <w:p w14:paraId="76773425" w14:textId="77777777" w:rsidR="007C11CA" w:rsidRPr="007C11CA" w:rsidRDefault="007C11CA">
      <w:pPr>
        <w:bidi/>
        <w:rPr>
          <w:rtl/>
        </w:rPr>
        <w:pPrChange w:id="260" w:author="nidal saleh" w:date="2025-06-18T09:12:00Z">
          <w:pPr>
            <w:pStyle w:val="Heading1"/>
            <w:bidi/>
          </w:pPr>
        </w:pPrChange>
      </w:pPr>
    </w:p>
    <w:p w14:paraId="57290545" w14:textId="0C641C92" w:rsidR="00BC09B0" w:rsidDel="00CF47DF" w:rsidRDefault="00BC09B0" w:rsidP="00BC09B0">
      <w:pPr>
        <w:pStyle w:val="Heading2"/>
        <w:bidi/>
        <w:rPr>
          <w:del w:id="261" w:author="nidal saleh" w:date="2025-06-13T13:33:00Z"/>
          <w:rtl/>
          <w:lang w:bidi="ar-SY"/>
        </w:rPr>
      </w:pPr>
      <w:del w:id="262" w:author="nidal saleh" w:date="2025-06-13T13:33:00Z">
        <w:r w:rsidDel="00CF47DF">
          <w:rPr>
            <w:rtl/>
          </w:rPr>
          <w:delText>باللغة العربية</w:delText>
        </w:r>
      </w:del>
    </w:p>
    <w:p w14:paraId="66791915" w14:textId="542FD2C0" w:rsidR="009C4B42" w:rsidRPr="00537349" w:rsidRDefault="00BC09B0">
      <w:pPr>
        <w:pStyle w:val="Heading2"/>
        <w:bidi/>
        <w:rPr>
          <w:ins w:id="263" w:author="nidal saleh" w:date="2025-06-13T13:45:00Z"/>
          <w:sz w:val="32"/>
          <w:szCs w:val="32"/>
          <w:rtl/>
          <w:rPrChange w:id="264" w:author="nidal saleh" w:date="2025-06-14T12:31:00Z">
            <w:rPr>
              <w:ins w:id="265" w:author="nidal saleh" w:date="2025-06-13T13:45:00Z"/>
              <w:rtl/>
            </w:rPr>
          </w:rPrChange>
        </w:rPr>
        <w:pPrChange w:id="266" w:author="nidal saleh" w:date="2025-06-13T13:45:00Z">
          <w:pPr>
            <w:pStyle w:val="NormalWeb"/>
            <w:bidi/>
          </w:pPr>
        </w:pPrChange>
      </w:pPr>
      <w:bookmarkStart w:id="267" w:name="_Toc201131120"/>
      <w:r w:rsidRPr="00537349">
        <w:rPr>
          <w:rStyle w:val="Strong"/>
          <w:b w:val="0"/>
          <w:bCs w:val="0"/>
          <w:sz w:val="32"/>
          <w:szCs w:val="32"/>
          <w:rtl/>
          <w:rPrChange w:id="268" w:author="nidal saleh" w:date="2025-06-14T12:31:00Z">
            <w:rPr>
              <w:rStyle w:val="Strong"/>
              <w:rtl/>
            </w:rPr>
          </w:rPrChange>
        </w:rPr>
        <w:t xml:space="preserve">الفكرة الأساسية للمشروع </w:t>
      </w:r>
      <w:r w:rsidRPr="00537349">
        <w:rPr>
          <w:sz w:val="32"/>
          <w:szCs w:val="32"/>
          <w:rtl/>
          <w:rPrChange w:id="269" w:author="nidal saleh" w:date="2025-06-14T12:31:00Z">
            <w:rPr>
              <w:rtl/>
            </w:rPr>
          </w:rPrChange>
        </w:rPr>
        <w:t>:</w:t>
      </w:r>
      <w:bookmarkEnd w:id="267"/>
    </w:p>
    <w:p w14:paraId="5BBC12B0" w14:textId="506A53E2" w:rsidR="00BC09B0" w:rsidRDefault="00BC09B0" w:rsidP="009C4B42">
      <w:pPr>
        <w:pStyle w:val="NormalWeb"/>
        <w:bidi/>
        <w:rPr>
          <w:ins w:id="270" w:author="nidal saleh" w:date="2025-06-18T09:12:00Z"/>
          <w:sz w:val="32"/>
          <w:szCs w:val="32"/>
          <w:rtl/>
        </w:rPr>
      </w:pPr>
      <w:r>
        <w:rPr>
          <w:rtl/>
        </w:rPr>
        <w:br/>
      </w:r>
      <w:r w:rsidRPr="007F2ED9">
        <w:rPr>
          <w:sz w:val="32"/>
          <w:szCs w:val="32"/>
          <w:rtl/>
          <w:rPrChange w:id="271" w:author="nidal saleh" w:date="2025-06-14T11:10:00Z">
            <w:rPr>
              <w:rtl/>
            </w:rPr>
          </w:rPrChange>
        </w:rPr>
        <w:t>المشروع عبارة عن نظام ذكي لرصد تشتت السائق أثناء القيادة باستخدام تقنيات الرؤية الحاسوبية ومعالجة الصور. يهدف النظام إلى تعزيز السلامة على الطرق من خلال كشف حالات التشتت مثل إغلاق العينين، التثاؤب، أو انحراف الرأس،</w:t>
      </w:r>
      <w:r w:rsidR="00E90407" w:rsidRPr="007F2ED9">
        <w:rPr>
          <w:sz w:val="32"/>
          <w:szCs w:val="32"/>
          <w:rtl/>
          <w:rPrChange w:id="272" w:author="nidal saleh" w:date="2025-06-14T11:10:00Z">
            <w:rPr>
              <w:rtl/>
            </w:rPr>
          </w:rPrChange>
        </w:rPr>
        <w:t xml:space="preserve"> </w:t>
      </w:r>
      <w:r w:rsidR="00AE19AF" w:rsidRPr="007F2ED9">
        <w:rPr>
          <w:rFonts w:hint="eastAsia"/>
          <w:sz w:val="32"/>
          <w:szCs w:val="32"/>
          <w:rtl/>
          <w:rPrChange w:id="273" w:author="nidal saleh" w:date="2025-06-14T11:10:00Z">
            <w:rPr>
              <w:rFonts w:hint="eastAsia"/>
              <w:rtl/>
            </w:rPr>
          </w:rPrChange>
        </w:rPr>
        <w:t>أو</w:t>
      </w:r>
      <w:r w:rsidR="00AE19AF" w:rsidRPr="007F2ED9">
        <w:rPr>
          <w:sz w:val="32"/>
          <w:szCs w:val="32"/>
          <w:rtl/>
          <w:rPrChange w:id="274" w:author="nidal saleh" w:date="2025-06-14T11:10:00Z">
            <w:rPr>
              <w:rtl/>
            </w:rPr>
          </w:rPrChange>
        </w:rPr>
        <w:t xml:space="preserve"> </w:t>
      </w:r>
      <w:r w:rsidR="00294597" w:rsidRPr="007F2ED9">
        <w:rPr>
          <w:rFonts w:hint="eastAsia"/>
          <w:sz w:val="32"/>
          <w:szCs w:val="32"/>
          <w:rtl/>
          <w:rPrChange w:id="275" w:author="nidal saleh" w:date="2025-06-14T11:10:00Z">
            <w:rPr>
              <w:rFonts w:hint="eastAsia"/>
              <w:rtl/>
            </w:rPr>
          </w:rPrChange>
        </w:rPr>
        <w:t>تحليل</w:t>
      </w:r>
      <w:r w:rsidR="00294597" w:rsidRPr="007F2ED9">
        <w:rPr>
          <w:sz w:val="32"/>
          <w:szCs w:val="32"/>
          <w:rtl/>
          <w:rPrChange w:id="276" w:author="nidal saleh" w:date="2025-06-14T11:10:00Z">
            <w:rPr>
              <w:rtl/>
            </w:rPr>
          </w:rPrChange>
        </w:rPr>
        <w:t xml:space="preserve"> </w:t>
      </w:r>
      <w:r w:rsidR="00294597" w:rsidRPr="007F2ED9">
        <w:rPr>
          <w:rFonts w:hint="eastAsia"/>
          <w:sz w:val="32"/>
          <w:szCs w:val="32"/>
          <w:rtl/>
          <w:rPrChange w:id="277" w:author="nidal saleh" w:date="2025-06-14T11:10:00Z">
            <w:rPr>
              <w:rFonts w:hint="eastAsia"/>
              <w:rtl/>
            </w:rPr>
          </w:rPrChange>
        </w:rPr>
        <w:t>حركة</w:t>
      </w:r>
      <w:r w:rsidR="00294597" w:rsidRPr="007F2ED9">
        <w:rPr>
          <w:sz w:val="32"/>
          <w:szCs w:val="32"/>
          <w:rtl/>
          <w:rPrChange w:id="278" w:author="nidal saleh" w:date="2025-06-14T11:10:00Z">
            <w:rPr>
              <w:rtl/>
            </w:rPr>
          </w:rPrChange>
        </w:rPr>
        <w:t xml:space="preserve"> </w:t>
      </w:r>
      <w:r w:rsidR="00294597" w:rsidRPr="007F2ED9">
        <w:rPr>
          <w:rFonts w:hint="eastAsia"/>
          <w:sz w:val="32"/>
          <w:szCs w:val="32"/>
          <w:rtl/>
          <w:rPrChange w:id="279" w:author="nidal saleh" w:date="2025-06-14T11:10:00Z">
            <w:rPr>
              <w:rFonts w:hint="eastAsia"/>
              <w:rtl/>
            </w:rPr>
          </w:rPrChange>
        </w:rPr>
        <w:t>اليد</w:t>
      </w:r>
      <w:r w:rsidRPr="007F2ED9">
        <w:rPr>
          <w:sz w:val="32"/>
          <w:szCs w:val="32"/>
          <w:rtl/>
          <w:rPrChange w:id="280" w:author="nidal saleh" w:date="2025-06-14T11:10:00Z">
            <w:rPr>
              <w:rtl/>
            </w:rPr>
          </w:rPrChange>
        </w:rPr>
        <w:t xml:space="preserve"> </w:t>
      </w:r>
      <w:r w:rsidR="00E90407" w:rsidRPr="007F2ED9">
        <w:rPr>
          <w:sz w:val="32"/>
          <w:szCs w:val="32"/>
          <w:rtl/>
          <w:rPrChange w:id="281" w:author="nidal saleh" w:date="2025-06-14T11:10:00Z">
            <w:rPr>
              <w:rtl/>
            </w:rPr>
          </w:rPrChange>
        </w:rPr>
        <w:t>،</w:t>
      </w:r>
      <w:ins w:id="282" w:author="nidal saleh" w:date="2025-06-13T20:58:00Z">
        <w:r w:rsidR="00C6351B" w:rsidRPr="007F2ED9">
          <w:rPr>
            <w:sz w:val="32"/>
            <w:szCs w:val="32"/>
            <w:rtl/>
            <w:lang w:bidi="ar-SY"/>
            <w:rPrChange w:id="283" w:author="nidal saleh" w:date="2025-06-14T11:10:00Z">
              <w:rPr>
                <w:rtl/>
                <w:lang w:bidi="ar-SY"/>
              </w:rPr>
            </w:rPrChange>
          </w:rPr>
          <w:t xml:space="preserve"> </w:t>
        </w:r>
      </w:ins>
      <w:r w:rsidRPr="007F2ED9">
        <w:rPr>
          <w:sz w:val="32"/>
          <w:szCs w:val="32"/>
          <w:rtl/>
          <w:rPrChange w:id="284" w:author="nidal saleh" w:date="2025-06-14T11:10:00Z">
            <w:rPr>
              <w:rtl/>
            </w:rPr>
          </w:rPrChange>
        </w:rPr>
        <w:t xml:space="preserve">وإصدار تنبيهات فورية عبر الصوت، البريد الإلكتروني، وتطبيق </w:t>
      </w:r>
      <w:proofErr w:type="spellStart"/>
      <w:r w:rsidRPr="007F2ED9">
        <w:rPr>
          <w:sz w:val="32"/>
          <w:szCs w:val="32"/>
          <w:rtl/>
          <w:rPrChange w:id="285" w:author="nidal saleh" w:date="2025-06-14T11:10:00Z">
            <w:rPr>
              <w:rtl/>
            </w:rPr>
          </w:rPrChange>
        </w:rPr>
        <w:t>تيليجرام</w:t>
      </w:r>
      <w:proofErr w:type="spellEnd"/>
      <w:r w:rsidRPr="007F2ED9">
        <w:rPr>
          <w:sz w:val="32"/>
          <w:szCs w:val="32"/>
          <w:rtl/>
          <w:rPrChange w:id="286" w:author="nidal saleh" w:date="2025-06-14T11:10:00Z">
            <w:rPr>
              <w:rtl/>
            </w:rPr>
          </w:rPrChange>
        </w:rPr>
        <w:t>. كما يتضمن النظام واجهة مستخدم لتسجيل الحالات وعرض الإحصائيات وإنشاء تقارير يومية بصيغة نصية و</w:t>
      </w:r>
      <w:r w:rsidRPr="007F2ED9">
        <w:rPr>
          <w:sz w:val="32"/>
          <w:szCs w:val="32"/>
          <w:rPrChange w:id="287" w:author="nidal saleh" w:date="2025-06-14T11:10:00Z">
            <w:rPr/>
          </w:rPrChange>
        </w:rPr>
        <w:t>PDF</w:t>
      </w:r>
      <w:r w:rsidRPr="007F2ED9">
        <w:rPr>
          <w:sz w:val="32"/>
          <w:szCs w:val="32"/>
          <w:rtl/>
          <w:rPrChange w:id="288" w:author="nidal saleh" w:date="2025-06-14T11:10:00Z">
            <w:rPr>
              <w:rtl/>
            </w:rPr>
          </w:rPrChange>
        </w:rPr>
        <w:t>.</w:t>
      </w:r>
    </w:p>
    <w:p w14:paraId="50C2372E" w14:textId="77777777" w:rsidR="007C11CA" w:rsidRPr="007F2ED9" w:rsidRDefault="007C11CA" w:rsidP="007C11CA">
      <w:pPr>
        <w:pStyle w:val="NormalWeb"/>
        <w:bidi/>
        <w:rPr>
          <w:sz w:val="32"/>
          <w:szCs w:val="32"/>
          <w:rtl/>
          <w:rPrChange w:id="289" w:author="nidal saleh" w:date="2025-06-14T11:10:00Z">
            <w:rPr>
              <w:rtl/>
            </w:rPr>
          </w:rPrChange>
        </w:rPr>
      </w:pPr>
    </w:p>
    <w:p w14:paraId="5925D5FC" w14:textId="0B5C5266" w:rsidR="00BC09B0" w:rsidRPr="00537349" w:rsidRDefault="00BC09B0">
      <w:pPr>
        <w:pStyle w:val="Heading2"/>
        <w:bidi/>
        <w:rPr>
          <w:sz w:val="32"/>
          <w:szCs w:val="32"/>
          <w:rtl/>
          <w:lang w:bidi="ar-SY"/>
          <w:rPrChange w:id="290" w:author="nidal saleh" w:date="2025-06-14T12:31:00Z">
            <w:rPr>
              <w:rtl/>
              <w:lang w:bidi="ar-SY"/>
            </w:rPr>
          </w:rPrChange>
        </w:rPr>
        <w:pPrChange w:id="291" w:author="nidal saleh" w:date="2025-06-13T13:45:00Z">
          <w:pPr>
            <w:pStyle w:val="NormalWeb"/>
            <w:bidi/>
          </w:pPr>
        </w:pPrChange>
      </w:pPr>
      <w:bookmarkStart w:id="292" w:name="_Toc201131121"/>
      <w:r w:rsidRPr="00537349">
        <w:rPr>
          <w:rStyle w:val="Strong"/>
          <w:b w:val="0"/>
          <w:bCs w:val="0"/>
          <w:sz w:val="32"/>
          <w:szCs w:val="32"/>
          <w:rtl/>
          <w:rPrChange w:id="293" w:author="nidal saleh" w:date="2025-06-14T12:31:00Z">
            <w:rPr>
              <w:rStyle w:val="Strong"/>
              <w:rtl/>
            </w:rPr>
          </w:rPrChange>
        </w:rPr>
        <w:t>الأدوات والتقنيات المستخدمة</w:t>
      </w:r>
      <w:r w:rsidRPr="00537349">
        <w:rPr>
          <w:sz w:val="32"/>
          <w:szCs w:val="32"/>
          <w:rtl/>
          <w:rPrChange w:id="294" w:author="nidal saleh" w:date="2025-06-14T12:31:00Z">
            <w:rPr>
              <w:rtl/>
            </w:rPr>
          </w:rPrChange>
        </w:rPr>
        <w:t>:</w:t>
      </w:r>
      <w:bookmarkEnd w:id="292"/>
    </w:p>
    <w:p w14:paraId="1B8EFB8B" w14:textId="1AB4416A" w:rsidR="00BC09B0" w:rsidRPr="007F2ED9" w:rsidRDefault="00BC09B0">
      <w:pPr>
        <w:pStyle w:val="NormalWeb"/>
        <w:numPr>
          <w:ilvl w:val="0"/>
          <w:numId w:val="84"/>
        </w:numPr>
        <w:bidi/>
        <w:rPr>
          <w:sz w:val="32"/>
          <w:szCs w:val="32"/>
          <w:rPrChange w:id="295" w:author="nidal saleh" w:date="2025-06-14T11:10:00Z">
            <w:rPr/>
          </w:rPrChange>
        </w:rPr>
        <w:pPrChange w:id="296" w:author="nidal saleh" w:date="2025-06-18T09:11:00Z">
          <w:pPr>
            <w:pStyle w:val="NormalWeb"/>
            <w:numPr>
              <w:numId w:val="30"/>
            </w:numPr>
            <w:tabs>
              <w:tab w:val="num" w:pos="1440"/>
            </w:tabs>
            <w:bidi/>
            <w:ind w:left="1440" w:hanging="360"/>
          </w:pPr>
        </w:pPrChange>
      </w:pPr>
      <w:r w:rsidRPr="007F2ED9">
        <w:rPr>
          <w:rStyle w:val="Strong"/>
          <w:rFonts w:eastAsiaTheme="majorEastAsia"/>
          <w:sz w:val="32"/>
          <w:szCs w:val="32"/>
          <w:rPrChange w:id="297" w:author="nidal saleh" w:date="2025-06-14T11:10:00Z">
            <w:rPr>
              <w:rStyle w:val="Strong"/>
              <w:rFonts w:eastAsiaTheme="majorEastAsia"/>
            </w:rPr>
          </w:rPrChange>
        </w:rPr>
        <w:t>OpenCV</w:t>
      </w:r>
      <w:r w:rsidR="00294597" w:rsidRPr="007F2ED9">
        <w:rPr>
          <w:rStyle w:val="Strong"/>
          <w:rFonts w:eastAsiaTheme="majorEastAsia"/>
          <w:sz w:val="32"/>
          <w:szCs w:val="32"/>
          <w:rtl/>
          <w:rPrChange w:id="298" w:author="nidal saleh" w:date="2025-06-14T11:10:00Z">
            <w:rPr>
              <w:rStyle w:val="Strong"/>
              <w:rFonts w:eastAsiaTheme="majorEastAsia"/>
              <w:rtl/>
            </w:rPr>
          </w:rPrChange>
        </w:rPr>
        <w:t xml:space="preserve"> </w:t>
      </w:r>
      <w:r w:rsidR="00294597" w:rsidRPr="007F2ED9">
        <w:rPr>
          <w:sz w:val="32"/>
          <w:szCs w:val="32"/>
          <w:rPrChange w:id="299" w:author="nidal saleh" w:date="2025-06-14T11:10:00Z">
            <w:rPr/>
          </w:rPrChange>
        </w:rPr>
        <w:t>:</w:t>
      </w:r>
      <w:r w:rsidRPr="007F2ED9">
        <w:rPr>
          <w:sz w:val="32"/>
          <w:szCs w:val="32"/>
          <w:rtl/>
          <w:rPrChange w:id="300" w:author="nidal saleh" w:date="2025-06-14T11:10:00Z">
            <w:rPr>
              <w:rtl/>
            </w:rPr>
          </w:rPrChange>
        </w:rPr>
        <w:t>لمعالجة الصور</w:t>
      </w:r>
      <w:r w:rsidRPr="007F2ED9">
        <w:rPr>
          <w:sz w:val="32"/>
          <w:szCs w:val="32"/>
          <w:rPrChange w:id="301" w:author="nidal saleh" w:date="2025-06-14T11:10:00Z">
            <w:rPr/>
          </w:rPrChange>
        </w:rPr>
        <w:t>.</w:t>
      </w:r>
    </w:p>
    <w:p w14:paraId="4629B2D7" w14:textId="5488AF27" w:rsidR="00294597" w:rsidRPr="007F2ED9" w:rsidRDefault="00294597">
      <w:pPr>
        <w:pStyle w:val="NormalWeb"/>
        <w:numPr>
          <w:ilvl w:val="0"/>
          <w:numId w:val="84"/>
        </w:numPr>
        <w:bidi/>
        <w:rPr>
          <w:sz w:val="32"/>
          <w:szCs w:val="32"/>
          <w:rtl/>
          <w:rPrChange w:id="302" w:author="nidal saleh" w:date="2025-06-14T11:10:00Z">
            <w:rPr>
              <w:rtl/>
            </w:rPr>
          </w:rPrChange>
        </w:rPr>
        <w:pPrChange w:id="303" w:author="nidal saleh" w:date="2025-06-18T09:11:00Z">
          <w:pPr>
            <w:pStyle w:val="NormalWeb"/>
            <w:numPr>
              <w:numId w:val="30"/>
            </w:numPr>
            <w:tabs>
              <w:tab w:val="num" w:pos="1440"/>
            </w:tabs>
            <w:bidi/>
            <w:ind w:left="1440" w:hanging="360"/>
          </w:pPr>
        </w:pPrChange>
      </w:pPr>
      <w:r w:rsidRPr="007F2ED9">
        <w:rPr>
          <w:sz w:val="32"/>
          <w:szCs w:val="32"/>
          <w:rPrChange w:id="304" w:author="nidal saleh" w:date="2025-06-14T11:10:00Z">
            <w:rPr/>
          </w:rPrChange>
        </w:rPr>
        <w:t>:</w:t>
      </w:r>
      <w:r w:rsidRPr="007F2ED9">
        <w:rPr>
          <w:b/>
          <w:bCs/>
          <w:sz w:val="32"/>
          <w:szCs w:val="32"/>
          <w:rPrChange w:id="305" w:author="nidal saleh" w:date="2025-06-14T11:10:00Z">
            <w:rPr>
              <w:b/>
              <w:bCs/>
            </w:rPr>
          </w:rPrChange>
        </w:rPr>
        <w:t xml:space="preserve"> </w:t>
      </w:r>
      <w:proofErr w:type="spellStart"/>
      <w:r w:rsidRPr="007F2ED9">
        <w:rPr>
          <w:b/>
          <w:bCs/>
          <w:sz w:val="32"/>
          <w:szCs w:val="32"/>
          <w:rPrChange w:id="306" w:author="nidal saleh" w:date="2025-06-14T11:10:00Z">
            <w:rPr>
              <w:b/>
              <w:bCs/>
            </w:rPr>
          </w:rPrChange>
        </w:rPr>
        <w:t>Dlib</w:t>
      </w:r>
      <w:proofErr w:type="spellEnd"/>
      <w:r w:rsidRPr="007F2ED9">
        <w:rPr>
          <w:sz w:val="32"/>
          <w:szCs w:val="32"/>
          <w:rtl/>
          <w:rPrChange w:id="307" w:author="nidal saleh" w:date="2025-06-14T11:10:00Z">
            <w:rPr>
              <w:rtl/>
            </w:rPr>
          </w:rPrChange>
        </w:rPr>
        <w:t xml:space="preserve"> اكتشاف معالم الوجه.</w:t>
      </w:r>
    </w:p>
    <w:p w14:paraId="1312DBB9" w14:textId="32888785" w:rsidR="00294597" w:rsidRPr="007F2ED9" w:rsidRDefault="00294597">
      <w:pPr>
        <w:pStyle w:val="NormalWeb"/>
        <w:numPr>
          <w:ilvl w:val="0"/>
          <w:numId w:val="84"/>
        </w:numPr>
        <w:bidi/>
        <w:rPr>
          <w:rStyle w:val="Strong"/>
          <w:b w:val="0"/>
          <w:bCs w:val="0"/>
          <w:sz w:val="32"/>
          <w:szCs w:val="32"/>
          <w:rPrChange w:id="308" w:author="nidal saleh" w:date="2025-06-14T11:10:00Z">
            <w:rPr>
              <w:rStyle w:val="Strong"/>
              <w:b w:val="0"/>
              <w:bCs w:val="0"/>
            </w:rPr>
          </w:rPrChange>
        </w:rPr>
        <w:pPrChange w:id="309" w:author="nidal saleh" w:date="2025-06-18T09:11:00Z">
          <w:pPr>
            <w:pStyle w:val="NormalWeb"/>
            <w:numPr>
              <w:numId w:val="30"/>
            </w:numPr>
            <w:tabs>
              <w:tab w:val="num" w:pos="1440"/>
            </w:tabs>
            <w:bidi/>
            <w:ind w:left="1440" w:hanging="360"/>
          </w:pPr>
        </w:pPrChange>
      </w:pPr>
      <w:r w:rsidRPr="007F2ED9">
        <w:rPr>
          <w:sz w:val="32"/>
          <w:szCs w:val="32"/>
          <w:rPrChange w:id="310" w:author="nidal saleh" w:date="2025-06-14T11:10:00Z">
            <w:rPr>
              <w:b/>
              <w:bCs/>
            </w:rPr>
          </w:rPrChange>
        </w:rPr>
        <w:t xml:space="preserve">: </w:t>
      </w:r>
      <w:r w:rsidRPr="007F2ED9">
        <w:rPr>
          <w:rStyle w:val="Strong"/>
          <w:rFonts w:eastAsiaTheme="majorEastAsia"/>
          <w:sz w:val="32"/>
          <w:szCs w:val="32"/>
          <w:lang w:bidi="ar-SY"/>
          <w:rPrChange w:id="311" w:author="nidal saleh" w:date="2025-06-14T11:10:00Z">
            <w:rPr>
              <w:rStyle w:val="Strong"/>
              <w:rFonts w:eastAsiaTheme="majorEastAsia"/>
              <w:lang w:bidi="ar-SY"/>
            </w:rPr>
          </w:rPrChange>
        </w:rPr>
        <w:t xml:space="preserve"> </w:t>
      </w:r>
      <w:proofErr w:type="spellStart"/>
      <w:r w:rsidRPr="007F2ED9">
        <w:rPr>
          <w:rStyle w:val="Strong"/>
          <w:rFonts w:eastAsiaTheme="majorEastAsia"/>
          <w:sz w:val="32"/>
          <w:szCs w:val="32"/>
          <w:lang w:bidi="ar-SY"/>
          <w:rPrChange w:id="312" w:author="nidal saleh" w:date="2025-06-14T11:10:00Z">
            <w:rPr>
              <w:rStyle w:val="Strong"/>
              <w:rFonts w:eastAsiaTheme="majorEastAsia"/>
              <w:lang w:bidi="ar-SY"/>
            </w:rPr>
          </w:rPrChange>
        </w:rPr>
        <w:t>mediapipe</w:t>
      </w:r>
      <w:proofErr w:type="spellEnd"/>
      <w:r w:rsidRPr="007F2ED9">
        <w:rPr>
          <w:sz w:val="32"/>
          <w:szCs w:val="32"/>
          <w:rtl/>
          <w:rPrChange w:id="313" w:author="nidal saleh" w:date="2025-06-14T11:10:00Z">
            <w:rPr>
              <w:rtl/>
            </w:rPr>
          </w:rPrChange>
        </w:rPr>
        <w:t xml:space="preserve">اكتشاف معالم </w:t>
      </w:r>
      <w:r w:rsidRPr="007F2ED9">
        <w:rPr>
          <w:rFonts w:hint="eastAsia"/>
          <w:sz w:val="32"/>
          <w:szCs w:val="32"/>
          <w:rtl/>
          <w:rPrChange w:id="314" w:author="nidal saleh" w:date="2025-06-14T11:10:00Z">
            <w:rPr>
              <w:rFonts w:hint="eastAsia"/>
              <w:rtl/>
            </w:rPr>
          </w:rPrChange>
        </w:rPr>
        <w:t>اليد</w:t>
      </w:r>
      <w:r w:rsidRPr="007F2ED9">
        <w:rPr>
          <w:sz w:val="32"/>
          <w:szCs w:val="32"/>
          <w:rPrChange w:id="315" w:author="nidal saleh" w:date="2025-06-14T11:10:00Z">
            <w:rPr/>
          </w:rPrChange>
        </w:rPr>
        <w:t>.</w:t>
      </w:r>
    </w:p>
    <w:p w14:paraId="5754B28D" w14:textId="23D8D153" w:rsidR="00BC09B0" w:rsidRPr="007F2ED9" w:rsidRDefault="00294597">
      <w:pPr>
        <w:pStyle w:val="NormalWeb"/>
        <w:numPr>
          <w:ilvl w:val="0"/>
          <w:numId w:val="84"/>
        </w:numPr>
        <w:bidi/>
        <w:rPr>
          <w:sz w:val="32"/>
          <w:szCs w:val="32"/>
          <w:rPrChange w:id="316" w:author="nidal saleh" w:date="2025-06-14T11:10:00Z">
            <w:rPr/>
          </w:rPrChange>
        </w:rPr>
        <w:pPrChange w:id="317" w:author="nidal saleh" w:date="2025-06-18T09:11:00Z">
          <w:pPr>
            <w:pStyle w:val="NormalWeb"/>
            <w:numPr>
              <w:numId w:val="30"/>
            </w:numPr>
            <w:tabs>
              <w:tab w:val="num" w:pos="1440"/>
            </w:tabs>
            <w:bidi/>
            <w:ind w:left="1440" w:hanging="360"/>
          </w:pPr>
        </w:pPrChange>
      </w:pPr>
      <w:r w:rsidRPr="007F2ED9">
        <w:rPr>
          <w:sz w:val="32"/>
          <w:szCs w:val="32"/>
          <w:rPrChange w:id="318" w:author="nidal saleh" w:date="2025-06-14T11:10:00Z">
            <w:rPr/>
          </w:rPrChange>
        </w:rPr>
        <w:t>:</w:t>
      </w:r>
      <w:proofErr w:type="spellStart"/>
      <w:r w:rsidR="00BC09B0" w:rsidRPr="007F2ED9">
        <w:rPr>
          <w:rStyle w:val="Strong"/>
          <w:rFonts w:eastAsiaTheme="majorEastAsia"/>
          <w:sz w:val="32"/>
          <w:szCs w:val="32"/>
          <w:rPrChange w:id="319" w:author="nidal saleh" w:date="2025-06-14T11:10:00Z">
            <w:rPr>
              <w:rStyle w:val="Strong"/>
              <w:rFonts w:eastAsiaTheme="majorEastAsia"/>
            </w:rPr>
          </w:rPrChange>
        </w:rPr>
        <w:t>Pygame</w:t>
      </w:r>
      <w:proofErr w:type="spellEnd"/>
      <w:r w:rsidR="00BC09B0" w:rsidRPr="007F2ED9">
        <w:rPr>
          <w:sz w:val="32"/>
          <w:szCs w:val="32"/>
          <w:rPrChange w:id="320" w:author="nidal saleh" w:date="2025-06-14T11:10:00Z">
            <w:rPr/>
          </w:rPrChange>
        </w:rPr>
        <w:t xml:space="preserve"> </w:t>
      </w:r>
      <w:r w:rsidR="00BC09B0" w:rsidRPr="007F2ED9">
        <w:rPr>
          <w:sz w:val="32"/>
          <w:szCs w:val="32"/>
          <w:rtl/>
          <w:rPrChange w:id="321" w:author="nidal saleh" w:date="2025-06-14T11:10:00Z">
            <w:rPr>
              <w:rtl/>
            </w:rPr>
          </w:rPrChange>
        </w:rPr>
        <w:t>لتشغيل التنبيهات الصوتية</w:t>
      </w:r>
      <w:r w:rsidR="00BC09B0" w:rsidRPr="007F2ED9">
        <w:rPr>
          <w:sz w:val="32"/>
          <w:szCs w:val="32"/>
          <w:rPrChange w:id="322" w:author="nidal saleh" w:date="2025-06-14T11:10:00Z">
            <w:rPr/>
          </w:rPrChange>
        </w:rPr>
        <w:t>.</w:t>
      </w:r>
    </w:p>
    <w:p w14:paraId="6752A7C2" w14:textId="4529FD9C" w:rsidR="00BC09B0" w:rsidRPr="007F2ED9" w:rsidRDefault="00294597">
      <w:pPr>
        <w:pStyle w:val="NormalWeb"/>
        <w:numPr>
          <w:ilvl w:val="0"/>
          <w:numId w:val="84"/>
        </w:numPr>
        <w:bidi/>
        <w:rPr>
          <w:sz w:val="32"/>
          <w:szCs w:val="32"/>
          <w:rPrChange w:id="323" w:author="nidal saleh" w:date="2025-06-14T11:10:00Z">
            <w:rPr/>
          </w:rPrChange>
        </w:rPr>
        <w:pPrChange w:id="324" w:author="nidal saleh" w:date="2025-06-18T09:11:00Z">
          <w:pPr>
            <w:pStyle w:val="NormalWeb"/>
            <w:numPr>
              <w:numId w:val="30"/>
            </w:numPr>
            <w:tabs>
              <w:tab w:val="num" w:pos="1440"/>
            </w:tabs>
            <w:bidi/>
            <w:ind w:left="1440" w:hanging="360"/>
          </w:pPr>
        </w:pPrChange>
      </w:pPr>
      <w:r w:rsidRPr="007F2ED9">
        <w:rPr>
          <w:rStyle w:val="Strong"/>
          <w:rFonts w:eastAsiaTheme="majorEastAsia"/>
          <w:sz w:val="32"/>
          <w:szCs w:val="32"/>
          <w:rPrChange w:id="325" w:author="nidal saleh" w:date="2025-06-14T11:10:00Z">
            <w:rPr>
              <w:rStyle w:val="Strong"/>
              <w:rFonts w:eastAsiaTheme="majorEastAsia"/>
            </w:rPr>
          </w:rPrChange>
        </w:rPr>
        <w:t xml:space="preserve"> </w:t>
      </w:r>
      <w:r w:rsidRPr="007F2ED9">
        <w:rPr>
          <w:sz w:val="32"/>
          <w:szCs w:val="32"/>
          <w:rPrChange w:id="326" w:author="nidal saleh" w:date="2025-06-14T11:10:00Z">
            <w:rPr/>
          </w:rPrChange>
        </w:rPr>
        <w:t>:</w:t>
      </w:r>
      <w:r w:rsidR="00BC09B0" w:rsidRPr="007F2ED9">
        <w:rPr>
          <w:rStyle w:val="Strong"/>
          <w:rFonts w:eastAsiaTheme="majorEastAsia"/>
          <w:sz w:val="32"/>
          <w:szCs w:val="32"/>
          <w:rPrChange w:id="327" w:author="nidal saleh" w:date="2025-06-14T11:10:00Z">
            <w:rPr>
              <w:rStyle w:val="Strong"/>
              <w:rFonts w:eastAsiaTheme="majorEastAsia"/>
            </w:rPr>
          </w:rPrChange>
        </w:rPr>
        <w:t>SQLite</w:t>
      </w:r>
      <w:r w:rsidR="00BC09B0" w:rsidRPr="007F2ED9">
        <w:rPr>
          <w:sz w:val="32"/>
          <w:szCs w:val="32"/>
          <w:rPrChange w:id="328" w:author="nidal saleh" w:date="2025-06-14T11:10:00Z">
            <w:rPr/>
          </w:rPrChange>
        </w:rPr>
        <w:t xml:space="preserve"> </w:t>
      </w:r>
      <w:r w:rsidR="00BC09B0" w:rsidRPr="007F2ED9">
        <w:rPr>
          <w:sz w:val="32"/>
          <w:szCs w:val="32"/>
          <w:rtl/>
          <w:rPrChange w:id="329" w:author="nidal saleh" w:date="2025-06-14T11:10:00Z">
            <w:rPr>
              <w:rtl/>
            </w:rPr>
          </w:rPrChange>
        </w:rPr>
        <w:t>لتخزين بيانات التشتت</w:t>
      </w:r>
      <w:r w:rsidR="00BC09B0" w:rsidRPr="007F2ED9">
        <w:rPr>
          <w:sz w:val="32"/>
          <w:szCs w:val="32"/>
          <w:rPrChange w:id="330" w:author="nidal saleh" w:date="2025-06-14T11:10:00Z">
            <w:rPr/>
          </w:rPrChange>
        </w:rPr>
        <w:t>.</w:t>
      </w:r>
    </w:p>
    <w:p w14:paraId="68FAA3D4" w14:textId="015F8EC0" w:rsidR="00BC09B0" w:rsidRPr="007F2ED9" w:rsidRDefault="00BC09B0">
      <w:pPr>
        <w:pStyle w:val="NormalWeb"/>
        <w:numPr>
          <w:ilvl w:val="0"/>
          <w:numId w:val="84"/>
        </w:numPr>
        <w:bidi/>
        <w:rPr>
          <w:sz w:val="32"/>
          <w:szCs w:val="32"/>
          <w:rPrChange w:id="331" w:author="nidal saleh" w:date="2025-06-14T11:10:00Z">
            <w:rPr/>
          </w:rPrChange>
        </w:rPr>
        <w:pPrChange w:id="332" w:author="nidal saleh" w:date="2025-06-18T09:11:00Z">
          <w:pPr>
            <w:pStyle w:val="NormalWeb"/>
            <w:numPr>
              <w:numId w:val="30"/>
            </w:numPr>
            <w:tabs>
              <w:tab w:val="num" w:pos="1440"/>
            </w:tabs>
            <w:bidi/>
            <w:ind w:left="1440" w:hanging="360"/>
          </w:pPr>
        </w:pPrChange>
      </w:pPr>
      <w:proofErr w:type="spellStart"/>
      <w:r w:rsidRPr="007F2ED9">
        <w:rPr>
          <w:rStyle w:val="Strong"/>
          <w:rFonts w:eastAsiaTheme="majorEastAsia"/>
          <w:sz w:val="32"/>
          <w:szCs w:val="32"/>
          <w:rPrChange w:id="333" w:author="nidal saleh" w:date="2025-06-14T11:10:00Z">
            <w:rPr>
              <w:rStyle w:val="Strong"/>
              <w:rFonts w:eastAsiaTheme="majorEastAsia"/>
            </w:rPr>
          </w:rPrChange>
        </w:rPr>
        <w:t>ReportLab</w:t>
      </w:r>
      <w:proofErr w:type="spellEnd"/>
      <w:r w:rsidRPr="007F2ED9">
        <w:rPr>
          <w:sz w:val="32"/>
          <w:szCs w:val="32"/>
          <w:rPrChange w:id="334" w:author="nidal saleh" w:date="2025-06-14T11:10:00Z">
            <w:rPr/>
          </w:rPrChange>
        </w:rPr>
        <w:t xml:space="preserve"> </w:t>
      </w:r>
      <w:r w:rsidR="00294597" w:rsidRPr="007F2ED9">
        <w:rPr>
          <w:sz w:val="32"/>
          <w:szCs w:val="32"/>
          <w:rtl/>
          <w:lang w:bidi="ar-SY"/>
          <w:rPrChange w:id="335" w:author="nidal saleh" w:date="2025-06-14T11:10:00Z">
            <w:rPr>
              <w:rtl/>
              <w:lang w:bidi="ar-SY"/>
            </w:rPr>
          </w:rPrChange>
        </w:rPr>
        <w:t xml:space="preserve"> </w:t>
      </w:r>
      <w:r w:rsidR="00294597" w:rsidRPr="007F2ED9">
        <w:rPr>
          <w:sz w:val="32"/>
          <w:szCs w:val="32"/>
          <w:rPrChange w:id="336" w:author="nidal saleh" w:date="2025-06-14T11:10:00Z">
            <w:rPr/>
          </w:rPrChange>
        </w:rPr>
        <w:t>:</w:t>
      </w:r>
      <w:r w:rsidRPr="007F2ED9">
        <w:rPr>
          <w:sz w:val="32"/>
          <w:szCs w:val="32"/>
          <w:rtl/>
          <w:rPrChange w:id="337" w:author="nidal saleh" w:date="2025-06-14T11:10:00Z">
            <w:rPr>
              <w:rtl/>
            </w:rPr>
          </w:rPrChange>
        </w:rPr>
        <w:t>لإنشاء تقارير</w:t>
      </w:r>
      <w:r w:rsidRPr="007F2ED9">
        <w:rPr>
          <w:sz w:val="32"/>
          <w:szCs w:val="32"/>
          <w:rPrChange w:id="338" w:author="nidal saleh" w:date="2025-06-14T11:10:00Z">
            <w:rPr/>
          </w:rPrChange>
        </w:rPr>
        <w:t xml:space="preserve"> </w:t>
      </w:r>
      <w:ins w:id="339" w:author="nidal saleh" w:date="2025-06-14T11:10:00Z">
        <w:r w:rsidR="007F2ED9">
          <w:rPr>
            <w:sz w:val="32"/>
            <w:szCs w:val="32"/>
          </w:rPr>
          <w:t>.</w:t>
        </w:r>
      </w:ins>
      <w:r w:rsidRPr="007F2ED9">
        <w:rPr>
          <w:sz w:val="32"/>
          <w:szCs w:val="32"/>
          <w:rPrChange w:id="340" w:author="nidal saleh" w:date="2025-06-14T11:10:00Z">
            <w:rPr/>
          </w:rPrChange>
        </w:rPr>
        <w:t>PDF</w:t>
      </w:r>
      <w:del w:id="341" w:author="nidal saleh" w:date="2025-06-14T11:10:00Z">
        <w:r w:rsidRPr="007F2ED9" w:rsidDel="007F2ED9">
          <w:rPr>
            <w:sz w:val="32"/>
            <w:szCs w:val="32"/>
            <w:rPrChange w:id="342" w:author="nidal saleh" w:date="2025-06-14T11:10:00Z">
              <w:rPr/>
            </w:rPrChange>
          </w:rPr>
          <w:delText>.</w:delText>
        </w:r>
      </w:del>
    </w:p>
    <w:p w14:paraId="726BDA7F" w14:textId="313EEBBD" w:rsidR="00BC09B0" w:rsidRPr="007F2ED9" w:rsidRDefault="00BC09B0">
      <w:pPr>
        <w:pStyle w:val="NormalWeb"/>
        <w:numPr>
          <w:ilvl w:val="0"/>
          <w:numId w:val="84"/>
        </w:numPr>
        <w:bidi/>
        <w:rPr>
          <w:sz w:val="32"/>
          <w:szCs w:val="32"/>
          <w:rPrChange w:id="343" w:author="nidal saleh" w:date="2025-06-14T11:10:00Z">
            <w:rPr/>
          </w:rPrChange>
        </w:rPr>
        <w:pPrChange w:id="344" w:author="nidal saleh" w:date="2025-06-18T09:11:00Z">
          <w:pPr>
            <w:pStyle w:val="NormalWeb"/>
            <w:numPr>
              <w:numId w:val="30"/>
            </w:numPr>
            <w:tabs>
              <w:tab w:val="num" w:pos="1440"/>
            </w:tabs>
            <w:bidi/>
            <w:ind w:left="1440" w:hanging="360"/>
          </w:pPr>
        </w:pPrChange>
      </w:pPr>
      <w:proofErr w:type="spellStart"/>
      <w:r w:rsidRPr="007F2ED9">
        <w:rPr>
          <w:rStyle w:val="Strong"/>
          <w:rFonts w:eastAsiaTheme="majorEastAsia"/>
          <w:sz w:val="32"/>
          <w:szCs w:val="32"/>
          <w:rPrChange w:id="345" w:author="nidal saleh" w:date="2025-06-14T11:10:00Z">
            <w:rPr>
              <w:rStyle w:val="Strong"/>
              <w:rFonts w:eastAsiaTheme="majorEastAsia"/>
            </w:rPr>
          </w:rPrChange>
        </w:rPr>
        <w:t>Tkinter</w:t>
      </w:r>
      <w:proofErr w:type="spellEnd"/>
      <w:r w:rsidR="00294597" w:rsidRPr="007F2ED9">
        <w:rPr>
          <w:sz w:val="32"/>
          <w:szCs w:val="32"/>
          <w:rtl/>
          <w:rPrChange w:id="346" w:author="nidal saleh" w:date="2025-06-14T11:10:00Z">
            <w:rPr>
              <w:rtl/>
            </w:rPr>
          </w:rPrChange>
        </w:rPr>
        <w:t xml:space="preserve"> </w:t>
      </w:r>
      <w:r w:rsidR="00294597" w:rsidRPr="007F2ED9">
        <w:rPr>
          <w:sz w:val="32"/>
          <w:szCs w:val="32"/>
          <w:rPrChange w:id="347" w:author="nidal saleh" w:date="2025-06-14T11:10:00Z">
            <w:rPr/>
          </w:rPrChange>
        </w:rPr>
        <w:t xml:space="preserve">: </w:t>
      </w:r>
      <w:r w:rsidRPr="007F2ED9">
        <w:rPr>
          <w:sz w:val="32"/>
          <w:szCs w:val="32"/>
          <w:rtl/>
          <w:rPrChange w:id="348" w:author="nidal saleh" w:date="2025-06-14T11:10:00Z">
            <w:rPr>
              <w:rtl/>
            </w:rPr>
          </w:rPrChange>
        </w:rPr>
        <w:t>لواجهة المستخدم الرسومية</w:t>
      </w:r>
      <w:r w:rsidRPr="007F2ED9">
        <w:rPr>
          <w:sz w:val="32"/>
          <w:szCs w:val="32"/>
          <w:rPrChange w:id="349" w:author="nidal saleh" w:date="2025-06-14T11:10:00Z">
            <w:rPr/>
          </w:rPrChange>
        </w:rPr>
        <w:t>.</w:t>
      </w:r>
    </w:p>
    <w:p w14:paraId="2EAA3C37" w14:textId="2FE2342F" w:rsidR="00BC09B0" w:rsidRPr="007F2ED9" w:rsidRDefault="00294597">
      <w:pPr>
        <w:pStyle w:val="NormalWeb"/>
        <w:numPr>
          <w:ilvl w:val="0"/>
          <w:numId w:val="84"/>
        </w:numPr>
        <w:bidi/>
        <w:rPr>
          <w:sz w:val="32"/>
          <w:szCs w:val="32"/>
          <w:rPrChange w:id="350" w:author="nidal saleh" w:date="2025-06-14T11:10:00Z">
            <w:rPr/>
          </w:rPrChange>
        </w:rPr>
        <w:pPrChange w:id="351" w:author="nidal saleh" w:date="2025-06-18T09:11:00Z">
          <w:pPr>
            <w:pStyle w:val="NormalWeb"/>
            <w:numPr>
              <w:numId w:val="30"/>
            </w:numPr>
            <w:tabs>
              <w:tab w:val="num" w:pos="1440"/>
            </w:tabs>
            <w:bidi/>
            <w:ind w:left="1440" w:hanging="360"/>
          </w:pPr>
        </w:pPrChange>
      </w:pPr>
      <w:r w:rsidRPr="007F2ED9">
        <w:rPr>
          <w:rStyle w:val="Strong"/>
          <w:rFonts w:eastAsiaTheme="majorEastAsia"/>
          <w:sz w:val="32"/>
          <w:szCs w:val="32"/>
          <w:rPrChange w:id="352" w:author="nidal saleh" w:date="2025-06-14T11:10:00Z">
            <w:rPr>
              <w:rStyle w:val="Strong"/>
              <w:rFonts w:eastAsiaTheme="majorEastAsia"/>
            </w:rPr>
          </w:rPrChange>
        </w:rPr>
        <w:t xml:space="preserve"> </w:t>
      </w:r>
      <w:r w:rsidRPr="007F2ED9">
        <w:rPr>
          <w:sz w:val="32"/>
          <w:szCs w:val="32"/>
          <w:rPrChange w:id="353" w:author="nidal saleh" w:date="2025-06-14T11:10:00Z">
            <w:rPr/>
          </w:rPrChange>
        </w:rPr>
        <w:t>:</w:t>
      </w:r>
      <w:r w:rsidR="00BC09B0" w:rsidRPr="007F2ED9">
        <w:rPr>
          <w:rStyle w:val="Strong"/>
          <w:rFonts w:eastAsiaTheme="majorEastAsia"/>
          <w:sz w:val="32"/>
          <w:szCs w:val="32"/>
          <w:rPrChange w:id="354" w:author="nidal saleh" w:date="2025-06-14T11:10:00Z">
            <w:rPr>
              <w:rStyle w:val="Strong"/>
              <w:rFonts w:eastAsiaTheme="majorEastAsia"/>
            </w:rPr>
          </w:rPrChange>
        </w:rPr>
        <w:t>Requests</w:t>
      </w:r>
      <w:r w:rsidR="00BC09B0" w:rsidRPr="007F2ED9">
        <w:rPr>
          <w:sz w:val="32"/>
          <w:szCs w:val="32"/>
          <w:rPrChange w:id="355" w:author="nidal saleh" w:date="2025-06-14T11:10:00Z">
            <w:rPr/>
          </w:rPrChange>
        </w:rPr>
        <w:t xml:space="preserve"> </w:t>
      </w:r>
      <w:r w:rsidR="00BC09B0" w:rsidRPr="007F2ED9">
        <w:rPr>
          <w:sz w:val="32"/>
          <w:szCs w:val="32"/>
          <w:rtl/>
          <w:rPrChange w:id="356" w:author="nidal saleh" w:date="2025-06-14T11:10:00Z">
            <w:rPr>
              <w:rtl/>
            </w:rPr>
          </w:rPrChange>
        </w:rPr>
        <w:t xml:space="preserve">للحصول على الموقع الجغرافي وإرسال الإشعارات عبر </w:t>
      </w:r>
      <w:proofErr w:type="spellStart"/>
      <w:r w:rsidR="00BC09B0" w:rsidRPr="007F2ED9">
        <w:rPr>
          <w:sz w:val="32"/>
          <w:szCs w:val="32"/>
          <w:rtl/>
          <w:rPrChange w:id="357" w:author="nidal saleh" w:date="2025-06-14T11:10:00Z">
            <w:rPr>
              <w:rtl/>
            </w:rPr>
          </w:rPrChange>
        </w:rPr>
        <w:t>تيليجرام</w:t>
      </w:r>
      <w:proofErr w:type="spellEnd"/>
      <w:r w:rsidR="00BC09B0" w:rsidRPr="007F2ED9">
        <w:rPr>
          <w:sz w:val="32"/>
          <w:szCs w:val="32"/>
          <w:rPrChange w:id="358" w:author="nidal saleh" w:date="2025-06-14T11:10:00Z">
            <w:rPr/>
          </w:rPrChange>
        </w:rPr>
        <w:t>.</w:t>
      </w:r>
    </w:p>
    <w:p w14:paraId="53D4CA0B" w14:textId="5A08718F" w:rsidR="00BC09B0" w:rsidRDefault="00294597" w:rsidP="007C11CA">
      <w:pPr>
        <w:pStyle w:val="NormalWeb"/>
        <w:numPr>
          <w:ilvl w:val="0"/>
          <w:numId w:val="84"/>
        </w:numPr>
        <w:bidi/>
        <w:rPr>
          <w:ins w:id="359" w:author="nidal saleh" w:date="2025-06-18T09:12:00Z"/>
          <w:sz w:val="32"/>
          <w:szCs w:val="32"/>
        </w:rPr>
      </w:pPr>
      <w:r w:rsidRPr="007F2ED9">
        <w:rPr>
          <w:rStyle w:val="Strong"/>
          <w:rFonts w:eastAsiaTheme="majorEastAsia"/>
          <w:sz w:val="32"/>
          <w:szCs w:val="32"/>
          <w:rPrChange w:id="360" w:author="nidal saleh" w:date="2025-06-14T11:10:00Z">
            <w:rPr>
              <w:rStyle w:val="Strong"/>
              <w:rFonts w:eastAsiaTheme="majorEastAsia"/>
            </w:rPr>
          </w:rPrChange>
        </w:rPr>
        <w:t xml:space="preserve"> </w:t>
      </w:r>
      <w:r w:rsidRPr="007F2ED9">
        <w:rPr>
          <w:sz w:val="32"/>
          <w:szCs w:val="32"/>
          <w:rPrChange w:id="361" w:author="nidal saleh" w:date="2025-06-14T11:10:00Z">
            <w:rPr/>
          </w:rPrChange>
        </w:rPr>
        <w:t xml:space="preserve">: </w:t>
      </w:r>
      <w:r w:rsidR="00BC09B0" w:rsidRPr="007F2ED9">
        <w:rPr>
          <w:rStyle w:val="Strong"/>
          <w:rFonts w:eastAsiaTheme="majorEastAsia"/>
          <w:sz w:val="32"/>
          <w:szCs w:val="32"/>
          <w:rPrChange w:id="362" w:author="nidal saleh" w:date="2025-06-14T11:10:00Z">
            <w:rPr>
              <w:rStyle w:val="Strong"/>
              <w:rFonts w:eastAsiaTheme="majorEastAsia"/>
            </w:rPr>
          </w:rPrChange>
        </w:rPr>
        <w:t>SMTP</w:t>
      </w:r>
      <w:r w:rsidR="00BC09B0" w:rsidRPr="007F2ED9">
        <w:rPr>
          <w:sz w:val="32"/>
          <w:szCs w:val="32"/>
          <w:rtl/>
          <w:rPrChange w:id="363" w:author="nidal saleh" w:date="2025-06-14T11:10:00Z">
            <w:rPr>
              <w:rtl/>
            </w:rPr>
          </w:rPrChange>
        </w:rPr>
        <w:t>لإرسال إشعارات البريد الإلكتروني</w:t>
      </w:r>
      <w:r w:rsidR="00BC09B0" w:rsidRPr="007F2ED9">
        <w:rPr>
          <w:sz w:val="32"/>
          <w:szCs w:val="32"/>
          <w:rPrChange w:id="364" w:author="nidal saleh" w:date="2025-06-14T11:10:00Z">
            <w:rPr/>
          </w:rPrChange>
        </w:rPr>
        <w:t>.</w:t>
      </w:r>
    </w:p>
    <w:p w14:paraId="4FF65EF8" w14:textId="77777777" w:rsidR="007C11CA" w:rsidRPr="007F2ED9" w:rsidRDefault="007C11CA">
      <w:pPr>
        <w:pStyle w:val="NormalWeb"/>
        <w:bidi/>
        <w:ind w:left="1440"/>
        <w:rPr>
          <w:sz w:val="32"/>
          <w:szCs w:val="32"/>
          <w:rPrChange w:id="365" w:author="nidal saleh" w:date="2025-06-14T11:10:00Z">
            <w:rPr/>
          </w:rPrChange>
        </w:rPr>
        <w:pPrChange w:id="366" w:author="nidal saleh" w:date="2025-06-18T09:12:00Z">
          <w:pPr>
            <w:pStyle w:val="NormalWeb"/>
            <w:numPr>
              <w:numId w:val="30"/>
            </w:numPr>
            <w:tabs>
              <w:tab w:val="num" w:pos="1440"/>
            </w:tabs>
            <w:bidi/>
            <w:ind w:left="1440" w:hanging="360"/>
          </w:pPr>
        </w:pPrChange>
      </w:pPr>
    </w:p>
    <w:p w14:paraId="4ACFE473" w14:textId="72F9F9A7" w:rsidR="009C4B42" w:rsidRPr="007C11CA" w:rsidRDefault="00BC09B0">
      <w:pPr>
        <w:pStyle w:val="Heading2"/>
        <w:bidi/>
        <w:rPr>
          <w:ins w:id="367" w:author="nidal saleh" w:date="2025-06-13T13:46:00Z"/>
          <w:sz w:val="32"/>
          <w:szCs w:val="32"/>
          <w:rtl/>
          <w:rPrChange w:id="368" w:author="nidal saleh" w:date="2025-06-18T09:10:00Z">
            <w:rPr>
              <w:ins w:id="369" w:author="nidal saleh" w:date="2025-06-13T13:46:00Z"/>
              <w:rtl/>
            </w:rPr>
          </w:rPrChange>
        </w:rPr>
        <w:pPrChange w:id="370" w:author="nidal saleh" w:date="2025-06-13T13:46:00Z">
          <w:pPr>
            <w:pStyle w:val="NormalWeb"/>
            <w:bidi/>
          </w:pPr>
        </w:pPrChange>
      </w:pPr>
      <w:bookmarkStart w:id="371" w:name="_Toc201131122"/>
      <w:r w:rsidRPr="007C11CA">
        <w:rPr>
          <w:rStyle w:val="Strong"/>
          <w:b w:val="0"/>
          <w:bCs w:val="0"/>
          <w:sz w:val="32"/>
          <w:szCs w:val="32"/>
          <w:rtl/>
          <w:rPrChange w:id="372" w:author="nidal saleh" w:date="2025-06-18T09:10:00Z">
            <w:rPr>
              <w:rStyle w:val="Strong"/>
              <w:rtl/>
            </w:rPr>
          </w:rPrChange>
        </w:rPr>
        <w:t>النتائج والفائدة المتوقعة</w:t>
      </w:r>
      <w:ins w:id="373" w:author="nidal saleh" w:date="2025-06-13T13:46:00Z">
        <w:r w:rsidR="009C4B42" w:rsidRPr="007C11CA">
          <w:rPr>
            <w:sz w:val="32"/>
            <w:szCs w:val="32"/>
            <w:rtl/>
            <w:rPrChange w:id="374" w:author="nidal saleh" w:date="2025-06-18T09:10:00Z">
              <w:rPr>
                <w:rtl/>
              </w:rPr>
            </w:rPrChange>
          </w:rPr>
          <w:t>:</w:t>
        </w:r>
        <w:bookmarkEnd w:id="371"/>
      </w:ins>
    </w:p>
    <w:p w14:paraId="2557ED73" w14:textId="0C751084" w:rsidR="00BC09B0" w:rsidRDefault="009C4B42" w:rsidP="009C4B42">
      <w:pPr>
        <w:pStyle w:val="NormalWeb"/>
        <w:bidi/>
        <w:rPr>
          <w:ins w:id="375" w:author="nidal saleh" w:date="2025-06-18T09:11:00Z"/>
          <w:sz w:val="32"/>
          <w:szCs w:val="32"/>
          <w:rtl/>
        </w:rPr>
      </w:pPr>
      <w:ins w:id="376" w:author="nidal saleh" w:date="2025-06-13T13:46:00Z">
        <w:r w:rsidRPr="007F2ED9">
          <w:rPr>
            <w:sz w:val="32"/>
            <w:szCs w:val="32"/>
            <w:rtl/>
            <w:rPrChange w:id="377" w:author="nidal saleh" w:date="2025-06-14T11:10:00Z">
              <w:rPr>
                <w:rtl/>
              </w:rPr>
            </w:rPrChange>
          </w:rPr>
          <w:t xml:space="preserve">يوفر النظام مراقبة فعالة لسلوك السائق، مما يقلل من مخاطر الحوادث الناتجة عن التشتت. يتيح تسجيل الحالات وعرض الإحصائيات لتحليل سلوك القيادة، مع إمكانية إنشاء تقارير يومية للمتابعة. النظام قابل للتطوير ليشمل ميزات إضافية مثل إشعارات </w:t>
        </w:r>
        <w:r w:rsidRPr="007F2ED9">
          <w:rPr>
            <w:sz w:val="32"/>
            <w:szCs w:val="32"/>
            <w:rPrChange w:id="378" w:author="nidal saleh" w:date="2025-06-14T11:10:00Z">
              <w:rPr/>
            </w:rPrChange>
          </w:rPr>
          <w:t>SMS</w:t>
        </w:r>
        <w:r w:rsidRPr="007F2ED9">
          <w:rPr>
            <w:sz w:val="32"/>
            <w:szCs w:val="32"/>
            <w:rtl/>
            <w:rPrChange w:id="379" w:author="nidal saleh" w:date="2025-06-14T11:10:00Z">
              <w:rPr>
                <w:rtl/>
              </w:rPr>
            </w:rPrChange>
          </w:rPr>
          <w:t xml:space="preserve"> أو تكامل مع أنظمة القيادة الذكية.</w:t>
        </w:r>
      </w:ins>
      <w:del w:id="380" w:author="nidal saleh" w:date="2025-06-13T13:46:00Z">
        <w:r w:rsidR="00BC09B0" w:rsidRPr="007F2ED9" w:rsidDel="009C4B42">
          <w:rPr>
            <w:sz w:val="32"/>
            <w:szCs w:val="32"/>
            <w:rtl/>
            <w:rPrChange w:id="381" w:author="nidal saleh" w:date="2025-06-14T11:10:00Z">
              <w:rPr>
                <w:rtl/>
              </w:rPr>
            </w:rPrChange>
          </w:rPr>
          <w:delText>:</w:delText>
        </w:r>
      </w:del>
      <w:r w:rsidR="00BC09B0" w:rsidRPr="007F2ED9">
        <w:rPr>
          <w:sz w:val="32"/>
          <w:szCs w:val="32"/>
          <w:rtl/>
          <w:rPrChange w:id="382" w:author="nidal saleh" w:date="2025-06-14T11:10:00Z">
            <w:rPr>
              <w:rtl/>
            </w:rPr>
          </w:rPrChange>
        </w:rPr>
        <w:br/>
      </w:r>
      <w:del w:id="383" w:author="nidal saleh" w:date="2025-06-13T13:46:00Z">
        <w:r w:rsidR="00BC09B0" w:rsidRPr="007F2ED9" w:rsidDel="009C4B42">
          <w:rPr>
            <w:sz w:val="32"/>
            <w:szCs w:val="32"/>
            <w:rtl/>
            <w:rPrChange w:id="384" w:author="nidal saleh" w:date="2025-06-14T11:10:00Z">
              <w:rPr>
                <w:rtl/>
              </w:rPr>
            </w:rPrChange>
          </w:rPr>
          <w:delText xml:space="preserve">يوفر النظام مراقبة فعالة لسلوك السائق، مما يقلل من مخاطر الحوادث الناتجة عن التشتت. يتيح تسجيل الحالات وعرض الإحصائيات لتحليل سلوك القيادة، مع إمكانية إنشاء تقارير يومية للمتابعة. النظام قابل للتطوير ليشمل ميزات إضافية مثل إشعارات </w:delText>
        </w:r>
        <w:r w:rsidR="00BC09B0" w:rsidRPr="007F2ED9" w:rsidDel="009C4B42">
          <w:rPr>
            <w:sz w:val="32"/>
            <w:szCs w:val="32"/>
            <w:rPrChange w:id="385" w:author="nidal saleh" w:date="2025-06-14T11:10:00Z">
              <w:rPr/>
            </w:rPrChange>
          </w:rPr>
          <w:delText>SMS</w:delText>
        </w:r>
        <w:r w:rsidR="00BC09B0" w:rsidRPr="007F2ED9" w:rsidDel="009C4B42">
          <w:rPr>
            <w:sz w:val="32"/>
            <w:szCs w:val="32"/>
            <w:rtl/>
            <w:rPrChange w:id="386" w:author="nidal saleh" w:date="2025-06-14T11:10:00Z">
              <w:rPr>
                <w:rtl/>
              </w:rPr>
            </w:rPrChange>
          </w:rPr>
          <w:delText xml:space="preserve"> أو تكامل مع أنظمة القيادة الذكية.</w:delText>
        </w:r>
      </w:del>
    </w:p>
    <w:p w14:paraId="7473FD9B" w14:textId="77777777" w:rsidR="007C11CA" w:rsidRDefault="007C11CA" w:rsidP="007C11CA">
      <w:pPr>
        <w:pStyle w:val="NormalWeb"/>
        <w:bidi/>
        <w:rPr>
          <w:ins w:id="387" w:author="nidal saleh" w:date="2025-06-18T09:11:00Z"/>
          <w:sz w:val="32"/>
          <w:szCs w:val="32"/>
          <w:rtl/>
        </w:rPr>
      </w:pPr>
    </w:p>
    <w:p w14:paraId="1FE6D271" w14:textId="77777777" w:rsidR="007C11CA" w:rsidRDefault="007C11CA" w:rsidP="007C11CA">
      <w:pPr>
        <w:pStyle w:val="NormalWeb"/>
        <w:bidi/>
        <w:rPr>
          <w:ins w:id="388" w:author="nidal saleh" w:date="2025-06-18T09:11:00Z"/>
          <w:sz w:val="32"/>
          <w:szCs w:val="32"/>
          <w:rtl/>
          <w:lang w:bidi="ar-SY"/>
        </w:rPr>
      </w:pPr>
    </w:p>
    <w:p w14:paraId="4898CC02" w14:textId="77777777" w:rsidR="007C11CA" w:rsidRPr="007F2ED9" w:rsidRDefault="007C11CA" w:rsidP="007C11CA">
      <w:pPr>
        <w:pStyle w:val="NormalWeb"/>
        <w:bidi/>
        <w:rPr>
          <w:sz w:val="32"/>
          <w:szCs w:val="32"/>
          <w:rtl/>
          <w:lang w:bidi="ar-SY"/>
          <w:rPrChange w:id="389" w:author="nidal saleh" w:date="2025-06-14T11:10:00Z">
            <w:rPr>
              <w:rtl/>
              <w:lang w:bidi="ar-SY"/>
            </w:rPr>
          </w:rPrChange>
        </w:rPr>
      </w:pPr>
    </w:p>
    <w:p w14:paraId="393D2C5F" w14:textId="0850290A" w:rsidR="00BC09B0" w:rsidDel="00CF47DF" w:rsidRDefault="00BC09B0" w:rsidP="00BC09B0">
      <w:pPr>
        <w:pStyle w:val="Heading2"/>
        <w:bidi/>
        <w:rPr>
          <w:del w:id="390" w:author="nidal saleh" w:date="2025-06-13T13:33:00Z"/>
          <w:rtl/>
        </w:rPr>
      </w:pPr>
      <w:del w:id="391" w:author="nidal saleh" w:date="2025-06-13T13:33:00Z">
        <w:r w:rsidDel="00CF47DF">
          <w:rPr>
            <w:rtl/>
          </w:rPr>
          <w:lastRenderedPageBreak/>
          <w:delText>باللغة الإنكليزية</w:delText>
        </w:r>
      </w:del>
    </w:p>
    <w:p w14:paraId="6C348B81" w14:textId="34426880" w:rsidR="009C4B42" w:rsidRPr="007F2ED9" w:rsidRDefault="00D618D9">
      <w:pPr>
        <w:pStyle w:val="Heading2"/>
        <w:rPr>
          <w:ins w:id="392" w:author="nidal saleh" w:date="2025-06-13T13:46:00Z"/>
          <w:sz w:val="28"/>
          <w:szCs w:val="28"/>
          <w:rPrChange w:id="393" w:author="nidal saleh" w:date="2025-06-14T11:10:00Z">
            <w:rPr>
              <w:ins w:id="394" w:author="nidal saleh" w:date="2025-06-13T13:46:00Z"/>
            </w:rPr>
          </w:rPrChange>
        </w:rPr>
        <w:pPrChange w:id="395" w:author="nidal saleh" w:date="2025-06-13T13:46:00Z">
          <w:pPr>
            <w:pStyle w:val="NormalWeb"/>
          </w:pPr>
        </w:pPrChange>
      </w:pPr>
      <w:bookmarkStart w:id="396" w:name="_Toc201131123"/>
      <w:r w:rsidRPr="007F2ED9">
        <w:rPr>
          <w:rStyle w:val="Strong"/>
          <w:sz w:val="28"/>
          <w:szCs w:val="28"/>
          <w:rPrChange w:id="397" w:author="nidal saleh" w:date="2025-06-14T11:10:00Z">
            <w:rPr>
              <w:rStyle w:val="Strong"/>
            </w:rPr>
          </w:rPrChange>
        </w:rPr>
        <w:t>The main idea of ​​the project</w:t>
      </w:r>
      <w:r w:rsidRPr="007F2ED9">
        <w:rPr>
          <w:sz w:val="28"/>
          <w:szCs w:val="28"/>
          <w:rPrChange w:id="398" w:author="nidal saleh" w:date="2025-06-14T11:10:00Z">
            <w:rPr/>
          </w:rPrChange>
        </w:rPr>
        <w:t>:</w:t>
      </w:r>
      <w:bookmarkEnd w:id="396"/>
    </w:p>
    <w:p w14:paraId="7ADBF8F2" w14:textId="3A8DC7BE" w:rsidR="00BC09B0" w:rsidRDefault="00D618D9" w:rsidP="00BC09B0">
      <w:pPr>
        <w:pStyle w:val="NormalWeb"/>
        <w:rPr>
          <w:ins w:id="399" w:author="nidal saleh" w:date="2025-06-14T11:11:00Z"/>
        </w:rPr>
      </w:pPr>
      <w:r>
        <w:br/>
      </w:r>
      <w:r w:rsidR="00BC09B0">
        <w:t>The project is an intelligent system designed to monitor driver distraction using computer vision and image processing techniques. It aims to enhance road safety by detecting distraction events such as closed eyes, yawning, or head deviation,</w:t>
      </w:r>
      <w:r w:rsidR="00CB302A" w:rsidRPr="00CB302A">
        <w:t xml:space="preserve"> </w:t>
      </w:r>
      <w:r w:rsidR="00CB302A">
        <w:t>o</w:t>
      </w:r>
      <w:r w:rsidR="00CB302A" w:rsidRPr="00CB302A">
        <w:t>r hand movement analysis</w:t>
      </w:r>
      <w:r w:rsidR="00CB302A">
        <w:t>,</w:t>
      </w:r>
      <w:r w:rsidR="00BC09B0">
        <w:t xml:space="preserve"> and issuing real-time alerts via sound, email, and Telegram. The system includes a user interface for logging distraction events, displaying statistics, and generating daily reports in text and PDF formats.</w:t>
      </w:r>
    </w:p>
    <w:p w14:paraId="2661A334" w14:textId="77777777" w:rsidR="007F2ED9" w:rsidRDefault="007F2ED9" w:rsidP="00BC09B0">
      <w:pPr>
        <w:pStyle w:val="NormalWeb"/>
        <w:rPr>
          <w:rtl/>
        </w:rPr>
      </w:pPr>
    </w:p>
    <w:p w14:paraId="63EA6435" w14:textId="424BE9A6" w:rsidR="00BC09B0" w:rsidRPr="007F2ED9" w:rsidRDefault="00BC09B0">
      <w:pPr>
        <w:pStyle w:val="Heading2"/>
        <w:rPr>
          <w:sz w:val="28"/>
          <w:szCs w:val="28"/>
          <w:rPrChange w:id="400" w:author="nidal saleh" w:date="2025-06-14T11:11:00Z">
            <w:rPr/>
          </w:rPrChange>
        </w:rPr>
        <w:pPrChange w:id="401" w:author="nidal saleh" w:date="2025-06-13T13:46:00Z">
          <w:pPr>
            <w:pStyle w:val="NormalWeb"/>
          </w:pPr>
        </w:pPrChange>
      </w:pPr>
      <w:bookmarkStart w:id="402" w:name="_Toc201131124"/>
      <w:r w:rsidRPr="007F2ED9">
        <w:rPr>
          <w:rStyle w:val="Strong"/>
          <w:sz w:val="28"/>
          <w:szCs w:val="28"/>
          <w:rPrChange w:id="403" w:author="nidal saleh" w:date="2025-06-14T11:11:00Z">
            <w:rPr>
              <w:rStyle w:val="Strong"/>
            </w:rPr>
          </w:rPrChange>
        </w:rPr>
        <w:t>Tools and Technologies Used</w:t>
      </w:r>
      <w:r w:rsidRPr="007F2ED9">
        <w:rPr>
          <w:sz w:val="28"/>
          <w:szCs w:val="28"/>
          <w:rPrChange w:id="404" w:author="nidal saleh" w:date="2025-06-14T11:11:00Z">
            <w:rPr/>
          </w:rPrChange>
        </w:rPr>
        <w:t>:</w:t>
      </w:r>
      <w:bookmarkEnd w:id="402"/>
    </w:p>
    <w:p w14:paraId="32132EAE" w14:textId="77777777" w:rsidR="00BC09B0" w:rsidRDefault="00BC09B0" w:rsidP="00BC09B0">
      <w:pPr>
        <w:pStyle w:val="NormalWeb"/>
        <w:numPr>
          <w:ilvl w:val="0"/>
          <w:numId w:val="31"/>
        </w:numPr>
        <w:rPr>
          <w:ins w:id="405" w:author="nidal saleh" w:date="2025-06-18T09:28:00Z"/>
        </w:rPr>
      </w:pPr>
      <w:r w:rsidRPr="007F2ED9">
        <w:rPr>
          <w:rStyle w:val="Strong"/>
          <w:rFonts w:eastAsiaTheme="majorEastAsia"/>
        </w:rPr>
        <w:t xml:space="preserve">OpenCV and </w:t>
      </w:r>
      <w:proofErr w:type="spellStart"/>
      <w:r w:rsidRPr="007F2ED9">
        <w:rPr>
          <w:rStyle w:val="Strong"/>
          <w:rFonts w:eastAsiaTheme="majorEastAsia"/>
        </w:rPr>
        <w:t>Dlib</w:t>
      </w:r>
      <w:proofErr w:type="spellEnd"/>
      <w:r w:rsidRPr="007F2ED9">
        <w:t>: For image processing and facial landmark detection.</w:t>
      </w:r>
    </w:p>
    <w:p w14:paraId="6EA532C7" w14:textId="09995904" w:rsidR="00CC1F0B" w:rsidRPr="007F2ED9" w:rsidRDefault="00CC1F0B" w:rsidP="00BC09B0">
      <w:pPr>
        <w:pStyle w:val="NormalWeb"/>
        <w:numPr>
          <w:ilvl w:val="0"/>
          <w:numId w:val="31"/>
        </w:numPr>
      </w:pPr>
      <w:proofErr w:type="spellStart"/>
      <w:ins w:id="406" w:author="nidal saleh" w:date="2025-06-18T09:28:00Z">
        <w:r w:rsidRPr="00CC1F0B">
          <w:rPr>
            <w:b/>
            <w:bCs/>
            <w:rPrChange w:id="407" w:author="nidal saleh" w:date="2025-06-18T09:28:00Z">
              <w:rPr/>
            </w:rPrChange>
          </w:rPr>
          <w:t>mediapipe</w:t>
        </w:r>
        <w:proofErr w:type="spellEnd"/>
        <w:r w:rsidRPr="00CC1F0B">
          <w:t>: Hand landmark detection.</w:t>
        </w:r>
      </w:ins>
    </w:p>
    <w:p w14:paraId="24F2927E" w14:textId="77777777" w:rsidR="00BC09B0" w:rsidRPr="007F2ED9" w:rsidRDefault="00BC09B0" w:rsidP="00BC09B0">
      <w:pPr>
        <w:pStyle w:val="NormalWeb"/>
        <w:numPr>
          <w:ilvl w:val="0"/>
          <w:numId w:val="31"/>
        </w:numPr>
      </w:pPr>
      <w:proofErr w:type="spellStart"/>
      <w:r w:rsidRPr="007F2ED9">
        <w:rPr>
          <w:rStyle w:val="Strong"/>
          <w:rFonts w:eastAsiaTheme="majorEastAsia"/>
        </w:rPr>
        <w:t>Pygame</w:t>
      </w:r>
      <w:proofErr w:type="spellEnd"/>
      <w:r w:rsidRPr="007F2ED9">
        <w:t>: For playing audio alerts.</w:t>
      </w:r>
    </w:p>
    <w:p w14:paraId="08EAB7FB" w14:textId="77777777" w:rsidR="00BC09B0" w:rsidRPr="007F2ED9" w:rsidRDefault="00BC09B0" w:rsidP="00BC09B0">
      <w:pPr>
        <w:pStyle w:val="NormalWeb"/>
        <w:numPr>
          <w:ilvl w:val="0"/>
          <w:numId w:val="31"/>
        </w:numPr>
      </w:pPr>
      <w:r w:rsidRPr="007F2ED9">
        <w:rPr>
          <w:rStyle w:val="Strong"/>
          <w:rFonts w:eastAsiaTheme="majorEastAsia"/>
        </w:rPr>
        <w:t>SQLite</w:t>
      </w:r>
      <w:r w:rsidRPr="007F2ED9">
        <w:t>: For storing distraction data.</w:t>
      </w:r>
    </w:p>
    <w:p w14:paraId="2FA0C13F" w14:textId="77777777" w:rsidR="00BC09B0" w:rsidRPr="007F2ED9" w:rsidRDefault="00BC09B0" w:rsidP="00BC09B0">
      <w:pPr>
        <w:pStyle w:val="NormalWeb"/>
        <w:numPr>
          <w:ilvl w:val="0"/>
          <w:numId w:val="31"/>
        </w:numPr>
      </w:pPr>
      <w:proofErr w:type="spellStart"/>
      <w:r w:rsidRPr="007F2ED9">
        <w:rPr>
          <w:rStyle w:val="Strong"/>
          <w:rFonts w:eastAsiaTheme="majorEastAsia"/>
        </w:rPr>
        <w:t>ReportLab</w:t>
      </w:r>
      <w:proofErr w:type="spellEnd"/>
      <w:r w:rsidRPr="007F2ED9">
        <w:t>: For generating PDF reports.</w:t>
      </w:r>
    </w:p>
    <w:p w14:paraId="4522560B" w14:textId="77777777" w:rsidR="00BC09B0" w:rsidRPr="007F2ED9" w:rsidRDefault="00BC09B0" w:rsidP="00BC09B0">
      <w:pPr>
        <w:pStyle w:val="NormalWeb"/>
        <w:numPr>
          <w:ilvl w:val="0"/>
          <w:numId w:val="31"/>
        </w:numPr>
      </w:pPr>
      <w:proofErr w:type="spellStart"/>
      <w:r w:rsidRPr="007F2ED9">
        <w:rPr>
          <w:rStyle w:val="Strong"/>
          <w:rFonts w:eastAsiaTheme="majorEastAsia"/>
        </w:rPr>
        <w:t>Tkinter</w:t>
      </w:r>
      <w:proofErr w:type="spellEnd"/>
      <w:r w:rsidRPr="007F2ED9">
        <w:t>: For the graphical user interface.</w:t>
      </w:r>
    </w:p>
    <w:p w14:paraId="514BBAC3" w14:textId="77777777" w:rsidR="00BC09B0" w:rsidRPr="007F2ED9" w:rsidRDefault="00BC09B0" w:rsidP="00BC09B0">
      <w:pPr>
        <w:pStyle w:val="NormalWeb"/>
        <w:numPr>
          <w:ilvl w:val="0"/>
          <w:numId w:val="31"/>
        </w:numPr>
      </w:pPr>
      <w:r w:rsidRPr="007F2ED9">
        <w:rPr>
          <w:rStyle w:val="Strong"/>
          <w:rFonts w:eastAsiaTheme="majorEastAsia"/>
        </w:rPr>
        <w:t>Requests</w:t>
      </w:r>
      <w:r w:rsidRPr="007F2ED9">
        <w:t>: For retrieving geolocation and sending Telegram notifications.</w:t>
      </w:r>
    </w:p>
    <w:p w14:paraId="6148B1B7" w14:textId="77777777" w:rsidR="00BC09B0" w:rsidRPr="007F2ED9" w:rsidRDefault="00BC09B0" w:rsidP="00BC09B0">
      <w:pPr>
        <w:pStyle w:val="NormalWeb"/>
        <w:numPr>
          <w:ilvl w:val="0"/>
          <w:numId w:val="31"/>
        </w:numPr>
      </w:pPr>
      <w:r w:rsidRPr="007F2ED9">
        <w:rPr>
          <w:rStyle w:val="Strong"/>
          <w:rFonts w:eastAsiaTheme="majorEastAsia"/>
        </w:rPr>
        <w:t>SMTP</w:t>
      </w:r>
      <w:r w:rsidRPr="007F2ED9">
        <w:t>: For sending email notifications.</w:t>
      </w:r>
    </w:p>
    <w:p w14:paraId="727C9758" w14:textId="654EFBCB" w:rsidR="009C4B42" w:rsidRPr="007F2ED9" w:rsidRDefault="00BC09B0">
      <w:pPr>
        <w:pStyle w:val="Heading2"/>
        <w:rPr>
          <w:ins w:id="408" w:author="nidal saleh" w:date="2025-06-13T13:46:00Z"/>
          <w:sz w:val="28"/>
          <w:szCs w:val="28"/>
          <w:rPrChange w:id="409" w:author="nidal saleh" w:date="2025-06-14T11:11:00Z">
            <w:rPr>
              <w:ins w:id="410" w:author="nidal saleh" w:date="2025-06-13T13:46:00Z"/>
            </w:rPr>
          </w:rPrChange>
        </w:rPr>
        <w:pPrChange w:id="411" w:author="nidal saleh" w:date="2025-06-13T13:46:00Z">
          <w:pPr>
            <w:pStyle w:val="NormalWeb"/>
          </w:pPr>
        </w:pPrChange>
      </w:pPr>
      <w:bookmarkStart w:id="412" w:name="_Toc201131125"/>
      <w:r w:rsidRPr="007F2ED9">
        <w:rPr>
          <w:rStyle w:val="Strong"/>
          <w:sz w:val="28"/>
          <w:szCs w:val="28"/>
          <w:rPrChange w:id="413" w:author="nidal saleh" w:date="2025-06-14T11:11:00Z">
            <w:rPr>
              <w:rStyle w:val="Strong"/>
            </w:rPr>
          </w:rPrChange>
        </w:rPr>
        <w:t>Expected Results and Benefits</w:t>
      </w:r>
      <w:r w:rsidRPr="007F2ED9">
        <w:rPr>
          <w:sz w:val="28"/>
          <w:szCs w:val="28"/>
          <w:rPrChange w:id="414" w:author="nidal saleh" w:date="2025-06-14T11:11:00Z">
            <w:rPr/>
          </w:rPrChange>
        </w:rPr>
        <w:t>:</w:t>
      </w:r>
      <w:bookmarkEnd w:id="412"/>
    </w:p>
    <w:p w14:paraId="3CD6A261" w14:textId="55BA9896" w:rsidR="00BC09B0" w:rsidRPr="007F2ED9" w:rsidRDefault="00BC09B0" w:rsidP="00BC09B0">
      <w:pPr>
        <w:pStyle w:val="NormalWeb"/>
      </w:pPr>
      <w:r>
        <w:br/>
      </w:r>
      <w:r w:rsidRPr="007F2ED9">
        <w:t>The system provides effective monitoring of driver behavior, reducing the risk of accidents caused by distraction. It enables logging and analysis of driving behavior through detailed statistics and daily reports. The system is scalable, with potential for additional features such as SMS notifications or integration with smart driving systems.</w:t>
      </w:r>
    </w:p>
    <w:p w14:paraId="6E980F44" w14:textId="5A8EA22E" w:rsidR="00EA5581" w:rsidRPr="00BC09B0" w:rsidRDefault="00EA5581" w:rsidP="00EA5581">
      <w:pPr>
        <w:pStyle w:val="NormalWeb"/>
        <w:bidi/>
        <w:rPr>
          <w:lang w:bidi="ar-SY"/>
        </w:rPr>
      </w:pPr>
    </w:p>
    <w:p w14:paraId="2CF0AFEE" w14:textId="289A028C" w:rsidR="00EA5581" w:rsidRDefault="00EA5581" w:rsidP="00EA5581">
      <w:pPr>
        <w:pStyle w:val="NormalWeb"/>
        <w:bidi/>
        <w:rPr>
          <w:rtl/>
        </w:rPr>
      </w:pPr>
    </w:p>
    <w:p w14:paraId="37607A78" w14:textId="0B471D9F" w:rsidR="00EA5581" w:rsidRDefault="00EA5581" w:rsidP="00EA5581">
      <w:pPr>
        <w:pStyle w:val="NormalWeb"/>
        <w:bidi/>
        <w:rPr>
          <w:rtl/>
        </w:rPr>
      </w:pPr>
    </w:p>
    <w:p w14:paraId="42480FF0" w14:textId="61984659" w:rsidR="00EA5581" w:rsidRDefault="00EA5581" w:rsidP="00EA5581">
      <w:pPr>
        <w:pStyle w:val="NormalWeb"/>
        <w:bidi/>
        <w:rPr>
          <w:rtl/>
        </w:rPr>
      </w:pPr>
    </w:p>
    <w:p w14:paraId="29CFAE35" w14:textId="1F5AF3FC" w:rsidR="00EA5581" w:rsidRDefault="00EA5581" w:rsidP="00EA5581">
      <w:pPr>
        <w:pStyle w:val="NormalWeb"/>
        <w:bidi/>
        <w:rPr>
          <w:rtl/>
          <w:lang w:bidi="ar-SY"/>
        </w:rPr>
      </w:pPr>
    </w:p>
    <w:p w14:paraId="7F4EBE05" w14:textId="0ADCBDDB" w:rsidR="00EA5581" w:rsidRDefault="00EA5581" w:rsidP="00EA5581">
      <w:pPr>
        <w:pStyle w:val="NormalWeb"/>
        <w:bidi/>
        <w:rPr>
          <w:rtl/>
        </w:rPr>
      </w:pPr>
    </w:p>
    <w:p w14:paraId="516C2DBC" w14:textId="3E236176" w:rsidR="00EA5581" w:rsidRDefault="00EA5581" w:rsidP="00EA5581">
      <w:pPr>
        <w:pStyle w:val="NormalWeb"/>
        <w:bidi/>
        <w:rPr>
          <w:rtl/>
        </w:rPr>
      </w:pPr>
    </w:p>
    <w:p w14:paraId="6E5EAF60" w14:textId="417AE8F7" w:rsidR="00EA5581" w:rsidRDefault="00EA5581" w:rsidP="00EA5581">
      <w:pPr>
        <w:pStyle w:val="NormalWeb"/>
        <w:bidi/>
        <w:rPr>
          <w:rtl/>
        </w:rPr>
      </w:pPr>
    </w:p>
    <w:p w14:paraId="23482592" w14:textId="21D623B7" w:rsidR="00EA5581" w:rsidRDefault="00EA5581" w:rsidP="00EA5581">
      <w:pPr>
        <w:pStyle w:val="NormalWeb"/>
        <w:bidi/>
        <w:rPr>
          <w:rtl/>
        </w:rPr>
      </w:pPr>
    </w:p>
    <w:p w14:paraId="2F24D682" w14:textId="1EEA1C06" w:rsidR="00EA5581" w:rsidDel="007C11CA" w:rsidRDefault="00EA5581" w:rsidP="00EA5581">
      <w:pPr>
        <w:pStyle w:val="NormalWeb"/>
        <w:bidi/>
        <w:rPr>
          <w:del w:id="415" w:author="nidal saleh" w:date="2025-06-18T09:12:00Z"/>
          <w:rtl/>
        </w:rPr>
      </w:pPr>
    </w:p>
    <w:p w14:paraId="2098B8E5" w14:textId="1641DC49" w:rsidR="00EA5581" w:rsidDel="007C11CA" w:rsidRDefault="00EA5581" w:rsidP="00EA5581">
      <w:pPr>
        <w:pStyle w:val="NormalWeb"/>
        <w:bidi/>
        <w:rPr>
          <w:del w:id="416" w:author="nidal saleh" w:date="2025-06-18T09:12:00Z"/>
          <w:rtl/>
        </w:rPr>
      </w:pPr>
    </w:p>
    <w:p w14:paraId="193F5382" w14:textId="77ACA8A5" w:rsidR="00EA5581" w:rsidDel="007C11CA" w:rsidRDefault="00EA5581" w:rsidP="00EA5581">
      <w:pPr>
        <w:pStyle w:val="NormalWeb"/>
        <w:bidi/>
        <w:rPr>
          <w:del w:id="417" w:author="nidal saleh" w:date="2025-06-18T09:12:00Z"/>
          <w:rtl/>
        </w:rPr>
      </w:pPr>
    </w:p>
    <w:p w14:paraId="3BDF953F" w14:textId="35CEB0C3" w:rsidR="00EA5581" w:rsidDel="007C11CA" w:rsidRDefault="00EA5581" w:rsidP="00EA5581">
      <w:pPr>
        <w:pStyle w:val="NormalWeb"/>
        <w:bidi/>
        <w:rPr>
          <w:del w:id="418" w:author="nidal saleh" w:date="2025-06-18T09:12:00Z"/>
          <w:rtl/>
        </w:rPr>
      </w:pPr>
    </w:p>
    <w:p w14:paraId="7D9449B7" w14:textId="555FF531" w:rsidR="00EA5581" w:rsidDel="007C11CA" w:rsidRDefault="00EA5581" w:rsidP="00EA5581">
      <w:pPr>
        <w:pStyle w:val="NormalWeb"/>
        <w:bidi/>
        <w:rPr>
          <w:del w:id="419" w:author="nidal saleh" w:date="2025-06-18T09:12:00Z"/>
          <w:rtl/>
        </w:rPr>
      </w:pPr>
    </w:p>
    <w:p w14:paraId="040DEE4B" w14:textId="5D4E3629" w:rsidR="00EA5581" w:rsidDel="007C11CA" w:rsidRDefault="00EA5581" w:rsidP="00EA5581">
      <w:pPr>
        <w:pStyle w:val="NormalWeb"/>
        <w:bidi/>
        <w:rPr>
          <w:del w:id="420" w:author="nidal saleh" w:date="2025-06-18T09:12:00Z"/>
          <w:rtl/>
        </w:rPr>
      </w:pPr>
    </w:p>
    <w:p w14:paraId="087FCBA3" w14:textId="1C80A92D" w:rsidR="00EA5581" w:rsidDel="007C11CA" w:rsidRDefault="00EA5581" w:rsidP="00EA5581">
      <w:pPr>
        <w:pStyle w:val="NormalWeb"/>
        <w:bidi/>
        <w:rPr>
          <w:del w:id="421" w:author="nidal saleh" w:date="2025-06-18T09:12:00Z"/>
          <w:rtl/>
        </w:rPr>
      </w:pPr>
    </w:p>
    <w:p w14:paraId="6586D4A0" w14:textId="5E5A859F" w:rsidR="00BE3F02" w:rsidDel="007F2ED9" w:rsidRDefault="00BE3F02" w:rsidP="00BE3F02">
      <w:pPr>
        <w:pStyle w:val="NormalWeb"/>
        <w:bidi/>
        <w:rPr>
          <w:del w:id="422" w:author="nidal saleh" w:date="2025-06-14T11:11:00Z"/>
          <w:rtl/>
        </w:rPr>
      </w:pPr>
    </w:p>
    <w:p w14:paraId="6063E0F0" w14:textId="51C50F89" w:rsidR="00BE3F02" w:rsidDel="007F2ED9" w:rsidRDefault="00BE3F02" w:rsidP="00BE3F02">
      <w:pPr>
        <w:pStyle w:val="NormalWeb"/>
        <w:bidi/>
        <w:rPr>
          <w:del w:id="423" w:author="nidal saleh" w:date="2025-06-14T11:11:00Z"/>
          <w:rtl/>
        </w:rPr>
      </w:pPr>
    </w:p>
    <w:p w14:paraId="721857CF" w14:textId="0FF1CE65" w:rsidR="00EA5581" w:rsidDel="007F2ED9" w:rsidRDefault="00EA5581" w:rsidP="00EA5581">
      <w:pPr>
        <w:pStyle w:val="NormalWeb"/>
        <w:bidi/>
        <w:rPr>
          <w:del w:id="424" w:author="nidal saleh" w:date="2025-06-14T11:11:00Z"/>
          <w:rtl/>
        </w:rPr>
      </w:pPr>
    </w:p>
    <w:p w14:paraId="374CDBAD" w14:textId="77777777" w:rsidR="00E5442B" w:rsidRDefault="00E5442B" w:rsidP="00E5442B">
      <w:pPr>
        <w:pStyle w:val="NormalWeb"/>
        <w:bidi/>
        <w:rPr>
          <w:rtl/>
        </w:rPr>
      </w:pPr>
    </w:p>
    <w:p w14:paraId="5A20CA23" w14:textId="2D069496" w:rsidR="00EA5581" w:rsidRPr="007C11CA" w:rsidRDefault="00EA5581" w:rsidP="00EA5581">
      <w:pPr>
        <w:pStyle w:val="Heading1"/>
        <w:bidi/>
        <w:rPr>
          <w:sz w:val="36"/>
          <w:szCs w:val="36"/>
          <w:rPrChange w:id="425" w:author="nidal saleh" w:date="2025-06-18T09:12:00Z">
            <w:rPr/>
          </w:rPrChange>
        </w:rPr>
      </w:pPr>
      <w:bookmarkStart w:id="426" w:name="_Toc201131126"/>
      <w:r w:rsidRPr="007C11CA">
        <w:rPr>
          <w:rStyle w:val="Strong"/>
          <w:b w:val="0"/>
          <w:bCs w:val="0"/>
          <w:sz w:val="36"/>
          <w:szCs w:val="36"/>
          <w:rtl/>
          <w:rPrChange w:id="427" w:author="nidal saleh" w:date="2025-06-18T09:12:00Z">
            <w:rPr>
              <w:rStyle w:val="Strong"/>
              <w:b w:val="0"/>
              <w:bCs w:val="0"/>
              <w:rtl/>
            </w:rPr>
          </w:rPrChange>
        </w:rPr>
        <w:lastRenderedPageBreak/>
        <w:t>الفهرس</w:t>
      </w:r>
      <w:r w:rsidRPr="007C11CA">
        <w:rPr>
          <w:rStyle w:val="Strong"/>
          <w:b w:val="0"/>
          <w:bCs w:val="0"/>
          <w:sz w:val="36"/>
          <w:szCs w:val="36"/>
          <w:rPrChange w:id="428" w:author="nidal saleh" w:date="2025-06-18T09:12:00Z">
            <w:rPr>
              <w:rStyle w:val="Strong"/>
              <w:b w:val="0"/>
              <w:bCs w:val="0"/>
            </w:rPr>
          </w:rPrChange>
        </w:rPr>
        <w:t xml:space="preserve"> (Table of Contents)</w:t>
      </w:r>
      <w:bookmarkEnd w:id="426"/>
    </w:p>
    <w:customXmlInsRangeStart w:id="429" w:author="nidal saleh" w:date="2025-06-18T09:13:00Z"/>
    <w:sdt>
      <w:sdtPr>
        <w:rPr>
          <w:rFonts w:ascii="Times New Roman" w:eastAsia="Times New Roman" w:hAnsi="Times New Roman" w:cs="Times New Roman"/>
          <w:color w:val="auto"/>
          <w:sz w:val="24"/>
          <w:szCs w:val="24"/>
          <w:rtl/>
        </w:rPr>
        <w:id w:val="1121107663"/>
        <w:docPartObj>
          <w:docPartGallery w:val="Table of Contents"/>
          <w:docPartUnique/>
        </w:docPartObj>
      </w:sdtPr>
      <w:sdtEndPr>
        <w:rPr>
          <w:rFonts w:hint="cs"/>
          <w:b/>
          <w:bCs/>
          <w:sz w:val="28"/>
          <w:szCs w:val="28"/>
          <w:lang w:bidi="ar-SY"/>
        </w:rPr>
      </w:sdtEndPr>
      <w:sdtContent>
        <w:customXmlInsRangeEnd w:id="429"/>
        <w:p w14:paraId="0648E87E" w14:textId="79BC6773" w:rsidR="007C11CA" w:rsidRDefault="007C11CA">
          <w:pPr>
            <w:pStyle w:val="TOCHeading"/>
            <w:bidi/>
            <w:rPr>
              <w:ins w:id="430" w:author="nidal saleh" w:date="2025-06-18T09:13:00Z"/>
            </w:rPr>
            <w:pPrChange w:id="431" w:author="nidal saleh" w:date="2025-06-18T09:26:00Z">
              <w:pPr>
                <w:pStyle w:val="TOCHeading"/>
              </w:pPr>
            </w:pPrChange>
          </w:pPr>
          <w:ins w:id="432" w:author="nidal saleh" w:date="2025-06-18T09:13:00Z">
            <w:r>
              <w:t>Contents</w:t>
            </w:r>
          </w:ins>
        </w:p>
        <w:p w14:paraId="7709FD2D" w14:textId="4D632774" w:rsidR="00B63E95" w:rsidRDefault="007C11CA">
          <w:pPr>
            <w:pStyle w:val="TOC1"/>
            <w:tabs>
              <w:tab w:val="right" w:leader="dot" w:pos="10456"/>
            </w:tabs>
            <w:bidi/>
            <w:rPr>
              <w:ins w:id="433" w:author="nidal saleh" w:date="2025-06-18T09:25:00Z"/>
              <w:rFonts w:eastAsiaTheme="minorEastAsia"/>
              <w:noProof/>
            </w:rPr>
            <w:pPrChange w:id="434" w:author="nidal saleh" w:date="2025-06-18T09:26:00Z">
              <w:pPr>
                <w:pStyle w:val="TOC1"/>
                <w:tabs>
                  <w:tab w:val="right" w:leader="dot" w:pos="10456"/>
                </w:tabs>
              </w:pPr>
            </w:pPrChange>
          </w:pPr>
          <w:ins w:id="435" w:author="nidal saleh" w:date="2025-06-18T09:13:00Z">
            <w:r>
              <w:fldChar w:fldCharType="begin"/>
            </w:r>
            <w:r>
              <w:instrText xml:space="preserve"> TOC \o "1-3" \h \z \u </w:instrText>
            </w:r>
            <w:r>
              <w:fldChar w:fldCharType="separate"/>
            </w:r>
          </w:ins>
          <w:ins w:id="436" w:author="nidal saleh" w:date="2025-06-18T09:25:00Z">
            <w:r w:rsidR="00B63E95" w:rsidRPr="00620502">
              <w:rPr>
                <w:rStyle w:val="Hyperlink"/>
                <w:noProof/>
                <w:rtl/>
              </w:rPr>
              <w:fldChar w:fldCharType="begin"/>
            </w:r>
            <w:r w:rsidR="00B63E95" w:rsidRPr="00620502">
              <w:rPr>
                <w:rStyle w:val="Hyperlink"/>
                <w:noProof/>
              </w:rPr>
              <w:instrText xml:space="preserve"> </w:instrText>
            </w:r>
            <w:r w:rsidR="00B63E95">
              <w:rPr>
                <w:noProof/>
              </w:rPr>
              <w:instrText>HYPERLINK \l "_Toc201131117"</w:instrText>
            </w:r>
            <w:r w:rsidR="00B63E95" w:rsidRPr="00620502">
              <w:rPr>
                <w:rStyle w:val="Hyperlink"/>
                <w:noProof/>
              </w:rPr>
              <w:instrText xml:space="preserve"> </w:instrText>
            </w:r>
            <w:r w:rsidR="00B63E95" w:rsidRPr="00620502">
              <w:rPr>
                <w:rStyle w:val="Hyperlink"/>
                <w:noProof/>
                <w:rtl/>
              </w:rPr>
            </w:r>
            <w:r w:rsidR="00B63E95" w:rsidRPr="00620502">
              <w:rPr>
                <w:rStyle w:val="Hyperlink"/>
                <w:noProof/>
                <w:rtl/>
              </w:rPr>
              <w:fldChar w:fldCharType="separate"/>
            </w:r>
            <w:r w:rsidR="00B63E95" w:rsidRPr="00620502">
              <w:rPr>
                <w:rStyle w:val="Hyperlink"/>
                <w:noProof/>
                <w:rtl/>
              </w:rPr>
              <w:t>صفحة الإهداء</w:t>
            </w:r>
            <w:r w:rsidR="00B63E95" w:rsidRPr="00620502">
              <w:rPr>
                <w:rStyle w:val="Hyperlink"/>
                <w:noProof/>
              </w:rPr>
              <w:t xml:space="preserve"> (Dedication)</w:t>
            </w:r>
            <w:r w:rsidR="00B63E95">
              <w:rPr>
                <w:noProof/>
                <w:webHidden/>
              </w:rPr>
              <w:tab/>
            </w:r>
            <w:r w:rsidR="00B63E95">
              <w:rPr>
                <w:rStyle w:val="Hyperlink"/>
                <w:noProof/>
                <w:rtl/>
              </w:rPr>
              <w:fldChar w:fldCharType="begin"/>
            </w:r>
            <w:r w:rsidR="00B63E95">
              <w:rPr>
                <w:noProof/>
                <w:webHidden/>
              </w:rPr>
              <w:instrText xml:space="preserve"> PAGEREF _Toc201131117 \h </w:instrText>
            </w:r>
          </w:ins>
          <w:r w:rsidR="00B63E95">
            <w:rPr>
              <w:rStyle w:val="Hyperlink"/>
              <w:noProof/>
              <w:rtl/>
            </w:rPr>
          </w:r>
          <w:r w:rsidR="00B63E95">
            <w:rPr>
              <w:rStyle w:val="Hyperlink"/>
              <w:noProof/>
              <w:rtl/>
            </w:rPr>
            <w:fldChar w:fldCharType="separate"/>
          </w:r>
          <w:ins w:id="437" w:author="nidal saleh" w:date="2025-06-18T09:25:00Z">
            <w:r w:rsidR="00B63E95">
              <w:rPr>
                <w:noProof/>
                <w:webHidden/>
              </w:rPr>
              <w:t>2</w:t>
            </w:r>
            <w:r w:rsidR="00B63E95">
              <w:rPr>
                <w:rStyle w:val="Hyperlink"/>
                <w:noProof/>
                <w:rtl/>
              </w:rPr>
              <w:fldChar w:fldCharType="end"/>
            </w:r>
            <w:r w:rsidR="00B63E95" w:rsidRPr="00620502">
              <w:rPr>
                <w:rStyle w:val="Hyperlink"/>
                <w:noProof/>
                <w:rtl/>
              </w:rPr>
              <w:fldChar w:fldCharType="end"/>
            </w:r>
          </w:ins>
        </w:p>
        <w:p w14:paraId="5542A779" w14:textId="6A04CE67" w:rsidR="00B63E95" w:rsidRDefault="00B63E95">
          <w:pPr>
            <w:pStyle w:val="TOC1"/>
            <w:tabs>
              <w:tab w:val="right" w:leader="dot" w:pos="10456"/>
            </w:tabs>
            <w:bidi/>
            <w:rPr>
              <w:ins w:id="438" w:author="nidal saleh" w:date="2025-06-18T09:25:00Z"/>
              <w:rFonts w:eastAsiaTheme="minorEastAsia"/>
              <w:noProof/>
            </w:rPr>
            <w:pPrChange w:id="439" w:author="nidal saleh" w:date="2025-06-18T09:26:00Z">
              <w:pPr>
                <w:pStyle w:val="TOC1"/>
                <w:tabs>
                  <w:tab w:val="right" w:leader="dot" w:pos="10456"/>
                </w:tabs>
              </w:pPr>
            </w:pPrChange>
          </w:pPr>
          <w:ins w:id="440"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"_Toc201131118"</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noProof/>
                <w:rtl/>
              </w:rPr>
              <w:t>صفحة الشكر والتقدير</w:t>
            </w:r>
            <w:r w:rsidRPr="00620502">
              <w:rPr>
                <w:rStyle w:val="Hyperlink"/>
                <w:noProof/>
              </w:rPr>
              <w:t xml:space="preserve"> (Acknowledgment)</w:t>
            </w:r>
            <w:r>
              <w:rPr>
                <w:noProof/>
                <w:webHidden/>
              </w:rPr>
              <w:tab/>
            </w:r>
            <w:r>
              <w:rPr>
                <w:rStyle w:val="Hyperlink"/>
                <w:noProof/>
                <w:rtl/>
              </w:rPr>
              <w:fldChar w:fldCharType="begin"/>
            </w:r>
            <w:r>
              <w:rPr>
                <w:noProof/>
                <w:webHidden/>
              </w:rPr>
              <w:instrText xml:space="preserve"> PAGEREF _Toc201131118 \h </w:instrText>
            </w:r>
          </w:ins>
          <w:r>
            <w:rPr>
              <w:rStyle w:val="Hyperlink"/>
              <w:noProof/>
              <w:rtl/>
            </w:rPr>
          </w:r>
          <w:r>
            <w:rPr>
              <w:rStyle w:val="Hyperlink"/>
              <w:noProof/>
              <w:rtl/>
            </w:rPr>
            <w:fldChar w:fldCharType="separate"/>
          </w:r>
          <w:ins w:id="441" w:author="nidal saleh" w:date="2025-06-18T09:25:00Z">
            <w:r>
              <w:rPr>
                <w:noProof/>
                <w:webHidden/>
              </w:rPr>
              <w:t>2</w:t>
            </w:r>
            <w:r>
              <w:rPr>
                <w:rStyle w:val="Hyperlink"/>
                <w:noProof/>
                <w:rtl/>
              </w:rPr>
              <w:fldChar w:fldCharType="end"/>
            </w:r>
            <w:r w:rsidRPr="00620502">
              <w:rPr>
                <w:rStyle w:val="Hyperlink"/>
                <w:noProof/>
                <w:rtl/>
              </w:rPr>
              <w:fldChar w:fldCharType="end"/>
            </w:r>
          </w:ins>
        </w:p>
        <w:p w14:paraId="791FBE2C" w14:textId="7E1E70F3" w:rsidR="00B63E95" w:rsidRDefault="00B63E95">
          <w:pPr>
            <w:pStyle w:val="TOC1"/>
            <w:tabs>
              <w:tab w:val="right" w:leader="dot" w:pos="10456"/>
            </w:tabs>
            <w:bidi/>
            <w:rPr>
              <w:ins w:id="442" w:author="nidal saleh" w:date="2025-06-18T09:25:00Z"/>
              <w:rFonts w:eastAsiaTheme="minorEastAsia"/>
              <w:noProof/>
            </w:rPr>
            <w:pPrChange w:id="443" w:author="nidal saleh" w:date="2025-06-18T09:26:00Z">
              <w:pPr>
                <w:pStyle w:val="TOC1"/>
                <w:tabs>
                  <w:tab w:val="right" w:leader="dot" w:pos="10456"/>
                </w:tabs>
              </w:pPr>
            </w:pPrChange>
          </w:pPr>
          <w:ins w:id="444"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"_Toc201131119"</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b/>
                <w:bCs/>
                <w:noProof/>
                <w:rtl/>
              </w:rPr>
              <w:t>الملخص</w:t>
            </w:r>
            <w:r w:rsidRPr="00620502">
              <w:rPr>
                <w:rStyle w:val="Hyperlink"/>
                <w:b/>
                <w:bCs/>
                <w:noProof/>
              </w:rPr>
              <w:t xml:space="preserve"> (Abstract)</w:t>
            </w:r>
            <w:r>
              <w:rPr>
                <w:noProof/>
                <w:webHidden/>
              </w:rPr>
              <w:tab/>
            </w:r>
            <w:r>
              <w:rPr>
                <w:rStyle w:val="Hyperlink"/>
                <w:noProof/>
                <w:rtl/>
              </w:rPr>
              <w:fldChar w:fldCharType="begin"/>
            </w:r>
            <w:r>
              <w:rPr>
                <w:noProof/>
                <w:webHidden/>
              </w:rPr>
              <w:instrText xml:space="preserve"> PAGEREF _Toc201131119 \h </w:instrText>
            </w:r>
          </w:ins>
          <w:r>
            <w:rPr>
              <w:rStyle w:val="Hyperlink"/>
              <w:noProof/>
              <w:rtl/>
            </w:rPr>
          </w:r>
          <w:r>
            <w:rPr>
              <w:rStyle w:val="Hyperlink"/>
              <w:noProof/>
              <w:rtl/>
            </w:rPr>
            <w:fldChar w:fldCharType="separate"/>
          </w:r>
          <w:ins w:id="445" w:author="nidal saleh" w:date="2025-06-18T09:25:00Z">
            <w:r>
              <w:rPr>
                <w:noProof/>
                <w:webHidden/>
              </w:rPr>
              <w:t>3</w:t>
            </w:r>
            <w:r>
              <w:rPr>
                <w:rStyle w:val="Hyperlink"/>
                <w:noProof/>
                <w:rtl/>
              </w:rPr>
              <w:fldChar w:fldCharType="end"/>
            </w:r>
            <w:r w:rsidRPr="00620502">
              <w:rPr>
                <w:rStyle w:val="Hyperlink"/>
                <w:noProof/>
                <w:rtl/>
              </w:rPr>
              <w:fldChar w:fldCharType="end"/>
            </w:r>
          </w:ins>
        </w:p>
        <w:p w14:paraId="51CF896E" w14:textId="4116C83B" w:rsidR="00B63E95" w:rsidRDefault="00B63E95">
          <w:pPr>
            <w:pStyle w:val="TOC2"/>
            <w:bidi/>
            <w:rPr>
              <w:ins w:id="446" w:author="nidal saleh" w:date="2025-06-18T09:25:00Z"/>
              <w:rFonts w:eastAsiaTheme="minorEastAsia"/>
              <w:noProof/>
            </w:rPr>
            <w:pPrChange w:id="447" w:author="nidal saleh" w:date="2025-06-18T09:26:00Z">
              <w:pPr>
                <w:pStyle w:val="TOC2"/>
              </w:pPr>
            </w:pPrChange>
          </w:pPr>
          <w:ins w:id="448"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"_Toc201131120"</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noProof/>
                <w:rtl/>
              </w:rPr>
              <w:t>الفكرة الأساسية للمشروع :</w:t>
            </w:r>
            <w:r>
              <w:rPr>
                <w:noProof/>
                <w:webHidden/>
              </w:rPr>
              <w:tab/>
            </w:r>
            <w:r>
              <w:rPr>
                <w:rStyle w:val="Hyperlink"/>
                <w:noProof/>
                <w:rtl/>
              </w:rPr>
              <w:fldChar w:fldCharType="begin"/>
            </w:r>
            <w:r>
              <w:rPr>
                <w:noProof/>
                <w:webHidden/>
              </w:rPr>
              <w:instrText xml:space="preserve"> PAGEREF _Toc201131120 \h </w:instrText>
            </w:r>
          </w:ins>
          <w:r>
            <w:rPr>
              <w:rStyle w:val="Hyperlink"/>
              <w:noProof/>
              <w:rtl/>
            </w:rPr>
          </w:r>
          <w:r>
            <w:rPr>
              <w:rStyle w:val="Hyperlink"/>
              <w:noProof/>
              <w:rtl/>
            </w:rPr>
            <w:fldChar w:fldCharType="separate"/>
          </w:r>
          <w:ins w:id="449" w:author="nidal saleh" w:date="2025-06-18T09:25:00Z">
            <w:r>
              <w:rPr>
                <w:noProof/>
                <w:webHidden/>
              </w:rPr>
              <w:t>3</w:t>
            </w:r>
            <w:r>
              <w:rPr>
                <w:rStyle w:val="Hyperlink"/>
                <w:noProof/>
                <w:rtl/>
              </w:rPr>
              <w:fldChar w:fldCharType="end"/>
            </w:r>
            <w:r w:rsidRPr="00620502">
              <w:rPr>
                <w:rStyle w:val="Hyperlink"/>
                <w:noProof/>
                <w:rtl/>
              </w:rPr>
              <w:fldChar w:fldCharType="end"/>
            </w:r>
          </w:ins>
        </w:p>
        <w:p w14:paraId="21D82D16" w14:textId="51B20E23" w:rsidR="00B63E95" w:rsidRDefault="00B63E95">
          <w:pPr>
            <w:pStyle w:val="TOC2"/>
            <w:bidi/>
            <w:rPr>
              <w:ins w:id="450" w:author="nidal saleh" w:date="2025-06-18T09:25:00Z"/>
              <w:rFonts w:eastAsiaTheme="minorEastAsia"/>
              <w:noProof/>
            </w:rPr>
            <w:pPrChange w:id="451" w:author="nidal saleh" w:date="2025-06-18T09:26:00Z">
              <w:pPr>
                <w:pStyle w:val="TOC2"/>
              </w:pPr>
            </w:pPrChange>
          </w:pPr>
          <w:ins w:id="452"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"_Toc201131121"</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noProof/>
                <w:rtl/>
              </w:rPr>
              <w:t>الأدوات والتقنيات المستخدمة:</w:t>
            </w:r>
            <w:r>
              <w:rPr>
                <w:noProof/>
                <w:webHidden/>
              </w:rPr>
              <w:tab/>
            </w:r>
            <w:r>
              <w:rPr>
                <w:rStyle w:val="Hyperlink"/>
                <w:noProof/>
                <w:rtl/>
              </w:rPr>
              <w:fldChar w:fldCharType="begin"/>
            </w:r>
            <w:r>
              <w:rPr>
                <w:noProof/>
                <w:webHidden/>
              </w:rPr>
              <w:instrText xml:space="preserve"> PAGEREF _Toc201131121 \h </w:instrText>
            </w:r>
          </w:ins>
          <w:r>
            <w:rPr>
              <w:rStyle w:val="Hyperlink"/>
              <w:noProof/>
              <w:rtl/>
            </w:rPr>
          </w:r>
          <w:r>
            <w:rPr>
              <w:rStyle w:val="Hyperlink"/>
              <w:noProof/>
              <w:rtl/>
            </w:rPr>
            <w:fldChar w:fldCharType="separate"/>
          </w:r>
          <w:ins w:id="453" w:author="nidal saleh" w:date="2025-06-18T09:25:00Z">
            <w:r>
              <w:rPr>
                <w:noProof/>
                <w:webHidden/>
              </w:rPr>
              <w:t>3</w:t>
            </w:r>
            <w:r>
              <w:rPr>
                <w:rStyle w:val="Hyperlink"/>
                <w:noProof/>
                <w:rtl/>
              </w:rPr>
              <w:fldChar w:fldCharType="end"/>
            </w:r>
            <w:r w:rsidRPr="00620502">
              <w:rPr>
                <w:rStyle w:val="Hyperlink"/>
                <w:noProof/>
                <w:rtl/>
              </w:rPr>
              <w:fldChar w:fldCharType="end"/>
            </w:r>
          </w:ins>
        </w:p>
        <w:p w14:paraId="7D465C96" w14:textId="443CB3D0" w:rsidR="00B63E95" w:rsidRDefault="00B63E95">
          <w:pPr>
            <w:pStyle w:val="TOC2"/>
            <w:bidi/>
            <w:rPr>
              <w:ins w:id="454" w:author="nidal saleh" w:date="2025-06-18T09:25:00Z"/>
              <w:rFonts w:eastAsiaTheme="minorEastAsia"/>
              <w:noProof/>
            </w:rPr>
            <w:pPrChange w:id="455" w:author="nidal saleh" w:date="2025-06-18T09:26:00Z">
              <w:pPr>
                <w:pStyle w:val="TOC2"/>
              </w:pPr>
            </w:pPrChange>
          </w:pPr>
          <w:ins w:id="456"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"_Toc201131122"</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noProof/>
                <w:rtl/>
              </w:rPr>
              <w:t>النتائج والفائدة المتوقعة:</w:t>
            </w:r>
            <w:r>
              <w:rPr>
                <w:noProof/>
                <w:webHidden/>
              </w:rPr>
              <w:tab/>
            </w:r>
            <w:r>
              <w:rPr>
                <w:rStyle w:val="Hyperlink"/>
                <w:noProof/>
                <w:rtl/>
              </w:rPr>
              <w:fldChar w:fldCharType="begin"/>
            </w:r>
            <w:r>
              <w:rPr>
                <w:noProof/>
                <w:webHidden/>
              </w:rPr>
              <w:instrText xml:space="preserve"> PAGEREF _Toc201131122 \h </w:instrText>
            </w:r>
          </w:ins>
          <w:r>
            <w:rPr>
              <w:rStyle w:val="Hyperlink"/>
              <w:noProof/>
              <w:rtl/>
            </w:rPr>
          </w:r>
          <w:r>
            <w:rPr>
              <w:rStyle w:val="Hyperlink"/>
              <w:noProof/>
              <w:rtl/>
            </w:rPr>
            <w:fldChar w:fldCharType="separate"/>
          </w:r>
          <w:ins w:id="457" w:author="nidal saleh" w:date="2025-06-18T09:25:00Z">
            <w:r>
              <w:rPr>
                <w:noProof/>
                <w:webHidden/>
              </w:rPr>
              <w:t>3</w:t>
            </w:r>
            <w:r>
              <w:rPr>
                <w:rStyle w:val="Hyperlink"/>
                <w:noProof/>
                <w:rtl/>
              </w:rPr>
              <w:fldChar w:fldCharType="end"/>
            </w:r>
            <w:r w:rsidRPr="00620502">
              <w:rPr>
                <w:rStyle w:val="Hyperlink"/>
                <w:noProof/>
                <w:rtl/>
              </w:rPr>
              <w:fldChar w:fldCharType="end"/>
            </w:r>
          </w:ins>
        </w:p>
        <w:p w14:paraId="0F5ADE28" w14:textId="0C8578E1" w:rsidR="00B63E95" w:rsidRDefault="00B63E95">
          <w:pPr>
            <w:pStyle w:val="TOC2"/>
            <w:bidi/>
            <w:rPr>
              <w:ins w:id="458" w:author="nidal saleh" w:date="2025-06-18T09:25:00Z"/>
              <w:rFonts w:eastAsiaTheme="minorEastAsia"/>
              <w:noProof/>
            </w:rPr>
            <w:pPrChange w:id="459" w:author="nidal saleh" w:date="2025-06-18T09:26:00Z">
              <w:pPr>
                <w:pStyle w:val="TOC2"/>
              </w:pPr>
            </w:pPrChange>
          </w:pPr>
          <w:ins w:id="460"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"_Toc201131123"</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b/>
                <w:bCs/>
                <w:noProof/>
              </w:rPr>
              <w:t>The main idea of ​​the project</w:t>
            </w:r>
            <w:r w:rsidRPr="00620502">
              <w:rPr>
                <w:rStyle w:val="Hyperlink"/>
                <w:noProof/>
              </w:rPr>
              <w:t>:</w:t>
            </w:r>
            <w:r>
              <w:rPr>
                <w:noProof/>
                <w:webHidden/>
              </w:rPr>
              <w:tab/>
            </w:r>
            <w:r>
              <w:rPr>
                <w:rStyle w:val="Hyperlink"/>
                <w:noProof/>
                <w:rtl/>
              </w:rPr>
              <w:fldChar w:fldCharType="begin"/>
            </w:r>
            <w:r>
              <w:rPr>
                <w:noProof/>
                <w:webHidden/>
              </w:rPr>
              <w:instrText xml:space="preserve"> PAGEREF _Toc201131123 \h </w:instrText>
            </w:r>
          </w:ins>
          <w:r>
            <w:rPr>
              <w:rStyle w:val="Hyperlink"/>
              <w:noProof/>
              <w:rtl/>
            </w:rPr>
          </w:r>
          <w:r>
            <w:rPr>
              <w:rStyle w:val="Hyperlink"/>
              <w:noProof/>
              <w:rtl/>
            </w:rPr>
            <w:fldChar w:fldCharType="separate"/>
          </w:r>
          <w:ins w:id="461" w:author="nidal saleh" w:date="2025-06-18T09:25:00Z">
            <w:r>
              <w:rPr>
                <w:noProof/>
                <w:webHidden/>
              </w:rPr>
              <w:t>4</w:t>
            </w:r>
            <w:r>
              <w:rPr>
                <w:rStyle w:val="Hyperlink"/>
                <w:noProof/>
                <w:rtl/>
              </w:rPr>
              <w:fldChar w:fldCharType="end"/>
            </w:r>
            <w:r w:rsidRPr="00620502">
              <w:rPr>
                <w:rStyle w:val="Hyperlink"/>
                <w:noProof/>
                <w:rtl/>
              </w:rPr>
              <w:fldChar w:fldCharType="end"/>
            </w:r>
          </w:ins>
        </w:p>
        <w:p w14:paraId="2C095B28" w14:textId="6B8871A6" w:rsidR="00B63E95" w:rsidRDefault="00B63E95">
          <w:pPr>
            <w:pStyle w:val="TOC2"/>
            <w:bidi/>
            <w:rPr>
              <w:ins w:id="462" w:author="nidal saleh" w:date="2025-06-18T09:25:00Z"/>
              <w:rFonts w:eastAsiaTheme="minorEastAsia"/>
              <w:noProof/>
            </w:rPr>
            <w:pPrChange w:id="463" w:author="nidal saleh" w:date="2025-06-18T09:26:00Z">
              <w:pPr>
                <w:pStyle w:val="TOC2"/>
              </w:pPr>
            </w:pPrChange>
          </w:pPr>
          <w:ins w:id="464"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"_Toc201131124"</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b/>
                <w:bCs/>
                <w:noProof/>
              </w:rPr>
              <w:t>Tools and Technologies Used</w:t>
            </w:r>
            <w:r w:rsidRPr="00620502">
              <w:rPr>
                <w:rStyle w:val="Hyperlink"/>
                <w:noProof/>
              </w:rPr>
              <w:t>:</w:t>
            </w:r>
            <w:r>
              <w:rPr>
                <w:noProof/>
                <w:webHidden/>
              </w:rPr>
              <w:tab/>
            </w:r>
            <w:r>
              <w:rPr>
                <w:rStyle w:val="Hyperlink"/>
                <w:noProof/>
                <w:rtl/>
              </w:rPr>
              <w:fldChar w:fldCharType="begin"/>
            </w:r>
            <w:r>
              <w:rPr>
                <w:noProof/>
                <w:webHidden/>
              </w:rPr>
              <w:instrText xml:space="preserve"> PAGEREF _Toc201131124 \h </w:instrText>
            </w:r>
          </w:ins>
          <w:r>
            <w:rPr>
              <w:rStyle w:val="Hyperlink"/>
              <w:noProof/>
              <w:rtl/>
            </w:rPr>
          </w:r>
          <w:r>
            <w:rPr>
              <w:rStyle w:val="Hyperlink"/>
              <w:noProof/>
              <w:rtl/>
            </w:rPr>
            <w:fldChar w:fldCharType="separate"/>
          </w:r>
          <w:ins w:id="465" w:author="nidal saleh" w:date="2025-06-18T09:25:00Z">
            <w:r>
              <w:rPr>
                <w:noProof/>
                <w:webHidden/>
              </w:rPr>
              <w:t>4</w:t>
            </w:r>
            <w:r>
              <w:rPr>
                <w:rStyle w:val="Hyperlink"/>
                <w:noProof/>
                <w:rtl/>
              </w:rPr>
              <w:fldChar w:fldCharType="end"/>
            </w:r>
            <w:r w:rsidRPr="00620502">
              <w:rPr>
                <w:rStyle w:val="Hyperlink"/>
                <w:noProof/>
                <w:rtl/>
              </w:rPr>
              <w:fldChar w:fldCharType="end"/>
            </w:r>
          </w:ins>
        </w:p>
        <w:p w14:paraId="7DFAD0F7" w14:textId="28B3D58F" w:rsidR="00B63E95" w:rsidRDefault="00B63E95">
          <w:pPr>
            <w:pStyle w:val="TOC2"/>
            <w:bidi/>
            <w:rPr>
              <w:ins w:id="466" w:author="nidal saleh" w:date="2025-06-18T09:25:00Z"/>
              <w:rFonts w:eastAsiaTheme="minorEastAsia"/>
              <w:noProof/>
            </w:rPr>
            <w:pPrChange w:id="467" w:author="nidal saleh" w:date="2025-06-18T09:26:00Z">
              <w:pPr>
                <w:pStyle w:val="TOC2"/>
              </w:pPr>
            </w:pPrChange>
          </w:pPr>
          <w:ins w:id="468"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"_Toc201131125"</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b/>
                <w:bCs/>
                <w:noProof/>
              </w:rPr>
              <w:t>Expected Results and Benefits</w:t>
            </w:r>
            <w:r w:rsidRPr="00620502">
              <w:rPr>
                <w:rStyle w:val="Hyperlink"/>
                <w:noProof/>
              </w:rPr>
              <w:t>:</w:t>
            </w:r>
            <w:r>
              <w:rPr>
                <w:noProof/>
                <w:webHidden/>
              </w:rPr>
              <w:tab/>
            </w:r>
            <w:r>
              <w:rPr>
                <w:rStyle w:val="Hyperlink"/>
                <w:noProof/>
                <w:rtl/>
              </w:rPr>
              <w:fldChar w:fldCharType="begin"/>
            </w:r>
            <w:r>
              <w:rPr>
                <w:noProof/>
                <w:webHidden/>
              </w:rPr>
              <w:instrText xml:space="preserve"> PAGEREF _Toc201131125 \h </w:instrText>
            </w:r>
          </w:ins>
          <w:r>
            <w:rPr>
              <w:rStyle w:val="Hyperlink"/>
              <w:noProof/>
              <w:rtl/>
            </w:rPr>
          </w:r>
          <w:r>
            <w:rPr>
              <w:rStyle w:val="Hyperlink"/>
              <w:noProof/>
              <w:rtl/>
            </w:rPr>
            <w:fldChar w:fldCharType="separate"/>
          </w:r>
          <w:ins w:id="469" w:author="nidal saleh" w:date="2025-06-18T09:25:00Z">
            <w:r>
              <w:rPr>
                <w:noProof/>
                <w:webHidden/>
              </w:rPr>
              <w:t>4</w:t>
            </w:r>
            <w:r>
              <w:rPr>
                <w:rStyle w:val="Hyperlink"/>
                <w:noProof/>
                <w:rtl/>
              </w:rPr>
              <w:fldChar w:fldCharType="end"/>
            </w:r>
            <w:r w:rsidRPr="00620502">
              <w:rPr>
                <w:rStyle w:val="Hyperlink"/>
                <w:noProof/>
                <w:rtl/>
              </w:rPr>
              <w:fldChar w:fldCharType="end"/>
            </w:r>
          </w:ins>
        </w:p>
        <w:p w14:paraId="1A2F7FDB" w14:textId="0F2D7342" w:rsidR="00B63E95" w:rsidRDefault="00B63E95">
          <w:pPr>
            <w:pStyle w:val="TOC1"/>
            <w:tabs>
              <w:tab w:val="right" w:leader="dot" w:pos="10456"/>
            </w:tabs>
            <w:bidi/>
            <w:rPr>
              <w:ins w:id="470" w:author="nidal saleh" w:date="2025-06-18T09:25:00Z"/>
              <w:rFonts w:eastAsiaTheme="minorEastAsia"/>
              <w:noProof/>
            </w:rPr>
            <w:pPrChange w:id="471" w:author="nidal saleh" w:date="2025-06-18T09:26:00Z">
              <w:pPr>
                <w:pStyle w:val="TOC1"/>
                <w:tabs>
                  <w:tab w:val="right" w:leader="dot" w:pos="10456"/>
                </w:tabs>
              </w:pPr>
            </w:pPrChange>
          </w:pPr>
          <w:ins w:id="472"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"_Toc201131126"</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noProof/>
                <w:rtl/>
              </w:rPr>
              <w:t>الفهرس</w:t>
            </w:r>
            <w:r w:rsidRPr="00620502">
              <w:rPr>
                <w:rStyle w:val="Hyperlink"/>
                <w:noProof/>
              </w:rPr>
              <w:t xml:space="preserve"> (Table of Contents)</w:t>
            </w:r>
            <w:r>
              <w:rPr>
                <w:noProof/>
                <w:webHidden/>
              </w:rPr>
              <w:tab/>
            </w:r>
            <w:r>
              <w:rPr>
                <w:rStyle w:val="Hyperlink"/>
                <w:noProof/>
                <w:rtl/>
              </w:rPr>
              <w:fldChar w:fldCharType="begin"/>
            </w:r>
            <w:r>
              <w:rPr>
                <w:noProof/>
                <w:webHidden/>
              </w:rPr>
              <w:instrText xml:space="preserve"> PAGEREF _Toc201131126 \h </w:instrText>
            </w:r>
          </w:ins>
          <w:r>
            <w:rPr>
              <w:rStyle w:val="Hyperlink"/>
              <w:noProof/>
              <w:rtl/>
            </w:rPr>
          </w:r>
          <w:r>
            <w:rPr>
              <w:rStyle w:val="Hyperlink"/>
              <w:noProof/>
              <w:rtl/>
            </w:rPr>
            <w:fldChar w:fldCharType="separate"/>
          </w:r>
          <w:ins w:id="473" w:author="nidal saleh" w:date="2025-06-18T09:25:00Z">
            <w:r>
              <w:rPr>
                <w:noProof/>
                <w:webHidden/>
              </w:rPr>
              <w:t>5</w:t>
            </w:r>
            <w:r>
              <w:rPr>
                <w:rStyle w:val="Hyperlink"/>
                <w:noProof/>
                <w:rtl/>
              </w:rPr>
              <w:fldChar w:fldCharType="end"/>
            </w:r>
            <w:r w:rsidRPr="00620502">
              <w:rPr>
                <w:rStyle w:val="Hyperlink"/>
                <w:noProof/>
                <w:rtl/>
              </w:rPr>
              <w:fldChar w:fldCharType="end"/>
            </w:r>
          </w:ins>
        </w:p>
        <w:p w14:paraId="2B48AC3B" w14:textId="672C59E5" w:rsidR="00B63E95" w:rsidRDefault="00B63E95">
          <w:pPr>
            <w:pStyle w:val="TOC1"/>
            <w:tabs>
              <w:tab w:val="right" w:leader="dot" w:pos="10456"/>
            </w:tabs>
            <w:bidi/>
            <w:rPr>
              <w:ins w:id="474" w:author="nidal saleh" w:date="2025-06-18T09:25:00Z"/>
              <w:rFonts w:eastAsiaTheme="minorEastAsia"/>
              <w:noProof/>
            </w:rPr>
            <w:pPrChange w:id="475" w:author="nidal saleh" w:date="2025-06-18T09:26:00Z">
              <w:pPr>
                <w:pStyle w:val="TOC1"/>
                <w:tabs>
                  <w:tab w:val="right" w:leader="dot" w:pos="10456"/>
                </w:tabs>
              </w:pPr>
            </w:pPrChange>
          </w:pPr>
          <w:ins w:id="476"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"_Toc201131127"</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b/>
                <w:bCs/>
                <w:noProof/>
                <w:rtl/>
              </w:rPr>
              <w:t xml:space="preserve">الفصل الأول : المقدمة </w:t>
            </w:r>
            <w:r w:rsidRPr="00620502">
              <w:rPr>
                <w:rStyle w:val="Hyperlink"/>
                <w:b/>
                <w:bCs/>
                <w:noProof/>
              </w:rPr>
              <w:t xml:space="preserve"> (Introduction)</w:t>
            </w:r>
            <w:r>
              <w:rPr>
                <w:noProof/>
                <w:webHidden/>
              </w:rPr>
              <w:tab/>
            </w:r>
            <w:r>
              <w:rPr>
                <w:rStyle w:val="Hyperlink"/>
                <w:noProof/>
                <w:rtl/>
              </w:rPr>
              <w:fldChar w:fldCharType="begin"/>
            </w:r>
            <w:r>
              <w:rPr>
                <w:noProof/>
                <w:webHidden/>
              </w:rPr>
              <w:instrText xml:space="preserve"> PAGEREF _Toc201131127 \h </w:instrText>
            </w:r>
          </w:ins>
          <w:r>
            <w:rPr>
              <w:rStyle w:val="Hyperlink"/>
              <w:noProof/>
              <w:rtl/>
            </w:rPr>
          </w:r>
          <w:r>
            <w:rPr>
              <w:rStyle w:val="Hyperlink"/>
              <w:noProof/>
              <w:rtl/>
            </w:rPr>
            <w:fldChar w:fldCharType="separate"/>
          </w:r>
          <w:ins w:id="477" w:author="nidal saleh" w:date="2025-06-18T09:25:00Z">
            <w:r>
              <w:rPr>
                <w:noProof/>
                <w:webHidden/>
              </w:rPr>
              <w:t>7</w:t>
            </w:r>
            <w:r>
              <w:rPr>
                <w:rStyle w:val="Hyperlink"/>
                <w:noProof/>
                <w:rtl/>
              </w:rPr>
              <w:fldChar w:fldCharType="end"/>
            </w:r>
            <w:r w:rsidRPr="00620502">
              <w:rPr>
                <w:rStyle w:val="Hyperlink"/>
                <w:noProof/>
                <w:rtl/>
              </w:rPr>
              <w:fldChar w:fldCharType="end"/>
            </w:r>
          </w:ins>
        </w:p>
        <w:p w14:paraId="1E042BB4" w14:textId="4D1915D0" w:rsidR="00B63E95" w:rsidRDefault="00B63E95">
          <w:pPr>
            <w:pStyle w:val="TOC2"/>
            <w:bidi/>
            <w:rPr>
              <w:ins w:id="478" w:author="nidal saleh" w:date="2025-06-18T09:25:00Z"/>
              <w:rFonts w:eastAsiaTheme="minorEastAsia"/>
              <w:noProof/>
            </w:rPr>
            <w:pPrChange w:id="479" w:author="nidal saleh" w:date="2025-06-18T09:26:00Z">
              <w:pPr>
                <w:pStyle w:val="TOC2"/>
              </w:pPr>
            </w:pPrChange>
          </w:pPr>
          <w:ins w:id="480"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"_Toc201131128"</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noProof/>
                <w:rtl/>
              </w:rPr>
              <w:t>خلفية عامة عن الموضوع</w:t>
            </w:r>
            <w:r>
              <w:rPr>
                <w:noProof/>
                <w:webHidden/>
              </w:rPr>
              <w:tab/>
            </w:r>
            <w:r>
              <w:rPr>
                <w:rStyle w:val="Hyperlink"/>
                <w:noProof/>
                <w:rtl/>
              </w:rPr>
              <w:fldChar w:fldCharType="begin"/>
            </w:r>
            <w:r>
              <w:rPr>
                <w:noProof/>
                <w:webHidden/>
              </w:rPr>
              <w:instrText xml:space="preserve"> PAGEREF _Toc201131128 \h </w:instrText>
            </w:r>
          </w:ins>
          <w:r>
            <w:rPr>
              <w:rStyle w:val="Hyperlink"/>
              <w:noProof/>
              <w:rtl/>
            </w:rPr>
          </w:r>
          <w:r>
            <w:rPr>
              <w:rStyle w:val="Hyperlink"/>
              <w:noProof/>
              <w:rtl/>
            </w:rPr>
            <w:fldChar w:fldCharType="separate"/>
          </w:r>
          <w:ins w:id="481" w:author="nidal saleh" w:date="2025-06-18T09:25:00Z">
            <w:r>
              <w:rPr>
                <w:noProof/>
                <w:webHidden/>
              </w:rPr>
              <w:t>7</w:t>
            </w:r>
            <w:r>
              <w:rPr>
                <w:rStyle w:val="Hyperlink"/>
                <w:noProof/>
                <w:rtl/>
              </w:rPr>
              <w:fldChar w:fldCharType="end"/>
            </w:r>
            <w:r w:rsidRPr="00620502">
              <w:rPr>
                <w:rStyle w:val="Hyperlink"/>
                <w:noProof/>
                <w:rtl/>
              </w:rPr>
              <w:fldChar w:fldCharType="end"/>
            </w:r>
          </w:ins>
        </w:p>
        <w:p w14:paraId="210D4AD2" w14:textId="40AC86E6" w:rsidR="00B63E95" w:rsidRDefault="00B63E95">
          <w:pPr>
            <w:pStyle w:val="TOC2"/>
            <w:bidi/>
            <w:rPr>
              <w:ins w:id="482" w:author="nidal saleh" w:date="2025-06-18T09:25:00Z"/>
              <w:rFonts w:eastAsiaTheme="minorEastAsia"/>
              <w:noProof/>
            </w:rPr>
            <w:pPrChange w:id="483" w:author="nidal saleh" w:date="2025-06-18T09:26:00Z">
              <w:pPr>
                <w:pStyle w:val="TOC2"/>
              </w:pPr>
            </w:pPrChange>
          </w:pPr>
          <w:ins w:id="484"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"_Toc201131129"</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rFonts w:eastAsia="Times New Roman"/>
                <w:noProof/>
                <w:rtl/>
              </w:rPr>
              <w:t>سبب اختيار المشروع</w:t>
            </w:r>
            <w:r>
              <w:rPr>
                <w:noProof/>
                <w:webHidden/>
              </w:rPr>
              <w:tab/>
            </w:r>
            <w:r>
              <w:rPr>
                <w:rStyle w:val="Hyperlink"/>
                <w:noProof/>
                <w:rtl/>
              </w:rPr>
              <w:fldChar w:fldCharType="begin"/>
            </w:r>
            <w:r>
              <w:rPr>
                <w:noProof/>
                <w:webHidden/>
              </w:rPr>
              <w:instrText xml:space="preserve"> PAGEREF _Toc201131129 \h </w:instrText>
            </w:r>
          </w:ins>
          <w:r>
            <w:rPr>
              <w:rStyle w:val="Hyperlink"/>
              <w:noProof/>
              <w:rtl/>
            </w:rPr>
          </w:r>
          <w:r>
            <w:rPr>
              <w:rStyle w:val="Hyperlink"/>
              <w:noProof/>
              <w:rtl/>
            </w:rPr>
            <w:fldChar w:fldCharType="separate"/>
          </w:r>
          <w:ins w:id="485" w:author="nidal saleh" w:date="2025-06-18T09:25:00Z">
            <w:r>
              <w:rPr>
                <w:noProof/>
                <w:webHidden/>
              </w:rPr>
              <w:t>7</w:t>
            </w:r>
            <w:r>
              <w:rPr>
                <w:rStyle w:val="Hyperlink"/>
                <w:noProof/>
                <w:rtl/>
              </w:rPr>
              <w:fldChar w:fldCharType="end"/>
            </w:r>
            <w:r w:rsidRPr="00620502">
              <w:rPr>
                <w:rStyle w:val="Hyperlink"/>
                <w:noProof/>
                <w:rtl/>
              </w:rPr>
              <w:fldChar w:fldCharType="end"/>
            </w:r>
          </w:ins>
        </w:p>
        <w:p w14:paraId="15FC1722" w14:textId="3E6BB7EA" w:rsidR="00B63E95" w:rsidRDefault="00B63E95">
          <w:pPr>
            <w:pStyle w:val="TOC2"/>
            <w:bidi/>
            <w:rPr>
              <w:ins w:id="486" w:author="nidal saleh" w:date="2025-06-18T09:25:00Z"/>
              <w:rFonts w:eastAsiaTheme="minorEastAsia"/>
              <w:noProof/>
            </w:rPr>
            <w:pPrChange w:id="487" w:author="nidal saleh" w:date="2025-06-18T09:26:00Z">
              <w:pPr>
                <w:pStyle w:val="TOC2"/>
              </w:pPr>
            </w:pPrChange>
          </w:pPr>
          <w:ins w:id="488"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"_Toc201131130"</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rFonts w:eastAsia="Times New Roman"/>
                <w:noProof/>
                <w:rtl/>
              </w:rPr>
              <w:t>أهمية المشروع وأهدافه</w:t>
            </w:r>
            <w:r>
              <w:rPr>
                <w:noProof/>
                <w:webHidden/>
              </w:rPr>
              <w:tab/>
            </w:r>
            <w:r>
              <w:rPr>
                <w:rStyle w:val="Hyperlink"/>
                <w:noProof/>
                <w:rtl/>
              </w:rPr>
              <w:fldChar w:fldCharType="begin"/>
            </w:r>
            <w:r>
              <w:rPr>
                <w:noProof/>
                <w:webHidden/>
              </w:rPr>
              <w:instrText xml:space="preserve"> PAGEREF _Toc201131130 \h </w:instrText>
            </w:r>
          </w:ins>
          <w:r>
            <w:rPr>
              <w:rStyle w:val="Hyperlink"/>
              <w:noProof/>
              <w:rtl/>
            </w:rPr>
          </w:r>
          <w:r>
            <w:rPr>
              <w:rStyle w:val="Hyperlink"/>
              <w:noProof/>
              <w:rtl/>
            </w:rPr>
            <w:fldChar w:fldCharType="separate"/>
          </w:r>
          <w:ins w:id="489" w:author="nidal saleh" w:date="2025-06-18T09:25:00Z">
            <w:r>
              <w:rPr>
                <w:noProof/>
                <w:webHidden/>
              </w:rPr>
              <w:t>7</w:t>
            </w:r>
            <w:r>
              <w:rPr>
                <w:rStyle w:val="Hyperlink"/>
                <w:noProof/>
                <w:rtl/>
              </w:rPr>
              <w:fldChar w:fldCharType="end"/>
            </w:r>
            <w:r w:rsidRPr="00620502">
              <w:rPr>
                <w:rStyle w:val="Hyperlink"/>
                <w:noProof/>
                <w:rtl/>
              </w:rPr>
              <w:fldChar w:fldCharType="end"/>
            </w:r>
          </w:ins>
        </w:p>
        <w:p w14:paraId="031039B7" w14:textId="160536E3" w:rsidR="00B63E95" w:rsidRDefault="00B63E95">
          <w:pPr>
            <w:pStyle w:val="TOC3"/>
            <w:tabs>
              <w:tab w:val="right" w:leader="dot" w:pos="10456"/>
            </w:tabs>
            <w:bidi/>
            <w:rPr>
              <w:ins w:id="490" w:author="nidal saleh" w:date="2025-06-18T09:25:00Z"/>
              <w:rFonts w:eastAsiaTheme="minorEastAsia"/>
              <w:noProof/>
            </w:rPr>
            <w:pPrChange w:id="491" w:author="nidal saleh" w:date="2025-06-18T09:26:00Z">
              <w:pPr>
                <w:pStyle w:val="TOC3"/>
                <w:tabs>
                  <w:tab w:val="right" w:leader="dot" w:pos="10456"/>
                </w:tabs>
              </w:pPr>
            </w:pPrChange>
          </w:pPr>
          <w:ins w:id="492"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"_Toc201131131"</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rFonts w:eastAsia="Times New Roman"/>
                <w:noProof/>
                <w:rtl/>
              </w:rPr>
              <w:t>الأهمية:</w:t>
            </w:r>
            <w:r>
              <w:rPr>
                <w:noProof/>
                <w:webHidden/>
              </w:rPr>
              <w:tab/>
            </w:r>
            <w:r>
              <w:rPr>
                <w:rStyle w:val="Hyperlink"/>
                <w:noProof/>
                <w:rtl/>
              </w:rPr>
              <w:fldChar w:fldCharType="begin"/>
            </w:r>
            <w:r>
              <w:rPr>
                <w:noProof/>
                <w:webHidden/>
              </w:rPr>
              <w:instrText xml:space="preserve"> PAGEREF _Toc201131131 \h </w:instrText>
            </w:r>
          </w:ins>
          <w:r>
            <w:rPr>
              <w:rStyle w:val="Hyperlink"/>
              <w:noProof/>
              <w:rtl/>
            </w:rPr>
          </w:r>
          <w:r>
            <w:rPr>
              <w:rStyle w:val="Hyperlink"/>
              <w:noProof/>
              <w:rtl/>
            </w:rPr>
            <w:fldChar w:fldCharType="separate"/>
          </w:r>
          <w:ins w:id="493" w:author="nidal saleh" w:date="2025-06-18T09:25:00Z">
            <w:r>
              <w:rPr>
                <w:noProof/>
                <w:webHidden/>
              </w:rPr>
              <w:t>7</w:t>
            </w:r>
            <w:r>
              <w:rPr>
                <w:rStyle w:val="Hyperlink"/>
                <w:noProof/>
                <w:rtl/>
              </w:rPr>
              <w:fldChar w:fldCharType="end"/>
            </w:r>
            <w:r w:rsidRPr="00620502">
              <w:rPr>
                <w:rStyle w:val="Hyperlink"/>
                <w:noProof/>
                <w:rtl/>
              </w:rPr>
              <w:fldChar w:fldCharType="end"/>
            </w:r>
          </w:ins>
        </w:p>
        <w:p w14:paraId="2082C419" w14:textId="24FE832F" w:rsidR="00B63E95" w:rsidRDefault="00B63E95">
          <w:pPr>
            <w:pStyle w:val="TOC3"/>
            <w:tabs>
              <w:tab w:val="right" w:leader="dot" w:pos="10456"/>
            </w:tabs>
            <w:bidi/>
            <w:rPr>
              <w:ins w:id="494" w:author="nidal saleh" w:date="2025-06-18T09:25:00Z"/>
              <w:rFonts w:eastAsiaTheme="minorEastAsia"/>
              <w:noProof/>
            </w:rPr>
            <w:pPrChange w:id="495" w:author="nidal saleh" w:date="2025-06-18T09:26:00Z">
              <w:pPr>
                <w:pStyle w:val="TOC3"/>
                <w:tabs>
                  <w:tab w:val="right" w:leader="dot" w:pos="10456"/>
                </w:tabs>
              </w:pPr>
            </w:pPrChange>
          </w:pPr>
          <w:ins w:id="496"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"_Toc201131132"</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rFonts w:eastAsia="Times New Roman"/>
                <w:noProof/>
                <w:rtl/>
              </w:rPr>
              <w:t>الأهداف:</w:t>
            </w:r>
            <w:r>
              <w:rPr>
                <w:noProof/>
                <w:webHidden/>
              </w:rPr>
              <w:tab/>
            </w:r>
            <w:r>
              <w:rPr>
                <w:rStyle w:val="Hyperlink"/>
                <w:noProof/>
                <w:rtl/>
              </w:rPr>
              <w:fldChar w:fldCharType="begin"/>
            </w:r>
            <w:r>
              <w:rPr>
                <w:noProof/>
                <w:webHidden/>
              </w:rPr>
              <w:instrText xml:space="preserve"> PAGEREF _Toc201131132 \h </w:instrText>
            </w:r>
          </w:ins>
          <w:r>
            <w:rPr>
              <w:rStyle w:val="Hyperlink"/>
              <w:noProof/>
              <w:rtl/>
            </w:rPr>
          </w:r>
          <w:r>
            <w:rPr>
              <w:rStyle w:val="Hyperlink"/>
              <w:noProof/>
              <w:rtl/>
            </w:rPr>
            <w:fldChar w:fldCharType="separate"/>
          </w:r>
          <w:ins w:id="497" w:author="nidal saleh" w:date="2025-06-18T09:25:00Z">
            <w:r>
              <w:rPr>
                <w:noProof/>
                <w:webHidden/>
              </w:rPr>
              <w:t>8</w:t>
            </w:r>
            <w:r>
              <w:rPr>
                <w:rStyle w:val="Hyperlink"/>
                <w:noProof/>
                <w:rtl/>
              </w:rPr>
              <w:fldChar w:fldCharType="end"/>
            </w:r>
            <w:r w:rsidRPr="00620502">
              <w:rPr>
                <w:rStyle w:val="Hyperlink"/>
                <w:noProof/>
                <w:rtl/>
              </w:rPr>
              <w:fldChar w:fldCharType="end"/>
            </w:r>
          </w:ins>
        </w:p>
        <w:p w14:paraId="53A9C9C7" w14:textId="6AFCB7EE" w:rsidR="00B63E95" w:rsidRDefault="00B63E95">
          <w:pPr>
            <w:pStyle w:val="TOC2"/>
            <w:bidi/>
            <w:rPr>
              <w:ins w:id="498" w:author="nidal saleh" w:date="2025-06-18T09:25:00Z"/>
              <w:rFonts w:eastAsiaTheme="minorEastAsia"/>
              <w:noProof/>
            </w:rPr>
            <w:pPrChange w:id="499" w:author="nidal saleh" w:date="2025-06-18T09:26:00Z">
              <w:pPr>
                <w:pStyle w:val="TOC2"/>
              </w:pPr>
            </w:pPrChange>
          </w:pPr>
          <w:ins w:id="500"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"_Toc201131133"</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rFonts w:eastAsia="Times New Roman"/>
                <w:noProof/>
                <w:rtl/>
              </w:rPr>
              <w:t>المنهجية العامة المستخدمة</w:t>
            </w:r>
            <w:r>
              <w:rPr>
                <w:noProof/>
                <w:webHidden/>
              </w:rPr>
              <w:tab/>
            </w:r>
            <w:r>
              <w:rPr>
                <w:rStyle w:val="Hyperlink"/>
                <w:noProof/>
                <w:rtl/>
              </w:rPr>
              <w:fldChar w:fldCharType="begin"/>
            </w:r>
            <w:r>
              <w:rPr>
                <w:noProof/>
                <w:webHidden/>
              </w:rPr>
              <w:instrText xml:space="preserve"> PAGEREF _Toc201131133 \h </w:instrText>
            </w:r>
          </w:ins>
          <w:r>
            <w:rPr>
              <w:rStyle w:val="Hyperlink"/>
              <w:noProof/>
              <w:rtl/>
            </w:rPr>
          </w:r>
          <w:r>
            <w:rPr>
              <w:rStyle w:val="Hyperlink"/>
              <w:noProof/>
              <w:rtl/>
            </w:rPr>
            <w:fldChar w:fldCharType="separate"/>
          </w:r>
          <w:ins w:id="501" w:author="nidal saleh" w:date="2025-06-18T09:25:00Z">
            <w:r>
              <w:rPr>
                <w:noProof/>
                <w:webHidden/>
              </w:rPr>
              <w:t>8</w:t>
            </w:r>
            <w:r>
              <w:rPr>
                <w:rStyle w:val="Hyperlink"/>
                <w:noProof/>
                <w:rtl/>
              </w:rPr>
              <w:fldChar w:fldCharType="end"/>
            </w:r>
            <w:r w:rsidRPr="00620502">
              <w:rPr>
                <w:rStyle w:val="Hyperlink"/>
                <w:noProof/>
                <w:rtl/>
              </w:rPr>
              <w:fldChar w:fldCharType="end"/>
            </w:r>
          </w:ins>
        </w:p>
        <w:p w14:paraId="33AEA7D8" w14:textId="34D133D5" w:rsidR="00B63E95" w:rsidRDefault="00B63E95">
          <w:pPr>
            <w:pStyle w:val="TOC2"/>
            <w:bidi/>
            <w:rPr>
              <w:ins w:id="502" w:author="nidal saleh" w:date="2025-06-18T09:25:00Z"/>
              <w:rFonts w:eastAsiaTheme="minorEastAsia"/>
              <w:noProof/>
            </w:rPr>
            <w:pPrChange w:id="503" w:author="nidal saleh" w:date="2025-06-18T09:26:00Z">
              <w:pPr>
                <w:pStyle w:val="TOC2"/>
              </w:pPr>
            </w:pPrChange>
          </w:pPr>
          <w:ins w:id="504"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"_Toc201131134"</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rFonts w:eastAsia="Times New Roman"/>
                <w:noProof/>
                <w:rtl/>
              </w:rPr>
              <w:t>توزيع فصول التقرير</w:t>
            </w:r>
            <w:r>
              <w:rPr>
                <w:noProof/>
                <w:webHidden/>
              </w:rPr>
              <w:tab/>
            </w:r>
            <w:r>
              <w:rPr>
                <w:rStyle w:val="Hyperlink"/>
                <w:noProof/>
                <w:rtl/>
              </w:rPr>
              <w:fldChar w:fldCharType="begin"/>
            </w:r>
            <w:r>
              <w:rPr>
                <w:noProof/>
                <w:webHidden/>
              </w:rPr>
              <w:instrText xml:space="preserve"> PAGEREF _Toc201131134 \h </w:instrText>
            </w:r>
          </w:ins>
          <w:r>
            <w:rPr>
              <w:rStyle w:val="Hyperlink"/>
              <w:noProof/>
              <w:rtl/>
            </w:rPr>
          </w:r>
          <w:r>
            <w:rPr>
              <w:rStyle w:val="Hyperlink"/>
              <w:noProof/>
              <w:rtl/>
            </w:rPr>
            <w:fldChar w:fldCharType="separate"/>
          </w:r>
          <w:ins w:id="505" w:author="nidal saleh" w:date="2025-06-18T09:25:00Z">
            <w:r>
              <w:rPr>
                <w:noProof/>
                <w:webHidden/>
              </w:rPr>
              <w:t>9</w:t>
            </w:r>
            <w:r>
              <w:rPr>
                <w:rStyle w:val="Hyperlink"/>
                <w:noProof/>
                <w:rtl/>
              </w:rPr>
              <w:fldChar w:fldCharType="end"/>
            </w:r>
            <w:r w:rsidRPr="00620502">
              <w:rPr>
                <w:rStyle w:val="Hyperlink"/>
                <w:noProof/>
                <w:rtl/>
              </w:rPr>
              <w:fldChar w:fldCharType="end"/>
            </w:r>
          </w:ins>
        </w:p>
        <w:p w14:paraId="4E69C70F" w14:textId="67B74502" w:rsidR="00B63E95" w:rsidRDefault="00B63E95">
          <w:pPr>
            <w:pStyle w:val="TOC1"/>
            <w:tabs>
              <w:tab w:val="right" w:leader="dot" w:pos="10456"/>
            </w:tabs>
            <w:bidi/>
            <w:rPr>
              <w:ins w:id="506" w:author="nidal saleh" w:date="2025-06-18T09:25:00Z"/>
              <w:rFonts w:eastAsiaTheme="minorEastAsia"/>
              <w:noProof/>
            </w:rPr>
            <w:pPrChange w:id="507" w:author="nidal saleh" w:date="2025-06-18T09:26:00Z">
              <w:pPr>
                <w:pStyle w:val="TOC1"/>
                <w:tabs>
                  <w:tab w:val="right" w:leader="dot" w:pos="10456"/>
                </w:tabs>
              </w:pPr>
            </w:pPrChange>
          </w:pPr>
          <w:ins w:id="508"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"_Toc201131135"</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b/>
                <w:bCs/>
                <w:noProof/>
                <w:rtl/>
              </w:rPr>
              <w:t>الفصل الثاني :الدراسات السابقة</w:t>
            </w:r>
            <w:r w:rsidRPr="00620502">
              <w:rPr>
                <w:rStyle w:val="Hyperlink"/>
                <w:b/>
                <w:bCs/>
                <w:noProof/>
              </w:rPr>
              <w:t xml:space="preserve"> </w:t>
            </w:r>
            <w:r w:rsidRPr="00620502">
              <w:rPr>
                <w:rStyle w:val="Hyperlink"/>
                <w:b/>
                <w:bCs/>
                <w:noProof/>
                <w:rtl/>
              </w:rPr>
              <w:t xml:space="preserve"> </w:t>
            </w:r>
            <w:r w:rsidRPr="00620502">
              <w:rPr>
                <w:rStyle w:val="Hyperlink"/>
                <w:b/>
                <w:bCs/>
                <w:noProof/>
              </w:rPr>
              <w:t>(Literature Review)</w:t>
            </w:r>
            <w:r>
              <w:rPr>
                <w:noProof/>
                <w:webHidden/>
              </w:rPr>
              <w:tab/>
            </w:r>
            <w:r>
              <w:rPr>
                <w:rStyle w:val="Hyperlink"/>
                <w:noProof/>
                <w:rtl/>
              </w:rPr>
              <w:fldChar w:fldCharType="begin"/>
            </w:r>
            <w:r>
              <w:rPr>
                <w:noProof/>
                <w:webHidden/>
              </w:rPr>
              <w:instrText xml:space="preserve"> PAGEREF _Toc201131135 \h </w:instrText>
            </w:r>
          </w:ins>
          <w:r>
            <w:rPr>
              <w:rStyle w:val="Hyperlink"/>
              <w:noProof/>
              <w:rtl/>
            </w:rPr>
          </w:r>
          <w:r>
            <w:rPr>
              <w:rStyle w:val="Hyperlink"/>
              <w:noProof/>
              <w:rtl/>
            </w:rPr>
            <w:fldChar w:fldCharType="separate"/>
          </w:r>
          <w:ins w:id="509" w:author="nidal saleh" w:date="2025-06-18T09:25:00Z">
            <w:r>
              <w:rPr>
                <w:noProof/>
                <w:webHidden/>
              </w:rPr>
              <w:t>10</w:t>
            </w:r>
            <w:r>
              <w:rPr>
                <w:rStyle w:val="Hyperlink"/>
                <w:noProof/>
                <w:rtl/>
              </w:rPr>
              <w:fldChar w:fldCharType="end"/>
            </w:r>
            <w:r w:rsidRPr="00620502">
              <w:rPr>
                <w:rStyle w:val="Hyperlink"/>
                <w:noProof/>
                <w:rtl/>
              </w:rPr>
              <w:fldChar w:fldCharType="end"/>
            </w:r>
          </w:ins>
        </w:p>
        <w:p w14:paraId="4B067020" w14:textId="7E6B56B2" w:rsidR="00B63E95" w:rsidRDefault="00B63E95">
          <w:pPr>
            <w:pStyle w:val="TOC1"/>
            <w:tabs>
              <w:tab w:val="right" w:leader="dot" w:pos="10456"/>
            </w:tabs>
            <w:bidi/>
            <w:rPr>
              <w:ins w:id="510" w:author="nidal saleh" w:date="2025-06-18T09:25:00Z"/>
              <w:rFonts w:eastAsiaTheme="minorEastAsia"/>
              <w:noProof/>
            </w:rPr>
            <w:pPrChange w:id="511" w:author="nidal saleh" w:date="2025-06-18T09:26:00Z">
              <w:pPr>
                <w:pStyle w:val="TOC1"/>
                <w:tabs>
                  <w:tab w:val="right" w:leader="dot" w:pos="10456"/>
                </w:tabs>
              </w:pPr>
            </w:pPrChange>
          </w:pPr>
          <w:ins w:id="512"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"_Toc201131136"</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b/>
                <w:bCs/>
                <w:noProof/>
                <w:rtl/>
              </w:rPr>
              <w:t>الفصل الثالث: المتطلبات وتحليل النظام</w:t>
            </w:r>
            <w:r w:rsidRPr="00620502">
              <w:rPr>
                <w:rStyle w:val="Hyperlink"/>
                <w:b/>
                <w:bCs/>
                <w:noProof/>
              </w:rPr>
              <w:t xml:space="preserve"> (System Analysis and Requirements)</w:t>
            </w:r>
            <w:r>
              <w:rPr>
                <w:noProof/>
                <w:webHidden/>
              </w:rPr>
              <w:tab/>
            </w:r>
            <w:r>
              <w:rPr>
                <w:rStyle w:val="Hyperlink"/>
                <w:noProof/>
                <w:rtl/>
              </w:rPr>
              <w:fldChar w:fldCharType="begin"/>
            </w:r>
            <w:r>
              <w:rPr>
                <w:noProof/>
                <w:webHidden/>
              </w:rPr>
              <w:instrText xml:space="preserve"> PAGEREF _Toc201131136 \h </w:instrText>
            </w:r>
          </w:ins>
          <w:r>
            <w:rPr>
              <w:rStyle w:val="Hyperlink"/>
              <w:noProof/>
              <w:rtl/>
            </w:rPr>
          </w:r>
          <w:r>
            <w:rPr>
              <w:rStyle w:val="Hyperlink"/>
              <w:noProof/>
              <w:rtl/>
            </w:rPr>
            <w:fldChar w:fldCharType="separate"/>
          </w:r>
          <w:ins w:id="513" w:author="nidal saleh" w:date="2025-06-18T09:25:00Z">
            <w:r>
              <w:rPr>
                <w:noProof/>
                <w:webHidden/>
              </w:rPr>
              <w:t>14</w:t>
            </w:r>
            <w:r>
              <w:rPr>
                <w:rStyle w:val="Hyperlink"/>
                <w:noProof/>
                <w:rtl/>
              </w:rPr>
              <w:fldChar w:fldCharType="end"/>
            </w:r>
            <w:r w:rsidRPr="00620502">
              <w:rPr>
                <w:rStyle w:val="Hyperlink"/>
                <w:noProof/>
                <w:rtl/>
              </w:rPr>
              <w:fldChar w:fldCharType="end"/>
            </w:r>
          </w:ins>
        </w:p>
        <w:p w14:paraId="5108681F" w14:textId="425ED8AB" w:rsidR="00B63E95" w:rsidRDefault="00B63E95">
          <w:pPr>
            <w:pStyle w:val="TOC2"/>
            <w:bidi/>
            <w:rPr>
              <w:ins w:id="514" w:author="nidal saleh" w:date="2025-06-18T09:25:00Z"/>
              <w:rFonts w:eastAsiaTheme="minorEastAsia"/>
              <w:noProof/>
            </w:rPr>
            <w:pPrChange w:id="515" w:author="nidal saleh" w:date="2025-06-18T09:26:00Z">
              <w:pPr>
                <w:pStyle w:val="TOC2"/>
              </w:pPr>
            </w:pPrChange>
          </w:pPr>
          <w:ins w:id="516"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"_Toc201131137"</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noProof/>
                <w:rtl/>
              </w:rPr>
              <w:t>وصف المشكلة أو الحاجة التي يحلها المشروع</w:t>
            </w:r>
            <w:r>
              <w:rPr>
                <w:noProof/>
                <w:webHidden/>
              </w:rPr>
              <w:tab/>
            </w:r>
            <w:r>
              <w:rPr>
                <w:rStyle w:val="Hyperlink"/>
                <w:noProof/>
                <w:rtl/>
              </w:rPr>
              <w:fldChar w:fldCharType="begin"/>
            </w:r>
            <w:r>
              <w:rPr>
                <w:noProof/>
                <w:webHidden/>
              </w:rPr>
              <w:instrText xml:space="preserve"> PAGEREF _Toc201131137 \h </w:instrText>
            </w:r>
          </w:ins>
          <w:r>
            <w:rPr>
              <w:rStyle w:val="Hyperlink"/>
              <w:noProof/>
              <w:rtl/>
            </w:rPr>
          </w:r>
          <w:r>
            <w:rPr>
              <w:rStyle w:val="Hyperlink"/>
              <w:noProof/>
              <w:rtl/>
            </w:rPr>
            <w:fldChar w:fldCharType="separate"/>
          </w:r>
          <w:ins w:id="517" w:author="nidal saleh" w:date="2025-06-18T09:25:00Z">
            <w:r>
              <w:rPr>
                <w:noProof/>
                <w:webHidden/>
              </w:rPr>
              <w:t>14</w:t>
            </w:r>
            <w:r>
              <w:rPr>
                <w:rStyle w:val="Hyperlink"/>
                <w:noProof/>
                <w:rtl/>
              </w:rPr>
              <w:fldChar w:fldCharType="end"/>
            </w:r>
            <w:r w:rsidRPr="00620502">
              <w:rPr>
                <w:rStyle w:val="Hyperlink"/>
                <w:noProof/>
                <w:rtl/>
              </w:rPr>
              <w:fldChar w:fldCharType="end"/>
            </w:r>
          </w:ins>
        </w:p>
        <w:p w14:paraId="4A8F47B3" w14:textId="270A3431" w:rsidR="00B63E95" w:rsidRDefault="00B63E95">
          <w:pPr>
            <w:pStyle w:val="TOC1"/>
            <w:tabs>
              <w:tab w:val="right" w:leader="dot" w:pos="10456"/>
            </w:tabs>
            <w:bidi/>
            <w:rPr>
              <w:ins w:id="518" w:author="nidal saleh" w:date="2025-06-18T09:25:00Z"/>
              <w:rFonts w:eastAsiaTheme="minorEastAsia"/>
              <w:noProof/>
            </w:rPr>
            <w:pPrChange w:id="519" w:author="nidal saleh" w:date="2025-06-18T09:26:00Z">
              <w:pPr>
                <w:pStyle w:val="TOC1"/>
                <w:tabs>
                  <w:tab w:val="right" w:leader="dot" w:pos="10456"/>
                </w:tabs>
              </w:pPr>
            </w:pPrChange>
          </w:pPr>
          <w:ins w:id="520"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"_Toc201131138"</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b/>
                <w:bCs/>
                <w:noProof/>
                <w:rtl/>
              </w:rPr>
              <w:t>الفصل الرابع: التصميم</w:t>
            </w:r>
            <w:r w:rsidRPr="00620502">
              <w:rPr>
                <w:rStyle w:val="Hyperlink"/>
                <w:b/>
                <w:bCs/>
                <w:noProof/>
              </w:rPr>
              <w:t xml:space="preserve"> (System Design)</w:t>
            </w:r>
            <w:r>
              <w:rPr>
                <w:noProof/>
                <w:webHidden/>
              </w:rPr>
              <w:tab/>
            </w:r>
            <w:r>
              <w:rPr>
                <w:rStyle w:val="Hyperlink"/>
                <w:noProof/>
                <w:rtl/>
              </w:rPr>
              <w:fldChar w:fldCharType="begin"/>
            </w:r>
            <w:r>
              <w:rPr>
                <w:noProof/>
                <w:webHidden/>
              </w:rPr>
              <w:instrText xml:space="preserve"> PAGEREF _Toc201131138 \h </w:instrText>
            </w:r>
          </w:ins>
          <w:r>
            <w:rPr>
              <w:rStyle w:val="Hyperlink"/>
              <w:noProof/>
              <w:rtl/>
            </w:rPr>
          </w:r>
          <w:r>
            <w:rPr>
              <w:rStyle w:val="Hyperlink"/>
              <w:noProof/>
              <w:rtl/>
            </w:rPr>
            <w:fldChar w:fldCharType="separate"/>
          </w:r>
          <w:ins w:id="521" w:author="nidal saleh" w:date="2025-06-18T09:25:00Z">
            <w:r>
              <w:rPr>
                <w:noProof/>
                <w:webHidden/>
              </w:rPr>
              <w:t>17</w:t>
            </w:r>
            <w:r>
              <w:rPr>
                <w:rStyle w:val="Hyperlink"/>
                <w:noProof/>
                <w:rtl/>
              </w:rPr>
              <w:fldChar w:fldCharType="end"/>
            </w:r>
            <w:r w:rsidRPr="00620502">
              <w:rPr>
                <w:rStyle w:val="Hyperlink"/>
                <w:noProof/>
                <w:rtl/>
              </w:rPr>
              <w:fldChar w:fldCharType="end"/>
            </w:r>
          </w:ins>
        </w:p>
        <w:p w14:paraId="75BE8114" w14:textId="78CB956F" w:rsidR="00B63E95" w:rsidRDefault="00B63E95">
          <w:pPr>
            <w:pStyle w:val="TOC1"/>
            <w:tabs>
              <w:tab w:val="right" w:leader="dot" w:pos="10456"/>
            </w:tabs>
            <w:bidi/>
            <w:rPr>
              <w:ins w:id="522" w:author="nidal saleh" w:date="2025-06-18T09:25:00Z"/>
              <w:rFonts w:eastAsiaTheme="minorEastAsia"/>
              <w:noProof/>
            </w:rPr>
            <w:pPrChange w:id="523" w:author="nidal saleh" w:date="2025-06-18T09:26:00Z">
              <w:pPr>
                <w:pStyle w:val="TOC1"/>
                <w:tabs>
                  <w:tab w:val="right" w:leader="dot" w:pos="10456"/>
                </w:tabs>
              </w:pPr>
            </w:pPrChange>
          </w:pPr>
          <w:ins w:id="524"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"_Toc201131139"</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b/>
                <w:bCs/>
                <w:noProof/>
                <w:rtl/>
              </w:rPr>
              <w:t>الفصل الخامس: التنفيذ</w:t>
            </w:r>
            <w:r w:rsidRPr="00620502">
              <w:rPr>
                <w:rStyle w:val="Hyperlink"/>
                <w:b/>
                <w:bCs/>
                <w:noProof/>
              </w:rPr>
              <w:t xml:space="preserve"> (Implementation)</w:t>
            </w:r>
            <w:r>
              <w:rPr>
                <w:noProof/>
                <w:webHidden/>
              </w:rPr>
              <w:tab/>
            </w:r>
            <w:r>
              <w:rPr>
                <w:rStyle w:val="Hyperlink"/>
                <w:noProof/>
                <w:rtl/>
              </w:rPr>
              <w:fldChar w:fldCharType="begin"/>
            </w:r>
            <w:r>
              <w:rPr>
                <w:noProof/>
                <w:webHidden/>
              </w:rPr>
              <w:instrText xml:space="preserve"> PAGEREF _Toc201131139 \h </w:instrText>
            </w:r>
          </w:ins>
          <w:r>
            <w:rPr>
              <w:rStyle w:val="Hyperlink"/>
              <w:noProof/>
              <w:rtl/>
            </w:rPr>
          </w:r>
          <w:r>
            <w:rPr>
              <w:rStyle w:val="Hyperlink"/>
              <w:noProof/>
              <w:rtl/>
            </w:rPr>
            <w:fldChar w:fldCharType="separate"/>
          </w:r>
          <w:ins w:id="525" w:author="nidal saleh" w:date="2025-06-18T09:25:00Z">
            <w:r>
              <w:rPr>
                <w:noProof/>
                <w:webHidden/>
              </w:rPr>
              <w:t>23</w:t>
            </w:r>
            <w:r>
              <w:rPr>
                <w:rStyle w:val="Hyperlink"/>
                <w:noProof/>
                <w:rtl/>
              </w:rPr>
              <w:fldChar w:fldCharType="end"/>
            </w:r>
            <w:r w:rsidRPr="00620502">
              <w:rPr>
                <w:rStyle w:val="Hyperlink"/>
                <w:noProof/>
                <w:rtl/>
              </w:rPr>
              <w:fldChar w:fldCharType="end"/>
            </w:r>
          </w:ins>
        </w:p>
        <w:p w14:paraId="286AE16A" w14:textId="384191E0" w:rsidR="00B63E95" w:rsidRDefault="00B63E95">
          <w:pPr>
            <w:pStyle w:val="TOC1"/>
            <w:tabs>
              <w:tab w:val="right" w:leader="dot" w:pos="10456"/>
            </w:tabs>
            <w:bidi/>
            <w:rPr>
              <w:ins w:id="526" w:author="nidal saleh" w:date="2025-06-18T09:25:00Z"/>
              <w:rFonts w:eastAsiaTheme="minorEastAsia"/>
              <w:noProof/>
            </w:rPr>
            <w:pPrChange w:id="527" w:author="nidal saleh" w:date="2025-06-18T09:26:00Z">
              <w:pPr>
                <w:pStyle w:val="TOC1"/>
                <w:tabs>
                  <w:tab w:val="right" w:leader="dot" w:pos="10456"/>
                </w:tabs>
              </w:pPr>
            </w:pPrChange>
          </w:pPr>
          <w:ins w:id="528"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"_Toc201131140"</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b/>
                <w:bCs/>
                <w:noProof/>
                <w:rtl/>
              </w:rPr>
              <w:t>الفصل السادس: الاختبار والتقييم</w:t>
            </w:r>
            <w:r w:rsidRPr="00620502">
              <w:rPr>
                <w:rStyle w:val="Hyperlink"/>
                <w:b/>
                <w:bCs/>
                <w:noProof/>
              </w:rPr>
              <w:t xml:space="preserve"> (Testing and Evaluation)</w:t>
            </w:r>
            <w:r>
              <w:rPr>
                <w:noProof/>
                <w:webHidden/>
              </w:rPr>
              <w:tab/>
            </w:r>
            <w:r>
              <w:rPr>
                <w:rStyle w:val="Hyperlink"/>
                <w:noProof/>
                <w:rtl/>
              </w:rPr>
              <w:fldChar w:fldCharType="begin"/>
            </w:r>
            <w:r>
              <w:rPr>
                <w:noProof/>
                <w:webHidden/>
              </w:rPr>
              <w:instrText xml:space="preserve"> PAGEREF _Toc201131140 \h </w:instrText>
            </w:r>
          </w:ins>
          <w:r>
            <w:rPr>
              <w:rStyle w:val="Hyperlink"/>
              <w:noProof/>
              <w:rtl/>
            </w:rPr>
          </w:r>
          <w:r>
            <w:rPr>
              <w:rStyle w:val="Hyperlink"/>
              <w:noProof/>
              <w:rtl/>
            </w:rPr>
            <w:fldChar w:fldCharType="separate"/>
          </w:r>
          <w:ins w:id="529" w:author="nidal saleh" w:date="2025-06-18T09:25:00Z">
            <w:r>
              <w:rPr>
                <w:noProof/>
                <w:webHidden/>
              </w:rPr>
              <w:t>28</w:t>
            </w:r>
            <w:r>
              <w:rPr>
                <w:rStyle w:val="Hyperlink"/>
                <w:noProof/>
                <w:rtl/>
              </w:rPr>
              <w:fldChar w:fldCharType="end"/>
            </w:r>
            <w:r w:rsidRPr="00620502">
              <w:rPr>
                <w:rStyle w:val="Hyperlink"/>
                <w:noProof/>
                <w:rtl/>
              </w:rPr>
              <w:fldChar w:fldCharType="end"/>
            </w:r>
          </w:ins>
        </w:p>
        <w:p w14:paraId="275670CF" w14:textId="3D2F8F18" w:rsidR="00B63E95" w:rsidRDefault="00B63E95">
          <w:pPr>
            <w:pStyle w:val="TOC3"/>
            <w:tabs>
              <w:tab w:val="right" w:leader="dot" w:pos="10456"/>
            </w:tabs>
            <w:bidi/>
            <w:rPr>
              <w:ins w:id="530" w:author="nidal saleh" w:date="2025-06-18T09:25:00Z"/>
              <w:rFonts w:eastAsiaTheme="minorEastAsia"/>
              <w:noProof/>
            </w:rPr>
            <w:pPrChange w:id="531" w:author="nidal saleh" w:date="2025-06-18T09:26:00Z">
              <w:pPr>
                <w:pStyle w:val="TOC3"/>
                <w:tabs>
                  <w:tab w:val="right" w:leader="dot" w:pos="10456"/>
                </w:tabs>
              </w:pPr>
            </w:pPrChange>
          </w:pPr>
          <w:ins w:id="532"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"_Toc201131141"</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b/>
                <w:bCs/>
                <w:noProof/>
                <w:rtl/>
              </w:rPr>
              <w:t>الفصل السابع: النتائج والمناقشة</w:t>
            </w:r>
            <w:r>
              <w:rPr>
                <w:noProof/>
                <w:webHidden/>
              </w:rPr>
              <w:tab/>
            </w:r>
            <w:r>
              <w:rPr>
                <w:rStyle w:val="Hyperlink"/>
                <w:noProof/>
                <w:rtl/>
              </w:rPr>
              <w:fldChar w:fldCharType="begin"/>
            </w:r>
            <w:r>
              <w:rPr>
                <w:noProof/>
                <w:webHidden/>
              </w:rPr>
              <w:instrText xml:space="preserve"> PAGEREF _Toc201131141 \h </w:instrText>
            </w:r>
          </w:ins>
          <w:r>
            <w:rPr>
              <w:rStyle w:val="Hyperlink"/>
              <w:noProof/>
              <w:rtl/>
            </w:rPr>
          </w:r>
          <w:r>
            <w:rPr>
              <w:rStyle w:val="Hyperlink"/>
              <w:noProof/>
              <w:rtl/>
            </w:rPr>
            <w:fldChar w:fldCharType="separate"/>
          </w:r>
          <w:ins w:id="533" w:author="nidal saleh" w:date="2025-06-18T09:25:00Z">
            <w:r>
              <w:rPr>
                <w:noProof/>
                <w:webHidden/>
              </w:rPr>
              <w:t>30</w:t>
            </w:r>
            <w:r>
              <w:rPr>
                <w:rStyle w:val="Hyperlink"/>
                <w:noProof/>
                <w:rtl/>
              </w:rPr>
              <w:fldChar w:fldCharType="end"/>
            </w:r>
            <w:r w:rsidRPr="00620502">
              <w:rPr>
                <w:rStyle w:val="Hyperlink"/>
                <w:noProof/>
                <w:rtl/>
              </w:rPr>
              <w:fldChar w:fldCharType="end"/>
            </w:r>
          </w:ins>
        </w:p>
        <w:p w14:paraId="3A326BBF" w14:textId="57FCEC43" w:rsidR="00B63E95" w:rsidRDefault="00B63E95">
          <w:pPr>
            <w:pStyle w:val="TOC3"/>
            <w:tabs>
              <w:tab w:val="right" w:leader="dot" w:pos="10456"/>
            </w:tabs>
            <w:bidi/>
            <w:rPr>
              <w:ins w:id="534" w:author="nidal saleh" w:date="2025-06-18T09:25:00Z"/>
              <w:rFonts w:eastAsiaTheme="minorEastAsia"/>
              <w:noProof/>
            </w:rPr>
            <w:pPrChange w:id="535" w:author="nidal saleh" w:date="2025-06-18T09:26:00Z">
              <w:pPr>
                <w:pStyle w:val="TOC3"/>
                <w:tabs>
                  <w:tab w:val="right" w:leader="dot" w:pos="10456"/>
                </w:tabs>
              </w:pPr>
            </w:pPrChange>
          </w:pPr>
          <w:ins w:id="536"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"_Toc201131142"</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b/>
                <w:bCs/>
                <w:noProof/>
                <w:rtl/>
              </w:rPr>
              <w:t>الفصل الثامن: الخاتمة والتوصيات</w:t>
            </w:r>
            <w:r>
              <w:rPr>
                <w:noProof/>
                <w:webHidden/>
              </w:rPr>
              <w:tab/>
            </w:r>
            <w:r>
              <w:rPr>
                <w:rStyle w:val="Hyperlink"/>
                <w:noProof/>
                <w:rtl/>
              </w:rPr>
              <w:fldChar w:fldCharType="begin"/>
            </w:r>
            <w:r>
              <w:rPr>
                <w:noProof/>
                <w:webHidden/>
              </w:rPr>
              <w:instrText xml:space="preserve"> PAGEREF _Toc201131142 \h </w:instrText>
            </w:r>
          </w:ins>
          <w:r>
            <w:rPr>
              <w:rStyle w:val="Hyperlink"/>
              <w:noProof/>
              <w:rtl/>
            </w:rPr>
          </w:r>
          <w:r>
            <w:rPr>
              <w:rStyle w:val="Hyperlink"/>
              <w:noProof/>
              <w:rtl/>
            </w:rPr>
            <w:fldChar w:fldCharType="separate"/>
          </w:r>
          <w:ins w:id="537" w:author="nidal saleh" w:date="2025-06-18T09:25:00Z">
            <w:r>
              <w:rPr>
                <w:noProof/>
                <w:webHidden/>
              </w:rPr>
              <w:t>32</w:t>
            </w:r>
            <w:r>
              <w:rPr>
                <w:rStyle w:val="Hyperlink"/>
                <w:noProof/>
                <w:rtl/>
              </w:rPr>
              <w:fldChar w:fldCharType="end"/>
            </w:r>
            <w:r w:rsidRPr="00620502">
              <w:rPr>
                <w:rStyle w:val="Hyperlink"/>
                <w:noProof/>
                <w:rtl/>
              </w:rPr>
              <w:fldChar w:fldCharType="end"/>
            </w:r>
          </w:ins>
        </w:p>
        <w:p w14:paraId="3B5C6138" w14:textId="65E8757F" w:rsidR="00B63E95" w:rsidRDefault="00B63E95">
          <w:pPr>
            <w:pStyle w:val="TOC1"/>
            <w:tabs>
              <w:tab w:val="right" w:leader="dot" w:pos="10456"/>
            </w:tabs>
            <w:bidi/>
            <w:rPr>
              <w:ins w:id="538" w:author="nidal saleh" w:date="2025-06-18T09:25:00Z"/>
              <w:rFonts w:eastAsiaTheme="minorEastAsia"/>
              <w:noProof/>
            </w:rPr>
            <w:pPrChange w:id="539" w:author="nidal saleh" w:date="2025-06-18T09:26:00Z">
              <w:pPr>
                <w:pStyle w:val="TOC1"/>
                <w:tabs>
                  <w:tab w:val="right" w:leader="dot" w:pos="10456"/>
                </w:tabs>
              </w:pPr>
            </w:pPrChange>
          </w:pPr>
          <w:ins w:id="540"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"_Toc201131143"</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b/>
                <w:bCs/>
                <w:noProof/>
                <w:rtl/>
              </w:rPr>
              <w:t>المراجع</w:t>
            </w:r>
            <w:r w:rsidRPr="00620502">
              <w:rPr>
                <w:rStyle w:val="Hyperlink"/>
                <w:b/>
                <w:bCs/>
                <w:noProof/>
              </w:rPr>
              <w:t xml:space="preserve"> (References / Bibliography)</w:t>
            </w:r>
            <w:r>
              <w:rPr>
                <w:noProof/>
                <w:webHidden/>
              </w:rPr>
              <w:tab/>
            </w:r>
            <w:r>
              <w:rPr>
                <w:rStyle w:val="Hyperlink"/>
                <w:noProof/>
                <w:rtl/>
              </w:rPr>
              <w:fldChar w:fldCharType="begin"/>
            </w:r>
            <w:r>
              <w:rPr>
                <w:noProof/>
                <w:webHidden/>
              </w:rPr>
              <w:instrText xml:space="preserve"> PAGEREF _Toc201131143 \h </w:instrText>
            </w:r>
          </w:ins>
          <w:r>
            <w:rPr>
              <w:rStyle w:val="Hyperlink"/>
              <w:noProof/>
              <w:rtl/>
            </w:rPr>
          </w:r>
          <w:r>
            <w:rPr>
              <w:rStyle w:val="Hyperlink"/>
              <w:noProof/>
              <w:rtl/>
            </w:rPr>
            <w:fldChar w:fldCharType="separate"/>
          </w:r>
          <w:ins w:id="541" w:author="nidal saleh" w:date="2025-06-18T09:25:00Z">
            <w:r>
              <w:rPr>
                <w:noProof/>
                <w:webHidden/>
              </w:rPr>
              <w:t>34</w:t>
            </w:r>
            <w:r>
              <w:rPr>
                <w:rStyle w:val="Hyperlink"/>
                <w:noProof/>
                <w:rtl/>
              </w:rPr>
              <w:fldChar w:fldCharType="end"/>
            </w:r>
            <w:r w:rsidRPr="00620502">
              <w:rPr>
                <w:rStyle w:val="Hyperlink"/>
                <w:noProof/>
                <w:rtl/>
              </w:rPr>
              <w:fldChar w:fldCharType="end"/>
            </w:r>
          </w:ins>
        </w:p>
        <w:p w14:paraId="620A6B39" w14:textId="79BFD89E" w:rsidR="00B63E95" w:rsidRDefault="00B63E95">
          <w:pPr>
            <w:pStyle w:val="TOC1"/>
            <w:tabs>
              <w:tab w:val="right" w:leader="dot" w:pos="10456"/>
            </w:tabs>
            <w:bidi/>
            <w:rPr>
              <w:ins w:id="542" w:author="nidal saleh" w:date="2025-06-18T09:25:00Z"/>
              <w:rFonts w:eastAsiaTheme="minorEastAsia"/>
              <w:noProof/>
            </w:rPr>
            <w:pPrChange w:id="543" w:author="nidal saleh" w:date="2025-06-18T09:26:00Z">
              <w:pPr>
                <w:pStyle w:val="TOC1"/>
                <w:tabs>
                  <w:tab w:val="right" w:leader="dot" w:pos="10456"/>
                </w:tabs>
              </w:pPr>
            </w:pPrChange>
          </w:pPr>
          <w:ins w:id="544"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"_Toc201131144"</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noProof/>
                <w:rtl/>
              </w:rPr>
              <w:t>صفحة توثيق العمل الجماعي (إن كان المشروع جماعيا)</w:t>
            </w:r>
            <w:r>
              <w:rPr>
                <w:noProof/>
                <w:webHidden/>
              </w:rPr>
              <w:tab/>
            </w:r>
            <w:r>
              <w:rPr>
                <w:rStyle w:val="Hyperlink"/>
                <w:noProof/>
                <w:rtl/>
              </w:rPr>
              <w:fldChar w:fldCharType="begin"/>
            </w:r>
            <w:r>
              <w:rPr>
                <w:noProof/>
                <w:webHidden/>
              </w:rPr>
              <w:instrText xml:space="preserve"> PAGEREF _Toc201131144 \h </w:instrText>
            </w:r>
          </w:ins>
          <w:r>
            <w:rPr>
              <w:rStyle w:val="Hyperlink"/>
              <w:noProof/>
              <w:rtl/>
            </w:rPr>
          </w:r>
          <w:r>
            <w:rPr>
              <w:rStyle w:val="Hyperlink"/>
              <w:noProof/>
              <w:rtl/>
            </w:rPr>
            <w:fldChar w:fldCharType="separate"/>
          </w:r>
          <w:ins w:id="545" w:author="nidal saleh" w:date="2025-06-18T09:25:00Z">
            <w:r>
              <w:rPr>
                <w:noProof/>
                <w:webHidden/>
              </w:rPr>
              <w:t>35</w:t>
            </w:r>
            <w:r>
              <w:rPr>
                <w:rStyle w:val="Hyperlink"/>
                <w:noProof/>
                <w:rtl/>
              </w:rPr>
              <w:fldChar w:fldCharType="end"/>
            </w:r>
            <w:r w:rsidRPr="00620502">
              <w:rPr>
                <w:rStyle w:val="Hyperlink"/>
                <w:noProof/>
                <w:rtl/>
              </w:rPr>
              <w:fldChar w:fldCharType="end"/>
            </w:r>
          </w:ins>
        </w:p>
        <w:p w14:paraId="44C0474B" w14:textId="2EA6D0E1" w:rsidR="00B63E95" w:rsidRDefault="00B63E95">
          <w:pPr>
            <w:pStyle w:val="TOC1"/>
            <w:tabs>
              <w:tab w:val="right" w:leader="dot" w:pos="10456"/>
            </w:tabs>
            <w:bidi/>
            <w:rPr>
              <w:ins w:id="546" w:author="nidal saleh" w:date="2025-06-18T09:25:00Z"/>
              <w:rFonts w:eastAsiaTheme="minorEastAsia"/>
              <w:noProof/>
            </w:rPr>
            <w:pPrChange w:id="547" w:author="nidal saleh" w:date="2025-06-18T09:26:00Z">
              <w:pPr>
                <w:pStyle w:val="TOC1"/>
                <w:tabs>
                  <w:tab w:val="right" w:leader="dot" w:pos="10456"/>
                </w:tabs>
              </w:pPr>
            </w:pPrChange>
          </w:pPr>
          <w:ins w:id="548"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"_Toc201131145"</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noProof/>
                <w:rtl/>
              </w:rPr>
              <w:t>ملاحظات عامة</w:t>
            </w:r>
            <w:r>
              <w:rPr>
                <w:noProof/>
                <w:webHidden/>
              </w:rPr>
              <w:tab/>
            </w:r>
            <w:r>
              <w:rPr>
                <w:rStyle w:val="Hyperlink"/>
                <w:noProof/>
                <w:rtl/>
              </w:rPr>
              <w:fldChar w:fldCharType="begin"/>
            </w:r>
            <w:r>
              <w:rPr>
                <w:noProof/>
                <w:webHidden/>
              </w:rPr>
              <w:instrText xml:space="preserve"> PAGEREF _Toc201131145 \h </w:instrText>
            </w:r>
          </w:ins>
          <w:r>
            <w:rPr>
              <w:rStyle w:val="Hyperlink"/>
              <w:noProof/>
              <w:rtl/>
            </w:rPr>
          </w:r>
          <w:r>
            <w:rPr>
              <w:rStyle w:val="Hyperlink"/>
              <w:noProof/>
              <w:rtl/>
            </w:rPr>
            <w:fldChar w:fldCharType="separate"/>
          </w:r>
          <w:ins w:id="549" w:author="nidal saleh" w:date="2025-06-18T09:25:00Z">
            <w:r>
              <w:rPr>
                <w:noProof/>
                <w:webHidden/>
              </w:rPr>
              <w:t>36</w:t>
            </w:r>
            <w:r>
              <w:rPr>
                <w:rStyle w:val="Hyperlink"/>
                <w:noProof/>
                <w:rtl/>
              </w:rPr>
              <w:fldChar w:fldCharType="end"/>
            </w:r>
            <w:r w:rsidRPr="00620502">
              <w:rPr>
                <w:rStyle w:val="Hyperlink"/>
                <w:noProof/>
                <w:rtl/>
              </w:rPr>
              <w:fldChar w:fldCharType="end"/>
            </w:r>
          </w:ins>
        </w:p>
        <w:p w14:paraId="1F7BDD11" w14:textId="778A2E21" w:rsidR="00B63E95" w:rsidRDefault="00B63E95">
          <w:pPr>
            <w:pStyle w:val="TOC2"/>
            <w:bidi/>
            <w:rPr>
              <w:ins w:id="550" w:author="nidal saleh" w:date="2025-06-18T09:25:00Z"/>
              <w:rFonts w:eastAsiaTheme="minorEastAsia"/>
              <w:noProof/>
            </w:rPr>
            <w:pPrChange w:id="551" w:author="nidal saleh" w:date="2025-06-18T09:26:00Z">
              <w:pPr>
                <w:pStyle w:val="TOC2"/>
              </w:pPr>
            </w:pPrChange>
          </w:pPr>
          <w:ins w:id="552"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"_Toc201131146"</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noProof/>
                <w:rtl/>
              </w:rPr>
              <w:t>تنسيق التقرير</w:t>
            </w:r>
            <w:r>
              <w:rPr>
                <w:noProof/>
                <w:webHidden/>
              </w:rPr>
              <w:tab/>
            </w:r>
            <w:r>
              <w:rPr>
                <w:rStyle w:val="Hyperlink"/>
                <w:noProof/>
                <w:rtl/>
              </w:rPr>
              <w:fldChar w:fldCharType="begin"/>
            </w:r>
            <w:r>
              <w:rPr>
                <w:noProof/>
                <w:webHidden/>
              </w:rPr>
              <w:instrText xml:space="preserve"> PAGEREF _Toc201131146 \h </w:instrText>
            </w:r>
          </w:ins>
          <w:r>
            <w:rPr>
              <w:rStyle w:val="Hyperlink"/>
              <w:noProof/>
              <w:rtl/>
            </w:rPr>
          </w:r>
          <w:r>
            <w:rPr>
              <w:rStyle w:val="Hyperlink"/>
              <w:noProof/>
              <w:rtl/>
            </w:rPr>
            <w:fldChar w:fldCharType="separate"/>
          </w:r>
          <w:ins w:id="553" w:author="nidal saleh" w:date="2025-06-18T09:25:00Z">
            <w:r>
              <w:rPr>
                <w:noProof/>
                <w:webHidden/>
              </w:rPr>
              <w:t>36</w:t>
            </w:r>
            <w:r>
              <w:rPr>
                <w:rStyle w:val="Hyperlink"/>
                <w:noProof/>
                <w:rtl/>
              </w:rPr>
              <w:fldChar w:fldCharType="end"/>
            </w:r>
            <w:r w:rsidRPr="00620502">
              <w:rPr>
                <w:rStyle w:val="Hyperlink"/>
                <w:noProof/>
                <w:rtl/>
              </w:rPr>
              <w:fldChar w:fldCharType="end"/>
            </w:r>
          </w:ins>
        </w:p>
        <w:p w14:paraId="6DDCA054" w14:textId="30623B9B" w:rsidR="00B63E95" w:rsidRDefault="00B63E95">
          <w:pPr>
            <w:pStyle w:val="TOC3"/>
            <w:tabs>
              <w:tab w:val="right" w:leader="dot" w:pos="10456"/>
            </w:tabs>
            <w:bidi/>
            <w:rPr>
              <w:ins w:id="554" w:author="nidal saleh" w:date="2025-06-18T09:25:00Z"/>
              <w:rFonts w:eastAsiaTheme="minorEastAsia"/>
              <w:noProof/>
            </w:rPr>
            <w:pPrChange w:id="555" w:author="nidal saleh" w:date="2025-06-18T09:26:00Z">
              <w:pPr>
                <w:pStyle w:val="TOC3"/>
                <w:tabs>
                  <w:tab w:val="right" w:leader="dot" w:pos="10456"/>
                </w:tabs>
              </w:pPr>
            </w:pPrChange>
          </w:pPr>
          <w:ins w:id="556"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"_Toc201131147"</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noProof/>
                <w:rtl/>
              </w:rPr>
              <w:t>حجم الصفحة والهوامش</w:t>
            </w:r>
            <w:r>
              <w:rPr>
                <w:noProof/>
                <w:webHidden/>
              </w:rPr>
              <w:tab/>
            </w:r>
            <w:r>
              <w:rPr>
                <w:rStyle w:val="Hyperlink"/>
                <w:noProof/>
                <w:rtl/>
              </w:rPr>
              <w:fldChar w:fldCharType="begin"/>
            </w:r>
            <w:r>
              <w:rPr>
                <w:noProof/>
                <w:webHidden/>
              </w:rPr>
              <w:instrText xml:space="preserve"> PAGEREF _Toc201131147 \h </w:instrText>
            </w:r>
          </w:ins>
          <w:r>
            <w:rPr>
              <w:rStyle w:val="Hyperlink"/>
              <w:noProof/>
              <w:rtl/>
            </w:rPr>
          </w:r>
          <w:r>
            <w:rPr>
              <w:rStyle w:val="Hyperlink"/>
              <w:noProof/>
              <w:rtl/>
            </w:rPr>
            <w:fldChar w:fldCharType="separate"/>
          </w:r>
          <w:ins w:id="557" w:author="nidal saleh" w:date="2025-06-18T09:25:00Z">
            <w:r>
              <w:rPr>
                <w:noProof/>
                <w:webHidden/>
              </w:rPr>
              <w:t>36</w:t>
            </w:r>
            <w:r>
              <w:rPr>
                <w:rStyle w:val="Hyperlink"/>
                <w:noProof/>
                <w:rtl/>
              </w:rPr>
              <w:fldChar w:fldCharType="end"/>
            </w:r>
            <w:r w:rsidRPr="00620502">
              <w:rPr>
                <w:rStyle w:val="Hyperlink"/>
                <w:noProof/>
                <w:rtl/>
              </w:rPr>
              <w:fldChar w:fldCharType="end"/>
            </w:r>
          </w:ins>
        </w:p>
        <w:p w14:paraId="43FF9779" w14:textId="2CBB46FB" w:rsidR="00B63E95" w:rsidRDefault="00B63E95">
          <w:pPr>
            <w:pStyle w:val="TOC3"/>
            <w:tabs>
              <w:tab w:val="right" w:leader="dot" w:pos="10456"/>
            </w:tabs>
            <w:bidi/>
            <w:rPr>
              <w:ins w:id="558" w:author="nidal saleh" w:date="2025-06-18T09:25:00Z"/>
              <w:rFonts w:eastAsiaTheme="minorEastAsia"/>
              <w:noProof/>
            </w:rPr>
            <w:pPrChange w:id="559" w:author="nidal saleh" w:date="2025-06-18T09:26:00Z">
              <w:pPr>
                <w:pStyle w:val="TOC3"/>
                <w:tabs>
                  <w:tab w:val="right" w:leader="dot" w:pos="10456"/>
                </w:tabs>
              </w:pPr>
            </w:pPrChange>
          </w:pPr>
          <w:ins w:id="560"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"_Toc201131148"</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noProof/>
                <w:rtl/>
              </w:rPr>
              <w:t>نوع الخط وحجمه</w:t>
            </w:r>
            <w:r>
              <w:rPr>
                <w:noProof/>
                <w:webHidden/>
              </w:rPr>
              <w:tab/>
            </w:r>
            <w:r>
              <w:rPr>
                <w:rStyle w:val="Hyperlink"/>
                <w:noProof/>
                <w:rtl/>
              </w:rPr>
              <w:fldChar w:fldCharType="begin"/>
            </w:r>
            <w:r>
              <w:rPr>
                <w:noProof/>
                <w:webHidden/>
              </w:rPr>
              <w:instrText xml:space="preserve"> PAGEREF _Toc201131148 \h </w:instrText>
            </w:r>
          </w:ins>
          <w:r>
            <w:rPr>
              <w:rStyle w:val="Hyperlink"/>
              <w:noProof/>
              <w:rtl/>
            </w:rPr>
          </w:r>
          <w:r>
            <w:rPr>
              <w:rStyle w:val="Hyperlink"/>
              <w:noProof/>
              <w:rtl/>
            </w:rPr>
            <w:fldChar w:fldCharType="separate"/>
          </w:r>
          <w:ins w:id="561" w:author="nidal saleh" w:date="2025-06-18T09:25:00Z">
            <w:r>
              <w:rPr>
                <w:noProof/>
                <w:webHidden/>
              </w:rPr>
              <w:t>36</w:t>
            </w:r>
            <w:r>
              <w:rPr>
                <w:rStyle w:val="Hyperlink"/>
                <w:noProof/>
                <w:rtl/>
              </w:rPr>
              <w:fldChar w:fldCharType="end"/>
            </w:r>
            <w:r w:rsidRPr="00620502">
              <w:rPr>
                <w:rStyle w:val="Hyperlink"/>
                <w:noProof/>
                <w:rtl/>
              </w:rPr>
              <w:fldChar w:fldCharType="end"/>
            </w:r>
          </w:ins>
        </w:p>
        <w:p w14:paraId="3F62D898" w14:textId="22AB87F2" w:rsidR="00B63E95" w:rsidRDefault="00B63E95">
          <w:pPr>
            <w:pStyle w:val="TOC3"/>
            <w:tabs>
              <w:tab w:val="right" w:leader="dot" w:pos="10456"/>
            </w:tabs>
            <w:bidi/>
            <w:rPr>
              <w:ins w:id="562" w:author="nidal saleh" w:date="2025-06-18T09:25:00Z"/>
              <w:rFonts w:eastAsiaTheme="minorEastAsia"/>
              <w:noProof/>
            </w:rPr>
            <w:pPrChange w:id="563" w:author="nidal saleh" w:date="2025-06-18T09:26:00Z">
              <w:pPr>
                <w:pStyle w:val="TOC3"/>
                <w:tabs>
                  <w:tab w:val="right" w:leader="dot" w:pos="10456"/>
                </w:tabs>
              </w:pPr>
            </w:pPrChange>
          </w:pPr>
          <w:ins w:id="564"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"_Toc201131149"</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noProof/>
                <w:rtl/>
              </w:rPr>
              <w:t>ترقيم الصفحات</w:t>
            </w:r>
            <w:r>
              <w:rPr>
                <w:noProof/>
                <w:webHidden/>
              </w:rPr>
              <w:tab/>
            </w:r>
            <w:r>
              <w:rPr>
                <w:rStyle w:val="Hyperlink"/>
                <w:noProof/>
                <w:rtl/>
              </w:rPr>
              <w:fldChar w:fldCharType="begin"/>
            </w:r>
            <w:r>
              <w:rPr>
                <w:noProof/>
                <w:webHidden/>
              </w:rPr>
              <w:instrText xml:space="preserve"> PAGEREF _Toc201131149 \h </w:instrText>
            </w:r>
          </w:ins>
          <w:r>
            <w:rPr>
              <w:rStyle w:val="Hyperlink"/>
              <w:noProof/>
              <w:rtl/>
            </w:rPr>
          </w:r>
          <w:r>
            <w:rPr>
              <w:rStyle w:val="Hyperlink"/>
              <w:noProof/>
              <w:rtl/>
            </w:rPr>
            <w:fldChar w:fldCharType="separate"/>
          </w:r>
          <w:ins w:id="565" w:author="nidal saleh" w:date="2025-06-18T09:25:00Z">
            <w:r>
              <w:rPr>
                <w:noProof/>
                <w:webHidden/>
              </w:rPr>
              <w:t>36</w:t>
            </w:r>
            <w:r>
              <w:rPr>
                <w:rStyle w:val="Hyperlink"/>
                <w:noProof/>
                <w:rtl/>
              </w:rPr>
              <w:fldChar w:fldCharType="end"/>
            </w:r>
            <w:r w:rsidRPr="00620502">
              <w:rPr>
                <w:rStyle w:val="Hyperlink"/>
                <w:noProof/>
                <w:rtl/>
              </w:rPr>
              <w:fldChar w:fldCharType="end"/>
            </w:r>
          </w:ins>
        </w:p>
        <w:p w14:paraId="4E1C1EAD" w14:textId="10279526" w:rsidR="00B63E95" w:rsidRDefault="00B63E95">
          <w:pPr>
            <w:pStyle w:val="TOC2"/>
            <w:bidi/>
            <w:rPr>
              <w:ins w:id="566" w:author="nidal saleh" w:date="2025-06-18T09:25:00Z"/>
              <w:rFonts w:eastAsiaTheme="minorEastAsia"/>
              <w:noProof/>
            </w:rPr>
            <w:pPrChange w:id="567" w:author="nidal saleh" w:date="2025-06-18T09:26:00Z">
              <w:pPr>
                <w:pStyle w:val="TOC2"/>
              </w:pPr>
            </w:pPrChange>
          </w:pPr>
          <w:ins w:id="568" w:author="nidal saleh" w:date="2025-06-18T09:25:00Z">
            <w:r w:rsidRPr="00620502">
              <w:rPr>
                <w:rStyle w:val="Hyperlink"/>
                <w:noProof/>
                <w:rtl/>
              </w:rPr>
              <w:fldChar w:fldCharType="begin"/>
            </w:r>
            <w:r w:rsidRPr="00620502">
              <w:rPr>
                <w:rStyle w:val="Hyperlink"/>
                <w:noProof/>
              </w:rPr>
              <w:instrText xml:space="preserve"> </w:instrText>
            </w:r>
            <w:r>
              <w:rPr>
                <w:noProof/>
              </w:rPr>
              <w:instrText>HYPERLINK \l "_Toc201131150"</w:instrText>
            </w:r>
            <w:r w:rsidRPr="00620502">
              <w:rPr>
                <w:rStyle w:val="Hyperlink"/>
                <w:noProof/>
              </w:rPr>
              <w:instrText xml:space="preserve"> </w:instrText>
            </w:r>
            <w:r w:rsidRPr="00620502">
              <w:rPr>
                <w:rStyle w:val="Hyperlink"/>
                <w:noProof/>
                <w:rtl/>
              </w:rPr>
            </w:r>
            <w:r w:rsidRPr="00620502">
              <w:rPr>
                <w:rStyle w:val="Hyperlink"/>
                <w:noProof/>
                <w:rtl/>
              </w:rPr>
              <w:fldChar w:fldCharType="separate"/>
            </w:r>
            <w:r w:rsidRPr="00620502">
              <w:rPr>
                <w:rStyle w:val="Hyperlink"/>
                <w:noProof/>
                <w:rtl/>
              </w:rPr>
              <w:t>تسمية الصور والمخططات والرسومات</w:t>
            </w:r>
            <w:r>
              <w:rPr>
                <w:noProof/>
                <w:webHidden/>
              </w:rPr>
              <w:tab/>
            </w:r>
            <w:r>
              <w:rPr>
                <w:rStyle w:val="Hyperlink"/>
                <w:noProof/>
                <w:rtl/>
              </w:rPr>
              <w:fldChar w:fldCharType="begin"/>
            </w:r>
            <w:r>
              <w:rPr>
                <w:noProof/>
                <w:webHidden/>
              </w:rPr>
              <w:instrText xml:space="preserve"> PAGEREF _Toc201131150 \h </w:instrText>
            </w:r>
          </w:ins>
          <w:r>
            <w:rPr>
              <w:rStyle w:val="Hyperlink"/>
              <w:noProof/>
              <w:rtl/>
            </w:rPr>
          </w:r>
          <w:r>
            <w:rPr>
              <w:rStyle w:val="Hyperlink"/>
              <w:noProof/>
              <w:rtl/>
            </w:rPr>
            <w:fldChar w:fldCharType="separate"/>
          </w:r>
          <w:ins w:id="569" w:author="nidal saleh" w:date="2025-06-18T09:25:00Z">
            <w:r>
              <w:rPr>
                <w:noProof/>
                <w:webHidden/>
              </w:rPr>
              <w:t>36</w:t>
            </w:r>
            <w:r>
              <w:rPr>
                <w:rStyle w:val="Hyperlink"/>
                <w:noProof/>
                <w:rtl/>
              </w:rPr>
              <w:fldChar w:fldCharType="end"/>
            </w:r>
            <w:r w:rsidRPr="00620502">
              <w:rPr>
                <w:rStyle w:val="Hyperlink"/>
                <w:noProof/>
                <w:rtl/>
              </w:rPr>
              <w:fldChar w:fldCharType="end"/>
            </w:r>
          </w:ins>
        </w:p>
        <w:p w14:paraId="47DE92DF" w14:textId="27D1BC6C" w:rsidR="007C11CA" w:rsidDel="00B63E95" w:rsidRDefault="007C11CA">
          <w:pPr>
            <w:pStyle w:val="TOC1"/>
            <w:tabs>
              <w:tab w:val="right" w:leader="dot" w:pos="10456"/>
            </w:tabs>
            <w:bidi/>
            <w:rPr>
              <w:del w:id="570" w:author="nidal saleh" w:date="2025-06-18T09:25:00Z"/>
              <w:rFonts w:eastAsiaTheme="minorEastAsia"/>
              <w:noProof/>
            </w:rPr>
            <w:pPrChange w:id="571" w:author="nidal saleh" w:date="2025-06-18T09:26:00Z">
              <w:pPr>
                <w:pStyle w:val="TOC1"/>
                <w:tabs>
                  <w:tab w:val="right" w:leader="dot" w:pos="10456"/>
                </w:tabs>
              </w:pPr>
            </w:pPrChange>
          </w:pPr>
          <w:del w:id="572" w:author="nidal saleh" w:date="2025-06-18T09:25:00Z">
            <w:r w:rsidRPr="00B63E95" w:rsidDel="00B63E95">
              <w:rPr>
                <w:rStyle w:val="Hyperlink"/>
                <w:noProof/>
                <w:rtl/>
              </w:rPr>
              <w:lastRenderedPageBreak/>
              <w:delText>صفحة الإهداء</w:delText>
            </w:r>
            <w:r w:rsidRPr="00B63E95" w:rsidDel="00B63E95">
              <w:rPr>
                <w:rStyle w:val="Hyperlink"/>
                <w:noProof/>
              </w:rPr>
              <w:delText xml:space="preserve"> (Dedication)</w:delText>
            </w:r>
            <w:r w:rsidDel="00B63E95">
              <w:rPr>
                <w:noProof/>
                <w:webHidden/>
              </w:rPr>
              <w:tab/>
            </w:r>
            <w:r w:rsidR="00B63E95" w:rsidDel="00B63E95">
              <w:rPr>
                <w:noProof/>
                <w:webHidden/>
              </w:rPr>
              <w:delText>2</w:delText>
            </w:r>
          </w:del>
        </w:p>
        <w:p w14:paraId="40B542A3" w14:textId="3B95F864" w:rsidR="007C11CA" w:rsidDel="00B63E95" w:rsidRDefault="007C11CA">
          <w:pPr>
            <w:pStyle w:val="TOC1"/>
            <w:tabs>
              <w:tab w:val="right" w:leader="dot" w:pos="10456"/>
            </w:tabs>
            <w:bidi/>
            <w:rPr>
              <w:del w:id="573" w:author="nidal saleh" w:date="2025-06-18T09:25:00Z"/>
              <w:rFonts w:eastAsiaTheme="minorEastAsia"/>
              <w:noProof/>
            </w:rPr>
            <w:pPrChange w:id="574" w:author="nidal saleh" w:date="2025-06-18T09:26:00Z">
              <w:pPr>
                <w:pStyle w:val="TOC1"/>
                <w:tabs>
                  <w:tab w:val="right" w:leader="dot" w:pos="10456"/>
                </w:tabs>
              </w:pPr>
            </w:pPrChange>
          </w:pPr>
          <w:del w:id="575" w:author="nidal saleh" w:date="2025-06-18T09:25:00Z">
            <w:r w:rsidRPr="00B63E95" w:rsidDel="00B63E95">
              <w:rPr>
                <w:rStyle w:val="Hyperlink"/>
                <w:noProof/>
                <w:rtl/>
              </w:rPr>
              <w:delText>صفحة الشكر والتقدير</w:delText>
            </w:r>
            <w:r w:rsidRPr="00B63E95" w:rsidDel="00B63E95">
              <w:rPr>
                <w:rStyle w:val="Hyperlink"/>
                <w:noProof/>
              </w:rPr>
              <w:delText xml:space="preserve"> (Acknowledgment)</w:delText>
            </w:r>
            <w:r w:rsidDel="00B63E95">
              <w:rPr>
                <w:noProof/>
                <w:webHidden/>
              </w:rPr>
              <w:tab/>
            </w:r>
          </w:del>
          <w:del w:id="576" w:author="nidal saleh" w:date="2025-06-18T09:24:00Z">
            <w:r w:rsidDel="00B63E95">
              <w:rPr>
                <w:noProof/>
                <w:webHidden/>
              </w:rPr>
              <w:delText>3</w:delText>
            </w:r>
          </w:del>
        </w:p>
        <w:p w14:paraId="04CA47F4" w14:textId="0366DC7D" w:rsidR="007C11CA" w:rsidDel="00B63E95" w:rsidRDefault="007C11CA">
          <w:pPr>
            <w:pStyle w:val="TOC1"/>
            <w:tabs>
              <w:tab w:val="right" w:leader="dot" w:pos="10456"/>
            </w:tabs>
            <w:bidi/>
            <w:rPr>
              <w:del w:id="577" w:author="nidal saleh" w:date="2025-06-18T09:25:00Z"/>
              <w:rFonts w:eastAsiaTheme="minorEastAsia"/>
              <w:noProof/>
            </w:rPr>
            <w:pPrChange w:id="578" w:author="nidal saleh" w:date="2025-06-18T09:26:00Z">
              <w:pPr>
                <w:pStyle w:val="TOC1"/>
                <w:tabs>
                  <w:tab w:val="right" w:leader="dot" w:pos="10456"/>
                </w:tabs>
              </w:pPr>
            </w:pPrChange>
          </w:pPr>
          <w:del w:id="579" w:author="nidal saleh" w:date="2025-06-18T09:25:00Z">
            <w:r w:rsidRPr="00B63E95" w:rsidDel="00B63E95">
              <w:rPr>
                <w:rStyle w:val="Hyperlink"/>
                <w:b/>
                <w:bCs/>
                <w:noProof/>
                <w:rtl/>
              </w:rPr>
              <w:delText>الملخص</w:delText>
            </w:r>
            <w:r w:rsidRPr="00B63E95" w:rsidDel="00B63E95">
              <w:rPr>
                <w:rStyle w:val="Hyperlink"/>
                <w:b/>
                <w:bCs/>
                <w:noProof/>
              </w:rPr>
              <w:delText xml:space="preserve"> (Abstract)</w:delText>
            </w:r>
            <w:r w:rsidDel="00B63E95">
              <w:rPr>
                <w:noProof/>
                <w:webHidden/>
              </w:rPr>
              <w:tab/>
            </w:r>
          </w:del>
          <w:del w:id="580" w:author="nidal saleh" w:date="2025-06-18T09:24:00Z">
            <w:r w:rsidDel="00B63E95">
              <w:rPr>
                <w:noProof/>
                <w:webHidden/>
              </w:rPr>
              <w:delText>4</w:delText>
            </w:r>
          </w:del>
        </w:p>
        <w:p w14:paraId="5F36FBDC" w14:textId="1C2557D1" w:rsidR="007C11CA" w:rsidDel="00B63E95" w:rsidRDefault="007C11CA">
          <w:pPr>
            <w:pStyle w:val="TOC2"/>
            <w:bidi/>
            <w:rPr>
              <w:del w:id="581" w:author="nidal saleh" w:date="2025-06-18T09:25:00Z"/>
              <w:rFonts w:eastAsiaTheme="minorEastAsia"/>
              <w:noProof/>
            </w:rPr>
            <w:pPrChange w:id="582" w:author="nidal saleh" w:date="2025-06-18T09:26:00Z">
              <w:pPr>
                <w:pStyle w:val="TOC2"/>
              </w:pPr>
            </w:pPrChange>
          </w:pPr>
          <w:del w:id="583" w:author="nidal saleh" w:date="2025-06-18T09:25:00Z">
            <w:r w:rsidRPr="00B63E95" w:rsidDel="00B63E95">
              <w:rPr>
                <w:rStyle w:val="Hyperlink"/>
                <w:noProof/>
                <w:rtl/>
              </w:rPr>
              <w:delText>الفكرة الأساسية للمشروع :</w:delText>
            </w:r>
            <w:r w:rsidDel="00B63E95">
              <w:rPr>
                <w:noProof/>
                <w:webHidden/>
              </w:rPr>
              <w:tab/>
            </w:r>
          </w:del>
          <w:del w:id="584" w:author="nidal saleh" w:date="2025-06-18T09:24:00Z">
            <w:r w:rsidDel="00B63E95">
              <w:rPr>
                <w:noProof/>
                <w:webHidden/>
              </w:rPr>
              <w:delText>4</w:delText>
            </w:r>
          </w:del>
        </w:p>
        <w:p w14:paraId="5B6904CE" w14:textId="5FA6AD70" w:rsidR="007C11CA" w:rsidDel="00B63E95" w:rsidRDefault="007C11CA">
          <w:pPr>
            <w:pStyle w:val="TOC2"/>
            <w:bidi/>
            <w:rPr>
              <w:del w:id="585" w:author="nidal saleh" w:date="2025-06-18T09:25:00Z"/>
              <w:rFonts w:eastAsiaTheme="minorEastAsia"/>
              <w:noProof/>
            </w:rPr>
            <w:pPrChange w:id="586" w:author="nidal saleh" w:date="2025-06-18T09:26:00Z">
              <w:pPr>
                <w:pStyle w:val="TOC2"/>
              </w:pPr>
            </w:pPrChange>
          </w:pPr>
          <w:del w:id="587" w:author="nidal saleh" w:date="2025-06-18T09:25:00Z">
            <w:r w:rsidRPr="00B63E95" w:rsidDel="00B63E95">
              <w:rPr>
                <w:rStyle w:val="Hyperlink"/>
                <w:noProof/>
                <w:rtl/>
              </w:rPr>
              <w:delText>الأدوات والتقنيات المستخدمة:</w:delText>
            </w:r>
            <w:r w:rsidDel="00B63E95">
              <w:rPr>
                <w:noProof/>
                <w:webHidden/>
              </w:rPr>
              <w:tab/>
            </w:r>
          </w:del>
          <w:del w:id="588" w:author="nidal saleh" w:date="2025-06-18T09:24:00Z">
            <w:r w:rsidDel="00B63E95">
              <w:rPr>
                <w:noProof/>
                <w:webHidden/>
              </w:rPr>
              <w:delText>4</w:delText>
            </w:r>
          </w:del>
        </w:p>
        <w:p w14:paraId="66EA4387" w14:textId="18588A97" w:rsidR="007C11CA" w:rsidDel="00B63E95" w:rsidRDefault="007C11CA">
          <w:pPr>
            <w:pStyle w:val="TOC2"/>
            <w:bidi/>
            <w:rPr>
              <w:del w:id="589" w:author="nidal saleh" w:date="2025-06-18T09:25:00Z"/>
              <w:rFonts w:eastAsiaTheme="minorEastAsia"/>
              <w:noProof/>
            </w:rPr>
            <w:pPrChange w:id="590" w:author="nidal saleh" w:date="2025-06-18T09:26:00Z">
              <w:pPr>
                <w:pStyle w:val="TOC2"/>
              </w:pPr>
            </w:pPrChange>
          </w:pPr>
          <w:del w:id="591" w:author="nidal saleh" w:date="2025-06-18T09:25:00Z">
            <w:r w:rsidRPr="00B63E95" w:rsidDel="00B63E95">
              <w:rPr>
                <w:rStyle w:val="Hyperlink"/>
                <w:noProof/>
                <w:rtl/>
              </w:rPr>
              <w:delText>النتائج والفائدة المتوقعة:</w:delText>
            </w:r>
            <w:r w:rsidDel="00B63E95">
              <w:rPr>
                <w:noProof/>
                <w:webHidden/>
              </w:rPr>
              <w:tab/>
            </w:r>
          </w:del>
          <w:del w:id="592" w:author="nidal saleh" w:date="2025-06-18T09:24:00Z">
            <w:r w:rsidDel="00B63E95">
              <w:rPr>
                <w:noProof/>
                <w:webHidden/>
              </w:rPr>
              <w:delText>4</w:delText>
            </w:r>
          </w:del>
        </w:p>
        <w:p w14:paraId="442D7313" w14:textId="17C981B9" w:rsidR="007C11CA" w:rsidDel="00B63E95" w:rsidRDefault="007C11CA">
          <w:pPr>
            <w:pStyle w:val="TOC2"/>
            <w:bidi/>
            <w:rPr>
              <w:del w:id="593" w:author="nidal saleh" w:date="2025-06-18T09:25:00Z"/>
              <w:rFonts w:eastAsiaTheme="minorEastAsia"/>
              <w:noProof/>
            </w:rPr>
            <w:pPrChange w:id="594" w:author="nidal saleh" w:date="2025-06-18T09:26:00Z">
              <w:pPr>
                <w:pStyle w:val="TOC2"/>
              </w:pPr>
            </w:pPrChange>
          </w:pPr>
          <w:del w:id="595" w:author="nidal saleh" w:date="2025-06-18T09:25:00Z">
            <w:r w:rsidRPr="00B63E95" w:rsidDel="00B63E95">
              <w:rPr>
                <w:rStyle w:val="Hyperlink"/>
                <w:b/>
                <w:bCs/>
                <w:noProof/>
              </w:rPr>
              <w:delText>The main idea of ​​the project</w:delText>
            </w:r>
            <w:r w:rsidRPr="00B63E95" w:rsidDel="00B63E95">
              <w:rPr>
                <w:rStyle w:val="Hyperlink"/>
                <w:noProof/>
              </w:rPr>
              <w:delText>:</w:delText>
            </w:r>
            <w:r w:rsidDel="00B63E95">
              <w:rPr>
                <w:noProof/>
                <w:webHidden/>
              </w:rPr>
              <w:tab/>
            </w:r>
          </w:del>
          <w:del w:id="596" w:author="nidal saleh" w:date="2025-06-18T09:24:00Z">
            <w:r w:rsidDel="00B63E95">
              <w:rPr>
                <w:noProof/>
                <w:webHidden/>
              </w:rPr>
              <w:delText>5</w:delText>
            </w:r>
          </w:del>
        </w:p>
        <w:p w14:paraId="1EA4825C" w14:textId="288258E5" w:rsidR="007C11CA" w:rsidDel="00B63E95" w:rsidRDefault="007C11CA">
          <w:pPr>
            <w:pStyle w:val="TOC2"/>
            <w:bidi/>
            <w:rPr>
              <w:del w:id="597" w:author="nidal saleh" w:date="2025-06-18T09:25:00Z"/>
              <w:rFonts w:eastAsiaTheme="minorEastAsia"/>
              <w:noProof/>
            </w:rPr>
            <w:pPrChange w:id="598" w:author="nidal saleh" w:date="2025-06-18T09:26:00Z">
              <w:pPr>
                <w:pStyle w:val="TOC2"/>
              </w:pPr>
            </w:pPrChange>
          </w:pPr>
          <w:del w:id="599" w:author="nidal saleh" w:date="2025-06-18T09:25:00Z">
            <w:r w:rsidRPr="00B63E95" w:rsidDel="00B63E95">
              <w:rPr>
                <w:rStyle w:val="Hyperlink"/>
                <w:b/>
                <w:bCs/>
                <w:noProof/>
              </w:rPr>
              <w:delText>Tools and Technologies Used</w:delText>
            </w:r>
            <w:r w:rsidRPr="00B63E95" w:rsidDel="00B63E95">
              <w:rPr>
                <w:rStyle w:val="Hyperlink"/>
                <w:noProof/>
              </w:rPr>
              <w:delText>:</w:delText>
            </w:r>
            <w:r w:rsidDel="00B63E95">
              <w:rPr>
                <w:noProof/>
                <w:webHidden/>
              </w:rPr>
              <w:tab/>
            </w:r>
          </w:del>
          <w:del w:id="600" w:author="nidal saleh" w:date="2025-06-18T09:24:00Z">
            <w:r w:rsidDel="00B63E95">
              <w:rPr>
                <w:noProof/>
                <w:webHidden/>
              </w:rPr>
              <w:delText>5</w:delText>
            </w:r>
          </w:del>
        </w:p>
        <w:p w14:paraId="2829D0D3" w14:textId="2B9915FF" w:rsidR="007C11CA" w:rsidDel="00B63E95" w:rsidRDefault="007C11CA">
          <w:pPr>
            <w:pStyle w:val="TOC2"/>
            <w:bidi/>
            <w:rPr>
              <w:del w:id="601" w:author="nidal saleh" w:date="2025-06-18T09:25:00Z"/>
              <w:rFonts w:eastAsiaTheme="minorEastAsia"/>
              <w:noProof/>
            </w:rPr>
            <w:pPrChange w:id="602" w:author="nidal saleh" w:date="2025-06-18T09:26:00Z">
              <w:pPr>
                <w:pStyle w:val="TOC2"/>
              </w:pPr>
            </w:pPrChange>
          </w:pPr>
          <w:del w:id="603" w:author="nidal saleh" w:date="2025-06-18T09:25:00Z">
            <w:r w:rsidRPr="00B63E95" w:rsidDel="00B63E95">
              <w:rPr>
                <w:rStyle w:val="Hyperlink"/>
                <w:b/>
                <w:bCs/>
                <w:noProof/>
              </w:rPr>
              <w:delText>Expected Results and Benefits</w:delText>
            </w:r>
            <w:r w:rsidRPr="00B63E95" w:rsidDel="00B63E95">
              <w:rPr>
                <w:rStyle w:val="Hyperlink"/>
                <w:noProof/>
              </w:rPr>
              <w:delText>:</w:delText>
            </w:r>
            <w:r w:rsidDel="00B63E95">
              <w:rPr>
                <w:noProof/>
                <w:webHidden/>
              </w:rPr>
              <w:tab/>
            </w:r>
          </w:del>
          <w:del w:id="604" w:author="nidal saleh" w:date="2025-06-18T09:24:00Z">
            <w:r w:rsidDel="00B63E95">
              <w:rPr>
                <w:noProof/>
                <w:webHidden/>
              </w:rPr>
              <w:delText>5</w:delText>
            </w:r>
          </w:del>
        </w:p>
        <w:p w14:paraId="673CFA7A" w14:textId="2AED9215" w:rsidR="007C11CA" w:rsidDel="00B63E95" w:rsidRDefault="007C11CA">
          <w:pPr>
            <w:pStyle w:val="TOC1"/>
            <w:tabs>
              <w:tab w:val="right" w:leader="dot" w:pos="10456"/>
            </w:tabs>
            <w:bidi/>
            <w:rPr>
              <w:del w:id="605" w:author="nidal saleh" w:date="2025-06-18T09:25:00Z"/>
              <w:rFonts w:eastAsiaTheme="minorEastAsia"/>
              <w:noProof/>
            </w:rPr>
            <w:pPrChange w:id="606" w:author="nidal saleh" w:date="2025-06-18T09:26:00Z">
              <w:pPr>
                <w:pStyle w:val="TOC1"/>
                <w:tabs>
                  <w:tab w:val="right" w:leader="dot" w:pos="10456"/>
                </w:tabs>
              </w:pPr>
            </w:pPrChange>
          </w:pPr>
          <w:del w:id="607" w:author="nidal saleh" w:date="2025-06-18T09:25:00Z">
            <w:r w:rsidRPr="00B63E95" w:rsidDel="00B63E95">
              <w:rPr>
                <w:rStyle w:val="Hyperlink"/>
                <w:noProof/>
                <w:rtl/>
              </w:rPr>
              <w:delText>الفهرس</w:delText>
            </w:r>
            <w:r w:rsidRPr="00B63E95" w:rsidDel="00B63E95">
              <w:rPr>
                <w:rStyle w:val="Hyperlink"/>
                <w:noProof/>
              </w:rPr>
              <w:delText xml:space="preserve"> (Table of Contents)</w:delText>
            </w:r>
            <w:r w:rsidDel="00B63E95">
              <w:rPr>
                <w:noProof/>
                <w:webHidden/>
              </w:rPr>
              <w:tab/>
            </w:r>
          </w:del>
          <w:del w:id="608" w:author="nidal saleh" w:date="2025-06-18T09:24:00Z">
            <w:r w:rsidDel="00B63E95">
              <w:rPr>
                <w:noProof/>
                <w:webHidden/>
              </w:rPr>
              <w:delText>6</w:delText>
            </w:r>
          </w:del>
        </w:p>
        <w:p w14:paraId="296213A2" w14:textId="6C8F21C0" w:rsidR="007C11CA" w:rsidDel="00B63E95" w:rsidRDefault="007C11CA">
          <w:pPr>
            <w:pStyle w:val="TOC1"/>
            <w:tabs>
              <w:tab w:val="right" w:leader="dot" w:pos="10456"/>
            </w:tabs>
            <w:bidi/>
            <w:rPr>
              <w:del w:id="609" w:author="nidal saleh" w:date="2025-06-18T09:25:00Z"/>
              <w:rFonts w:eastAsiaTheme="minorEastAsia"/>
              <w:noProof/>
            </w:rPr>
            <w:pPrChange w:id="610" w:author="nidal saleh" w:date="2025-06-18T09:26:00Z">
              <w:pPr>
                <w:pStyle w:val="TOC1"/>
                <w:tabs>
                  <w:tab w:val="right" w:leader="dot" w:pos="10456"/>
                </w:tabs>
              </w:pPr>
            </w:pPrChange>
          </w:pPr>
          <w:del w:id="611" w:author="nidal saleh" w:date="2025-06-18T09:25:00Z">
            <w:r w:rsidRPr="00B63E95" w:rsidDel="00B63E95">
              <w:rPr>
                <w:rStyle w:val="Hyperlink"/>
                <w:b/>
                <w:bCs/>
                <w:noProof/>
                <w:rtl/>
              </w:rPr>
              <w:delText xml:space="preserve">الفصل الأول : المقدمة </w:delText>
            </w:r>
            <w:r w:rsidRPr="00B63E95" w:rsidDel="00B63E95">
              <w:rPr>
                <w:rStyle w:val="Hyperlink"/>
                <w:b/>
                <w:bCs/>
                <w:noProof/>
              </w:rPr>
              <w:delText xml:space="preserve"> (Introduction)</w:delText>
            </w:r>
            <w:r w:rsidDel="00B63E95">
              <w:rPr>
                <w:noProof/>
                <w:webHidden/>
              </w:rPr>
              <w:tab/>
            </w:r>
            <w:r w:rsidR="00B63E95" w:rsidDel="00B63E95">
              <w:rPr>
                <w:noProof/>
                <w:webHidden/>
              </w:rPr>
              <w:delText>7</w:delText>
            </w:r>
          </w:del>
        </w:p>
        <w:p w14:paraId="3297E440" w14:textId="08C4D4F6" w:rsidR="007C11CA" w:rsidDel="00B63E95" w:rsidRDefault="007C11CA">
          <w:pPr>
            <w:pStyle w:val="TOC2"/>
            <w:bidi/>
            <w:rPr>
              <w:del w:id="612" w:author="nidal saleh" w:date="2025-06-18T09:25:00Z"/>
              <w:rFonts w:eastAsiaTheme="minorEastAsia"/>
              <w:noProof/>
            </w:rPr>
            <w:pPrChange w:id="613" w:author="nidal saleh" w:date="2025-06-18T09:26:00Z">
              <w:pPr>
                <w:pStyle w:val="TOC2"/>
              </w:pPr>
            </w:pPrChange>
          </w:pPr>
          <w:del w:id="614" w:author="nidal saleh" w:date="2025-06-18T09:25:00Z">
            <w:r w:rsidRPr="00B63E95" w:rsidDel="00B63E95">
              <w:rPr>
                <w:rStyle w:val="Hyperlink"/>
                <w:noProof/>
                <w:rtl/>
              </w:rPr>
              <w:delText>خلفية عامة عن الموضوع</w:delText>
            </w:r>
            <w:r w:rsidDel="00B63E95">
              <w:rPr>
                <w:noProof/>
                <w:webHidden/>
              </w:rPr>
              <w:tab/>
            </w:r>
            <w:r w:rsidR="00B63E95" w:rsidDel="00B63E95">
              <w:rPr>
                <w:noProof/>
                <w:webHidden/>
              </w:rPr>
              <w:delText>7</w:delText>
            </w:r>
          </w:del>
        </w:p>
        <w:p w14:paraId="081C4026" w14:textId="49890442" w:rsidR="007C11CA" w:rsidDel="00B63E95" w:rsidRDefault="007C11CA">
          <w:pPr>
            <w:pStyle w:val="TOC2"/>
            <w:bidi/>
            <w:rPr>
              <w:del w:id="615" w:author="nidal saleh" w:date="2025-06-18T09:25:00Z"/>
              <w:rFonts w:eastAsiaTheme="minorEastAsia"/>
              <w:noProof/>
            </w:rPr>
            <w:pPrChange w:id="616" w:author="nidal saleh" w:date="2025-06-18T09:26:00Z">
              <w:pPr>
                <w:pStyle w:val="TOC2"/>
              </w:pPr>
            </w:pPrChange>
          </w:pPr>
          <w:del w:id="617" w:author="nidal saleh" w:date="2025-06-18T09:25:00Z">
            <w:r w:rsidRPr="00B63E95" w:rsidDel="00B63E95">
              <w:rPr>
                <w:rStyle w:val="Hyperlink"/>
                <w:rFonts w:eastAsia="Times New Roman"/>
                <w:noProof/>
                <w:rtl/>
              </w:rPr>
              <w:delText>سبب اختيار المشروع</w:delText>
            </w:r>
            <w:r w:rsidDel="00B63E95">
              <w:rPr>
                <w:noProof/>
                <w:webHidden/>
              </w:rPr>
              <w:tab/>
            </w:r>
            <w:r w:rsidR="00B63E95" w:rsidDel="00B63E95">
              <w:rPr>
                <w:noProof/>
                <w:webHidden/>
              </w:rPr>
              <w:delText>7</w:delText>
            </w:r>
          </w:del>
        </w:p>
        <w:p w14:paraId="3ED59D90" w14:textId="12587028" w:rsidR="007C11CA" w:rsidDel="00B63E95" w:rsidRDefault="007C11CA">
          <w:pPr>
            <w:pStyle w:val="TOC2"/>
            <w:bidi/>
            <w:rPr>
              <w:del w:id="618" w:author="nidal saleh" w:date="2025-06-18T09:25:00Z"/>
              <w:rFonts w:eastAsiaTheme="minorEastAsia"/>
              <w:noProof/>
            </w:rPr>
            <w:pPrChange w:id="619" w:author="nidal saleh" w:date="2025-06-18T09:26:00Z">
              <w:pPr>
                <w:pStyle w:val="TOC2"/>
              </w:pPr>
            </w:pPrChange>
          </w:pPr>
          <w:del w:id="620" w:author="nidal saleh" w:date="2025-06-18T09:25:00Z">
            <w:r w:rsidRPr="00B63E95" w:rsidDel="00B63E95">
              <w:rPr>
                <w:rStyle w:val="Hyperlink"/>
                <w:rFonts w:eastAsia="Times New Roman"/>
                <w:noProof/>
                <w:rtl/>
              </w:rPr>
              <w:delText>أهمية المشروع وأهدافه</w:delText>
            </w:r>
            <w:r w:rsidDel="00B63E95">
              <w:rPr>
                <w:noProof/>
                <w:webHidden/>
              </w:rPr>
              <w:tab/>
            </w:r>
            <w:r w:rsidR="00B63E95" w:rsidDel="00B63E95">
              <w:rPr>
                <w:noProof/>
                <w:webHidden/>
              </w:rPr>
              <w:delText>7</w:delText>
            </w:r>
          </w:del>
        </w:p>
        <w:p w14:paraId="240A7A27" w14:textId="6266487B" w:rsidR="007C11CA" w:rsidDel="00B63E95" w:rsidRDefault="007C11CA">
          <w:pPr>
            <w:pStyle w:val="TOC3"/>
            <w:tabs>
              <w:tab w:val="right" w:leader="dot" w:pos="10456"/>
            </w:tabs>
            <w:bidi/>
            <w:rPr>
              <w:del w:id="621" w:author="nidal saleh" w:date="2025-06-18T09:25:00Z"/>
              <w:rFonts w:eastAsiaTheme="minorEastAsia"/>
              <w:noProof/>
            </w:rPr>
            <w:pPrChange w:id="622" w:author="nidal saleh" w:date="2025-06-18T09:26:00Z">
              <w:pPr>
                <w:pStyle w:val="TOC3"/>
                <w:tabs>
                  <w:tab w:val="right" w:leader="dot" w:pos="10456"/>
                </w:tabs>
              </w:pPr>
            </w:pPrChange>
          </w:pPr>
          <w:del w:id="623" w:author="nidal saleh" w:date="2025-06-18T09:25:00Z">
            <w:r w:rsidRPr="00B63E95" w:rsidDel="00B63E95">
              <w:rPr>
                <w:rStyle w:val="Hyperlink"/>
                <w:rFonts w:eastAsia="Times New Roman"/>
                <w:noProof/>
                <w:rtl/>
              </w:rPr>
              <w:delText>الأهمية:</w:delText>
            </w:r>
            <w:r w:rsidDel="00B63E95">
              <w:rPr>
                <w:noProof/>
                <w:webHidden/>
              </w:rPr>
              <w:tab/>
            </w:r>
            <w:r w:rsidR="00B63E95" w:rsidDel="00B63E95">
              <w:rPr>
                <w:noProof/>
                <w:webHidden/>
              </w:rPr>
              <w:delText>7</w:delText>
            </w:r>
          </w:del>
        </w:p>
        <w:p w14:paraId="40FCDFAB" w14:textId="2A236B36" w:rsidR="007C11CA" w:rsidDel="00B63E95" w:rsidRDefault="007C11CA">
          <w:pPr>
            <w:pStyle w:val="TOC3"/>
            <w:tabs>
              <w:tab w:val="right" w:leader="dot" w:pos="10456"/>
            </w:tabs>
            <w:bidi/>
            <w:rPr>
              <w:del w:id="624" w:author="nidal saleh" w:date="2025-06-18T09:25:00Z"/>
              <w:rFonts w:eastAsiaTheme="minorEastAsia"/>
              <w:noProof/>
            </w:rPr>
            <w:pPrChange w:id="625" w:author="nidal saleh" w:date="2025-06-18T09:26:00Z">
              <w:pPr>
                <w:pStyle w:val="TOC3"/>
                <w:tabs>
                  <w:tab w:val="right" w:leader="dot" w:pos="10456"/>
                </w:tabs>
              </w:pPr>
            </w:pPrChange>
          </w:pPr>
          <w:del w:id="626" w:author="nidal saleh" w:date="2025-06-18T09:25:00Z">
            <w:r w:rsidRPr="00B63E95" w:rsidDel="00B63E95">
              <w:rPr>
                <w:rStyle w:val="Hyperlink"/>
                <w:rFonts w:eastAsia="Times New Roman"/>
                <w:noProof/>
                <w:rtl/>
              </w:rPr>
              <w:delText>الأهداف:</w:delText>
            </w:r>
            <w:r w:rsidDel="00B63E95">
              <w:rPr>
                <w:noProof/>
                <w:webHidden/>
              </w:rPr>
              <w:tab/>
            </w:r>
            <w:r w:rsidR="00B63E95" w:rsidDel="00B63E95">
              <w:rPr>
                <w:noProof/>
                <w:webHidden/>
              </w:rPr>
              <w:delText>8</w:delText>
            </w:r>
          </w:del>
        </w:p>
        <w:p w14:paraId="401D711F" w14:textId="35472A6B" w:rsidR="007C11CA" w:rsidDel="00B63E95" w:rsidRDefault="007C11CA">
          <w:pPr>
            <w:pStyle w:val="TOC2"/>
            <w:bidi/>
            <w:rPr>
              <w:del w:id="627" w:author="nidal saleh" w:date="2025-06-18T09:25:00Z"/>
              <w:rFonts w:eastAsiaTheme="minorEastAsia"/>
              <w:noProof/>
            </w:rPr>
            <w:pPrChange w:id="628" w:author="nidal saleh" w:date="2025-06-18T09:26:00Z">
              <w:pPr>
                <w:pStyle w:val="TOC2"/>
              </w:pPr>
            </w:pPrChange>
          </w:pPr>
          <w:del w:id="629" w:author="nidal saleh" w:date="2025-06-18T09:25:00Z">
            <w:r w:rsidRPr="00B63E95" w:rsidDel="00B63E95">
              <w:rPr>
                <w:rStyle w:val="Hyperlink"/>
                <w:rFonts w:eastAsia="Times New Roman"/>
                <w:noProof/>
                <w:rtl/>
              </w:rPr>
              <w:delText>المنهجية العامة المستخدمة</w:delText>
            </w:r>
            <w:r w:rsidDel="00B63E95">
              <w:rPr>
                <w:noProof/>
                <w:webHidden/>
              </w:rPr>
              <w:tab/>
            </w:r>
            <w:r w:rsidR="00B63E95" w:rsidDel="00B63E95">
              <w:rPr>
                <w:noProof/>
                <w:webHidden/>
              </w:rPr>
              <w:delText>8</w:delText>
            </w:r>
          </w:del>
        </w:p>
        <w:p w14:paraId="44898F79" w14:textId="6BF94161" w:rsidR="007C11CA" w:rsidDel="00B63E95" w:rsidRDefault="007C11CA">
          <w:pPr>
            <w:pStyle w:val="TOC2"/>
            <w:bidi/>
            <w:rPr>
              <w:del w:id="630" w:author="nidal saleh" w:date="2025-06-18T09:25:00Z"/>
              <w:rFonts w:eastAsiaTheme="minorEastAsia"/>
              <w:noProof/>
            </w:rPr>
            <w:pPrChange w:id="631" w:author="nidal saleh" w:date="2025-06-18T09:26:00Z">
              <w:pPr>
                <w:pStyle w:val="TOC2"/>
              </w:pPr>
            </w:pPrChange>
          </w:pPr>
          <w:del w:id="632" w:author="nidal saleh" w:date="2025-06-18T09:25:00Z">
            <w:r w:rsidRPr="00B63E95" w:rsidDel="00B63E95">
              <w:rPr>
                <w:rStyle w:val="Hyperlink"/>
                <w:rFonts w:eastAsia="Times New Roman"/>
                <w:noProof/>
                <w:rtl/>
              </w:rPr>
              <w:delText>توزيع فصول التقرير</w:delText>
            </w:r>
            <w:r w:rsidDel="00B63E95">
              <w:rPr>
                <w:noProof/>
                <w:webHidden/>
              </w:rPr>
              <w:tab/>
            </w:r>
            <w:r w:rsidR="00B63E95" w:rsidDel="00B63E95">
              <w:rPr>
                <w:noProof/>
                <w:webHidden/>
              </w:rPr>
              <w:delText>9</w:delText>
            </w:r>
          </w:del>
        </w:p>
        <w:p w14:paraId="6C51ED4C" w14:textId="5BEE64BD" w:rsidR="007C11CA" w:rsidDel="00B63E95" w:rsidRDefault="007C11CA">
          <w:pPr>
            <w:pStyle w:val="TOC1"/>
            <w:tabs>
              <w:tab w:val="right" w:leader="dot" w:pos="10456"/>
            </w:tabs>
            <w:bidi/>
            <w:rPr>
              <w:del w:id="633" w:author="nidal saleh" w:date="2025-06-18T09:25:00Z"/>
              <w:rFonts w:eastAsiaTheme="minorEastAsia"/>
              <w:noProof/>
            </w:rPr>
            <w:pPrChange w:id="634" w:author="nidal saleh" w:date="2025-06-18T09:26:00Z">
              <w:pPr>
                <w:pStyle w:val="TOC1"/>
                <w:tabs>
                  <w:tab w:val="right" w:leader="dot" w:pos="10456"/>
                </w:tabs>
              </w:pPr>
            </w:pPrChange>
          </w:pPr>
          <w:del w:id="635" w:author="nidal saleh" w:date="2025-06-18T09:25:00Z">
            <w:r w:rsidRPr="00B63E95" w:rsidDel="00B63E95">
              <w:rPr>
                <w:rStyle w:val="Hyperlink"/>
                <w:noProof/>
                <w:rtl/>
              </w:rPr>
              <w:delText>الفصل الثاني :الدراسات السابقة</w:delText>
            </w:r>
            <w:r w:rsidRPr="00B63E95" w:rsidDel="00B63E95">
              <w:rPr>
                <w:rStyle w:val="Hyperlink"/>
                <w:noProof/>
              </w:rPr>
              <w:delText xml:space="preserve"> </w:delText>
            </w:r>
            <w:r w:rsidRPr="00B63E95" w:rsidDel="00B63E95">
              <w:rPr>
                <w:rStyle w:val="Hyperlink"/>
                <w:noProof/>
                <w:rtl/>
              </w:rPr>
              <w:delText xml:space="preserve"> </w:delText>
            </w:r>
            <w:r w:rsidRPr="00B63E95" w:rsidDel="00B63E95">
              <w:rPr>
                <w:rStyle w:val="Hyperlink"/>
                <w:noProof/>
              </w:rPr>
              <w:delText>(Literature Review)</w:delText>
            </w:r>
            <w:r w:rsidDel="00B63E95">
              <w:rPr>
                <w:noProof/>
                <w:webHidden/>
              </w:rPr>
              <w:tab/>
            </w:r>
            <w:r w:rsidR="00B63E95" w:rsidDel="00B63E95">
              <w:rPr>
                <w:noProof/>
                <w:webHidden/>
              </w:rPr>
              <w:delText>10</w:delText>
            </w:r>
          </w:del>
        </w:p>
        <w:p w14:paraId="1E095C5F" w14:textId="1DCB3558" w:rsidR="007C11CA" w:rsidDel="00B63E95" w:rsidRDefault="007C11CA">
          <w:pPr>
            <w:pStyle w:val="TOC1"/>
            <w:tabs>
              <w:tab w:val="right" w:leader="dot" w:pos="10456"/>
            </w:tabs>
            <w:bidi/>
            <w:rPr>
              <w:del w:id="636" w:author="nidal saleh" w:date="2025-06-18T09:25:00Z"/>
              <w:rFonts w:eastAsiaTheme="minorEastAsia"/>
              <w:noProof/>
            </w:rPr>
            <w:pPrChange w:id="637" w:author="nidal saleh" w:date="2025-06-18T09:26:00Z">
              <w:pPr>
                <w:pStyle w:val="TOC1"/>
                <w:tabs>
                  <w:tab w:val="right" w:leader="dot" w:pos="10456"/>
                </w:tabs>
              </w:pPr>
            </w:pPrChange>
          </w:pPr>
          <w:del w:id="638" w:author="nidal saleh" w:date="2025-06-18T09:25:00Z">
            <w:r w:rsidRPr="00B63E95" w:rsidDel="00B63E95">
              <w:rPr>
                <w:rStyle w:val="Hyperlink"/>
                <w:noProof/>
                <w:rtl/>
              </w:rPr>
              <w:delText>الفصل الثالث: المتطلبات وتحليل النظام</w:delText>
            </w:r>
            <w:r w:rsidRPr="00B63E95" w:rsidDel="00B63E95">
              <w:rPr>
                <w:rStyle w:val="Hyperlink"/>
                <w:noProof/>
              </w:rPr>
              <w:delText xml:space="preserve"> (System Analysis and Requirements)</w:delText>
            </w:r>
            <w:r w:rsidDel="00B63E95">
              <w:rPr>
                <w:noProof/>
                <w:webHidden/>
              </w:rPr>
              <w:tab/>
            </w:r>
            <w:r w:rsidR="00B63E95" w:rsidDel="00B63E95">
              <w:rPr>
                <w:noProof/>
                <w:webHidden/>
              </w:rPr>
              <w:delText>14</w:delText>
            </w:r>
          </w:del>
        </w:p>
        <w:p w14:paraId="68296161" w14:textId="01CA3AC5" w:rsidR="007C11CA" w:rsidDel="00B63E95" w:rsidRDefault="007C11CA">
          <w:pPr>
            <w:pStyle w:val="TOC2"/>
            <w:bidi/>
            <w:rPr>
              <w:del w:id="639" w:author="nidal saleh" w:date="2025-06-18T09:25:00Z"/>
              <w:rFonts w:eastAsiaTheme="minorEastAsia"/>
              <w:noProof/>
            </w:rPr>
            <w:pPrChange w:id="640" w:author="nidal saleh" w:date="2025-06-18T09:26:00Z">
              <w:pPr>
                <w:pStyle w:val="TOC2"/>
              </w:pPr>
            </w:pPrChange>
          </w:pPr>
          <w:del w:id="641" w:author="nidal saleh" w:date="2025-06-18T09:25:00Z">
            <w:r w:rsidRPr="00B63E95" w:rsidDel="00B63E95">
              <w:rPr>
                <w:rStyle w:val="Hyperlink"/>
                <w:noProof/>
                <w:rtl/>
              </w:rPr>
              <w:delText>وصف المشكلة أو الحاجة التي يحلها المشروع</w:delText>
            </w:r>
            <w:r w:rsidDel="00B63E95">
              <w:rPr>
                <w:noProof/>
                <w:webHidden/>
              </w:rPr>
              <w:tab/>
            </w:r>
            <w:r w:rsidR="00B63E95" w:rsidDel="00B63E95">
              <w:rPr>
                <w:noProof/>
                <w:webHidden/>
              </w:rPr>
              <w:delText>14</w:delText>
            </w:r>
          </w:del>
        </w:p>
        <w:p w14:paraId="1689C146" w14:textId="5ED9D555" w:rsidR="007C11CA" w:rsidDel="00B63E95" w:rsidRDefault="007C11CA">
          <w:pPr>
            <w:pStyle w:val="TOC1"/>
            <w:tabs>
              <w:tab w:val="right" w:leader="dot" w:pos="10456"/>
            </w:tabs>
            <w:bidi/>
            <w:rPr>
              <w:del w:id="642" w:author="nidal saleh" w:date="2025-06-18T09:25:00Z"/>
              <w:rFonts w:eastAsiaTheme="minorEastAsia"/>
              <w:noProof/>
            </w:rPr>
            <w:pPrChange w:id="643" w:author="nidal saleh" w:date="2025-06-18T09:26:00Z">
              <w:pPr>
                <w:pStyle w:val="TOC1"/>
                <w:tabs>
                  <w:tab w:val="right" w:leader="dot" w:pos="10456"/>
                </w:tabs>
              </w:pPr>
            </w:pPrChange>
          </w:pPr>
          <w:del w:id="644" w:author="nidal saleh" w:date="2025-06-18T09:25:00Z">
            <w:r w:rsidRPr="00B63E95" w:rsidDel="00B63E95">
              <w:rPr>
                <w:rStyle w:val="Hyperlink"/>
                <w:noProof/>
                <w:rtl/>
              </w:rPr>
              <w:delText>الفصل الرابع: التصميم</w:delText>
            </w:r>
            <w:r w:rsidRPr="00B63E95" w:rsidDel="00B63E95">
              <w:rPr>
                <w:rStyle w:val="Hyperlink"/>
                <w:noProof/>
              </w:rPr>
              <w:delText xml:space="preserve"> (System Design)</w:delText>
            </w:r>
            <w:r w:rsidDel="00B63E95">
              <w:rPr>
                <w:noProof/>
                <w:webHidden/>
              </w:rPr>
              <w:tab/>
            </w:r>
            <w:r w:rsidR="00B63E95" w:rsidDel="00B63E95">
              <w:rPr>
                <w:noProof/>
                <w:webHidden/>
              </w:rPr>
              <w:delText>17</w:delText>
            </w:r>
          </w:del>
        </w:p>
        <w:p w14:paraId="3DC857A6" w14:textId="15F90897" w:rsidR="007C11CA" w:rsidDel="00B63E95" w:rsidRDefault="007C11CA">
          <w:pPr>
            <w:pStyle w:val="TOC1"/>
            <w:tabs>
              <w:tab w:val="right" w:leader="dot" w:pos="10456"/>
            </w:tabs>
            <w:bidi/>
            <w:rPr>
              <w:del w:id="645" w:author="nidal saleh" w:date="2025-06-18T09:25:00Z"/>
              <w:rFonts w:eastAsiaTheme="minorEastAsia"/>
              <w:noProof/>
            </w:rPr>
            <w:pPrChange w:id="646" w:author="nidal saleh" w:date="2025-06-18T09:26:00Z">
              <w:pPr>
                <w:pStyle w:val="TOC1"/>
                <w:tabs>
                  <w:tab w:val="right" w:leader="dot" w:pos="10456"/>
                </w:tabs>
              </w:pPr>
            </w:pPrChange>
          </w:pPr>
          <w:del w:id="647" w:author="nidal saleh" w:date="2025-06-18T09:25:00Z">
            <w:r w:rsidRPr="00B63E95" w:rsidDel="00B63E95">
              <w:rPr>
                <w:rStyle w:val="Hyperlink"/>
                <w:noProof/>
                <w:rtl/>
              </w:rPr>
              <w:delText>الفصل الخامس: التنفيذ</w:delText>
            </w:r>
            <w:r w:rsidRPr="00B63E95" w:rsidDel="00B63E95">
              <w:rPr>
                <w:rStyle w:val="Hyperlink"/>
                <w:noProof/>
              </w:rPr>
              <w:delText xml:space="preserve"> (Implementation)</w:delText>
            </w:r>
            <w:r w:rsidDel="00B63E95">
              <w:rPr>
                <w:noProof/>
                <w:webHidden/>
              </w:rPr>
              <w:tab/>
            </w:r>
            <w:r w:rsidR="00B63E95" w:rsidDel="00B63E95">
              <w:rPr>
                <w:noProof/>
                <w:webHidden/>
              </w:rPr>
              <w:delText>23</w:delText>
            </w:r>
          </w:del>
        </w:p>
        <w:p w14:paraId="49D73E24" w14:textId="6F674D8C" w:rsidR="007C11CA" w:rsidDel="00B63E95" w:rsidRDefault="007C11CA">
          <w:pPr>
            <w:pStyle w:val="TOC1"/>
            <w:tabs>
              <w:tab w:val="right" w:leader="dot" w:pos="10456"/>
            </w:tabs>
            <w:bidi/>
            <w:rPr>
              <w:del w:id="648" w:author="nidal saleh" w:date="2025-06-18T09:25:00Z"/>
              <w:rFonts w:eastAsiaTheme="minorEastAsia"/>
              <w:noProof/>
            </w:rPr>
            <w:pPrChange w:id="649" w:author="nidal saleh" w:date="2025-06-18T09:26:00Z">
              <w:pPr>
                <w:pStyle w:val="TOC1"/>
                <w:tabs>
                  <w:tab w:val="right" w:leader="dot" w:pos="10456"/>
                </w:tabs>
              </w:pPr>
            </w:pPrChange>
          </w:pPr>
          <w:del w:id="650" w:author="nidal saleh" w:date="2025-06-18T09:25:00Z">
            <w:r w:rsidRPr="00B63E95" w:rsidDel="00B63E95">
              <w:rPr>
                <w:rStyle w:val="Hyperlink"/>
                <w:noProof/>
                <w:rtl/>
              </w:rPr>
              <w:delText>الفصل السادس: الاختبار والتقييم</w:delText>
            </w:r>
            <w:r w:rsidRPr="00B63E95" w:rsidDel="00B63E95">
              <w:rPr>
                <w:rStyle w:val="Hyperlink"/>
                <w:noProof/>
              </w:rPr>
              <w:delText xml:space="preserve"> (Testing and Evaluation)</w:delText>
            </w:r>
            <w:r w:rsidDel="00B63E95">
              <w:rPr>
                <w:noProof/>
                <w:webHidden/>
              </w:rPr>
              <w:tab/>
            </w:r>
            <w:r w:rsidR="00B63E95" w:rsidDel="00B63E95">
              <w:rPr>
                <w:noProof/>
                <w:webHidden/>
              </w:rPr>
              <w:delText>28</w:delText>
            </w:r>
          </w:del>
        </w:p>
        <w:p w14:paraId="6177C5D1" w14:textId="7AF6FB47" w:rsidR="007C11CA" w:rsidDel="00B63E95" w:rsidRDefault="007C11CA">
          <w:pPr>
            <w:pStyle w:val="TOC3"/>
            <w:tabs>
              <w:tab w:val="right" w:leader="dot" w:pos="10456"/>
            </w:tabs>
            <w:bidi/>
            <w:rPr>
              <w:del w:id="651" w:author="nidal saleh" w:date="2025-06-18T09:25:00Z"/>
              <w:rFonts w:eastAsiaTheme="minorEastAsia"/>
              <w:noProof/>
            </w:rPr>
            <w:pPrChange w:id="652" w:author="nidal saleh" w:date="2025-06-18T09:26:00Z">
              <w:pPr>
                <w:pStyle w:val="TOC3"/>
                <w:tabs>
                  <w:tab w:val="right" w:leader="dot" w:pos="10456"/>
                </w:tabs>
              </w:pPr>
            </w:pPrChange>
          </w:pPr>
          <w:del w:id="653" w:author="nidal saleh" w:date="2025-06-18T09:25:00Z">
            <w:r w:rsidRPr="00B63E95" w:rsidDel="00B63E95">
              <w:rPr>
                <w:rStyle w:val="Hyperlink"/>
                <w:noProof/>
                <w:rtl/>
              </w:rPr>
              <w:delText>الفصل السابع: النتائج والمناقشة</w:delText>
            </w:r>
            <w:r w:rsidDel="00B63E95">
              <w:rPr>
                <w:noProof/>
                <w:webHidden/>
              </w:rPr>
              <w:tab/>
            </w:r>
            <w:r w:rsidR="00B63E95" w:rsidDel="00B63E95">
              <w:rPr>
                <w:noProof/>
                <w:webHidden/>
              </w:rPr>
              <w:delText>30</w:delText>
            </w:r>
          </w:del>
        </w:p>
        <w:p w14:paraId="4AECBB7E" w14:textId="6FEB2E28" w:rsidR="007C11CA" w:rsidDel="00B63E95" w:rsidRDefault="007C11CA">
          <w:pPr>
            <w:pStyle w:val="TOC3"/>
            <w:tabs>
              <w:tab w:val="right" w:leader="dot" w:pos="10456"/>
            </w:tabs>
            <w:bidi/>
            <w:rPr>
              <w:del w:id="654" w:author="nidal saleh" w:date="2025-06-18T09:25:00Z"/>
              <w:rFonts w:eastAsiaTheme="minorEastAsia"/>
              <w:noProof/>
            </w:rPr>
            <w:pPrChange w:id="655" w:author="nidal saleh" w:date="2025-06-18T09:26:00Z">
              <w:pPr>
                <w:pStyle w:val="TOC3"/>
                <w:tabs>
                  <w:tab w:val="right" w:leader="dot" w:pos="10456"/>
                </w:tabs>
              </w:pPr>
            </w:pPrChange>
          </w:pPr>
          <w:del w:id="656" w:author="nidal saleh" w:date="2025-06-18T09:25:00Z">
            <w:r w:rsidRPr="00B63E95" w:rsidDel="00B63E95">
              <w:rPr>
                <w:rStyle w:val="Hyperlink"/>
                <w:noProof/>
                <w:rtl/>
              </w:rPr>
              <w:delText>الفصل الثامن: الخاتمة والتوصيات</w:delText>
            </w:r>
            <w:r w:rsidDel="00B63E95">
              <w:rPr>
                <w:noProof/>
                <w:webHidden/>
              </w:rPr>
              <w:tab/>
            </w:r>
            <w:r w:rsidR="00B63E95" w:rsidDel="00B63E95">
              <w:rPr>
                <w:noProof/>
                <w:webHidden/>
              </w:rPr>
              <w:delText>32</w:delText>
            </w:r>
          </w:del>
        </w:p>
        <w:p w14:paraId="76E19F12" w14:textId="3258366A" w:rsidR="007C11CA" w:rsidDel="00B63E95" w:rsidRDefault="007C11CA">
          <w:pPr>
            <w:pStyle w:val="TOC1"/>
            <w:tabs>
              <w:tab w:val="right" w:leader="dot" w:pos="10456"/>
            </w:tabs>
            <w:bidi/>
            <w:rPr>
              <w:del w:id="657" w:author="nidal saleh" w:date="2025-06-18T09:25:00Z"/>
              <w:rFonts w:eastAsiaTheme="minorEastAsia"/>
              <w:noProof/>
            </w:rPr>
            <w:pPrChange w:id="658" w:author="nidal saleh" w:date="2025-06-18T09:26:00Z">
              <w:pPr>
                <w:pStyle w:val="TOC1"/>
                <w:tabs>
                  <w:tab w:val="right" w:leader="dot" w:pos="10456"/>
                </w:tabs>
              </w:pPr>
            </w:pPrChange>
          </w:pPr>
          <w:del w:id="659" w:author="nidal saleh" w:date="2025-06-18T09:25:00Z">
            <w:r w:rsidRPr="00B63E95" w:rsidDel="00B63E95">
              <w:rPr>
                <w:rStyle w:val="Hyperlink"/>
                <w:noProof/>
                <w:rtl/>
              </w:rPr>
              <w:delText>المراجع</w:delText>
            </w:r>
            <w:r w:rsidRPr="00B63E95" w:rsidDel="00B63E95">
              <w:rPr>
                <w:rStyle w:val="Hyperlink"/>
                <w:noProof/>
              </w:rPr>
              <w:delText xml:space="preserve"> (References / Bibliography)</w:delText>
            </w:r>
            <w:r w:rsidDel="00B63E95">
              <w:rPr>
                <w:noProof/>
                <w:webHidden/>
              </w:rPr>
              <w:tab/>
            </w:r>
            <w:r w:rsidR="00B63E95" w:rsidDel="00B63E95">
              <w:rPr>
                <w:noProof/>
                <w:webHidden/>
              </w:rPr>
              <w:delText>34</w:delText>
            </w:r>
          </w:del>
        </w:p>
        <w:p w14:paraId="48A06E9F" w14:textId="14039E7D" w:rsidR="007C11CA" w:rsidDel="00B63E95" w:rsidRDefault="007C11CA">
          <w:pPr>
            <w:pStyle w:val="TOC1"/>
            <w:tabs>
              <w:tab w:val="right" w:leader="dot" w:pos="10456"/>
            </w:tabs>
            <w:bidi/>
            <w:rPr>
              <w:del w:id="660" w:author="nidal saleh" w:date="2025-06-18T09:25:00Z"/>
              <w:rFonts w:eastAsiaTheme="minorEastAsia"/>
              <w:noProof/>
            </w:rPr>
            <w:pPrChange w:id="661" w:author="nidal saleh" w:date="2025-06-18T09:26:00Z">
              <w:pPr>
                <w:pStyle w:val="TOC1"/>
                <w:tabs>
                  <w:tab w:val="right" w:leader="dot" w:pos="10456"/>
                </w:tabs>
              </w:pPr>
            </w:pPrChange>
          </w:pPr>
          <w:del w:id="662" w:author="nidal saleh" w:date="2025-06-18T09:25:00Z">
            <w:r w:rsidRPr="00B63E95" w:rsidDel="00B63E95">
              <w:rPr>
                <w:rStyle w:val="Hyperlink"/>
                <w:noProof/>
                <w:rtl/>
              </w:rPr>
              <w:delText>صفحة توثيق العمل الجماعي (إن كان المشروع جماعيا)</w:delText>
            </w:r>
            <w:r w:rsidDel="00B63E95">
              <w:rPr>
                <w:noProof/>
                <w:webHidden/>
              </w:rPr>
              <w:tab/>
            </w:r>
            <w:r w:rsidR="00B63E95" w:rsidDel="00B63E95">
              <w:rPr>
                <w:noProof/>
                <w:webHidden/>
              </w:rPr>
              <w:delText>35</w:delText>
            </w:r>
          </w:del>
        </w:p>
        <w:p w14:paraId="4DC0B7FB" w14:textId="52EF6BF3" w:rsidR="007C11CA" w:rsidDel="00B63E95" w:rsidRDefault="007C11CA">
          <w:pPr>
            <w:pStyle w:val="TOC1"/>
            <w:tabs>
              <w:tab w:val="right" w:leader="dot" w:pos="10456"/>
            </w:tabs>
            <w:bidi/>
            <w:rPr>
              <w:del w:id="663" w:author="nidal saleh" w:date="2025-06-18T09:25:00Z"/>
              <w:rFonts w:eastAsiaTheme="minorEastAsia"/>
              <w:noProof/>
            </w:rPr>
            <w:pPrChange w:id="664" w:author="nidal saleh" w:date="2025-06-18T09:26:00Z">
              <w:pPr>
                <w:pStyle w:val="TOC1"/>
                <w:tabs>
                  <w:tab w:val="right" w:leader="dot" w:pos="10456"/>
                </w:tabs>
              </w:pPr>
            </w:pPrChange>
          </w:pPr>
          <w:del w:id="665" w:author="nidal saleh" w:date="2025-06-18T09:25:00Z">
            <w:r w:rsidRPr="00B63E95" w:rsidDel="00B63E95">
              <w:rPr>
                <w:rStyle w:val="Hyperlink"/>
                <w:noProof/>
                <w:rtl/>
              </w:rPr>
              <w:delText>ملاحظات عامة</w:delText>
            </w:r>
            <w:r w:rsidDel="00B63E95">
              <w:rPr>
                <w:noProof/>
                <w:webHidden/>
              </w:rPr>
              <w:tab/>
            </w:r>
            <w:r w:rsidR="00B63E95" w:rsidDel="00B63E95">
              <w:rPr>
                <w:noProof/>
                <w:webHidden/>
              </w:rPr>
              <w:delText>36</w:delText>
            </w:r>
          </w:del>
        </w:p>
        <w:p w14:paraId="755EF970" w14:textId="7F8FAFB4" w:rsidR="007C11CA" w:rsidDel="00B63E95" w:rsidRDefault="007C11CA">
          <w:pPr>
            <w:pStyle w:val="TOC2"/>
            <w:bidi/>
            <w:rPr>
              <w:del w:id="666" w:author="nidal saleh" w:date="2025-06-18T09:25:00Z"/>
              <w:rFonts w:eastAsiaTheme="minorEastAsia"/>
              <w:noProof/>
            </w:rPr>
            <w:pPrChange w:id="667" w:author="nidal saleh" w:date="2025-06-18T09:26:00Z">
              <w:pPr>
                <w:pStyle w:val="TOC2"/>
              </w:pPr>
            </w:pPrChange>
          </w:pPr>
          <w:del w:id="668" w:author="nidal saleh" w:date="2025-06-18T09:25:00Z">
            <w:r w:rsidRPr="00B63E95" w:rsidDel="00B63E95">
              <w:rPr>
                <w:rStyle w:val="Hyperlink"/>
                <w:noProof/>
                <w:rtl/>
              </w:rPr>
              <w:delText>تنسيق التقرير</w:delText>
            </w:r>
            <w:r w:rsidDel="00B63E95">
              <w:rPr>
                <w:noProof/>
                <w:webHidden/>
              </w:rPr>
              <w:tab/>
            </w:r>
            <w:r w:rsidR="00B63E95" w:rsidDel="00B63E95">
              <w:rPr>
                <w:noProof/>
                <w:webHidden/>
              </w:rPr>
              <w:delText>36</w:delText>
            </w:r>
          </w:del>
        </w:p>
        <w:p w14:paraId="5794350C" w14:textId="6EFC7AD6" w:rsidR="007C11CA" w:rsidDel="00B63E95" w:rsidRDefault="007C11CA">
          <w:pPr>
            <w:pStyle w:val="TOC3"/>
            <w:tabs>
              <w:tab w:val="right" w:leader="dot" w:pos="10456"/>
            </w:tabs>
            <w:bidi/>
            <w:rPr>
              <w:del w:id="669" w:author="nidal saleh" w:date="2025-06-18T09:25:00Z"/>
              <w:rFonts w:eastAsiaTheme="minorEastAsia"/>
              <w:noProof/>
            </w:rPr>
            <w:pPrChange w:id="670" w:author="nidal saleh" w:date="2025-06-18T09:26:00Z">
              <w:pPr>
                <w:pStyle w:val="TOC3"/>
                <w:tabs>
                  <w:tab w:val="right" w:leader="dot" w:pos="10456"/>
                </w:tabs>
              </w:pPr>
            </w:pPrChange>
          </w:pPr>
          <w:del w:id="671" w:author="nidal saleh" w:date="2025-06-18T09:25:00Z">
            <w:r w:rsidRPr="00B63E95" w:rsidDel="00B63E95">
              <w:rPr>
                <w:rStyle w:val="Hyperlink"/>
                <w:noProof/>
                <w:rtl/>
              </w:rPr>
              <w:delText>حجم الصفحة والهوامش</w:delText>
            </w:r>
            <w:r w:rsidDel="00B63E95">
              <w:rPr>
                <w:noProof/>
                <w:webHidden/>
              </w:rPr>
              <w:tab/>
            </w:r>
            <w:r w:rsidR="00B63E95" w:rsidDel="00B63E95">
              <w:rPr>
                <w:noProof/>
                <w:webHidden/>
              </w:rPr>
              <w:delText>36</w:delText>
            </w:r>
          </w:del>
        </w:p>
        <w:p w14:paraId="6BC3F4D5" w14:textId="6581BECD" w:rsidR="007C11CA" w:rsidDel="00B63E95" w:rsidRDefault="007C11CA">
          <w:pPr>
            <w:pStyle w:val="TOC3"/>
            <w:tabs>
              <w:tab w:val="right" w:leader="dot" w:pos="10456"/>
            </w:tabs>
            <w:bidi/>
            <w:rPr>
              <w:del w:id="672" w:author="nidal saleh" w:date="2025-06-18T09:25:00Z"/>
              <w:rFonts w:eastAsiaTheme="minorEastAsia"/>
              <w:noProof/>
            </w:rPr>
            <w:pPrChange w:id="673" w:author="nidal saleh" w:date="2025-06-18T09:26:00Z">
              <w:pPr>
                <w:pStyle w:val="TOC3"/>
                <w:tabs>
                  <w:tab w:val="right" w:leader="dot" w:pos="10456"/>
                </w:tabs>
              </w:pPr>
            </w:pPrChange>
          </w:pPr>
          <w:del w:id="674" w:author="nidal saleh" w:date="2025-06-18T09:25:00Z">
            <w:r w:rsidRPr="00B63E95" w:rsidDel="00B63E95">
              <w:rPr>
                <w:rStyle w:val="Hyperlink"/>
                <w:noProof/>
                <w:rtl/>
              </w:rPr>
              <w:delText>نوع الخط وحجمه</w:delText>
            </w:r>
            <w:r w:rsidDel="00B63E95">
              <w:rPr>
                <w:noProof/>
                <w:webHidden/>
              </w:rPr>
              <w:tab/>
            </w:r>
            <w:r w:rsidR="00B63E95" w:rsidDel="00B63E95">
              <w:rPr>
                <w:noProof/>
                <w:webHidden/>
              </w:rPr>
              <w:delText>36</w:delText>
            </w:r>
          </w:del>
        </w:p>
        <w:p w14:paraId="579489A9" w14:textId="4F649041" w:rsidR="007C11CA" w:rsidDel="00B63E95" w:rsidRDefault="007C11CA">
          <w:pPr>
            <w:pStyle w:val="TOC3"/>
            <w:tabs>
              <w:tab w:val="right" w:leader="dot" w:pos="10456"/>
            </w:tabs>
            <w:bidi/>
            <w:rPr>
              <w:del w:id="675" w:author="nidal saleh" w:date="2025-06-18T09:25:00Z"/>
              <w:rFonts w:eastAsiaTheme="minorEastAsia"/>
              <w:noProof/>
            </w:rPr>
            <w:pPrChange w:id="676" w:author="nidal saleh" w:date="2025-06-18T09:26:00Z">
              <w:pPr>
                <w:pStyle w:val="TOC3"/>
                <w:tabs>
                  <w:tab w:val="right" w:leader="dot" w:pos="10456"/>
                </w:tabs>
              </w:pPr>
            </w:pPrChange>
          </w:pPr>
          <w:del w:id="677" w:author="nidal saleh" w:date="2025-06-18T09:25:00Z">
            <w:r w:rsidRPr="00B63E95" w:rsidDel="00B63E95">
              <w:rPr>
                <w:rStyle w:val="Hyperlink"/>
                <w:noProof/>
                <w:rtl/>
              </w:rPr>
              <w:delText>ترقيم الصفحات</w:delText>
            </w:r>
            <w:r w:rsidDel="00B63E95">
              <w:rPr>
                <w:noProof/>
                <w:webHidden/>
              </w:rPr>
              <w:tab/>
            </w:r>
            <w:r w:rsidR="00B63E95" w:rsidDel="00B63E95">
              <w:rPr>
                <w:noProof/>
                <w:webHidden/>
              </w:rPr>
              <w:delText>36</w:delText>
            </w:r>
          </w:del>
        </w:p>
        <w:p w14:paraId="78720304" w14:textId="2E0D1660" w:rsidR="007C11CA" w:rsidDel="00B63E95" w:rsidRDefault="007C11CA">
          <w:pPr>
            <w:pStyle w:val="TOC2"/>
            <w:bidi/>
            <w:rPr>
              <w:del w:id="678" w:author="nidal saleh" w:date="2025-06-18T09:25:00Z"/>
              <w:rFonts w:eastAsiaTheme="minorEastAsia"/>
              <w:noProof/>
            </w:rPr>
            <w:pPrChange w:id="679" w:author="nidal saleh" w:date="2025-06-18T09:26:00Z">
              <w:pPr>
                <w:pStyle w:val="TOC2"/>
              </w:pPr>
            </w:pPrChange>
          </w:pPr>
          <w:del w:id="680" w:author="nidal saleh" w:date="2025-06-18T09:25:00Z">
            <w:r w:rsidRPr="00B63E95" w:rsidDel="00B63E95">
              <w:rPr>
                <w:rStyle w:val="Hyperlink"/>
                <w:noProof/>
                <w:rtl/>
              </w:rPr>
              <w:delText>تسمية الصور والمخططات والرسومات</w:delText>
            </w:r>
            <w:r w:rsidDel="00B63E95">
              <w:rPr>
                <w:noProof/>
                <w:webHidden/>
              </w:rPr>
              <w:tab/>
            </w:r>
            <w:r w:rsidR="00B63E95" w:rsidDel="00B63E95">
              <w:rPr>
                <w:noProof/>
                <w:webHidden/>
              </w:rPr>
              <w:delText>36</w:delText>
            </w:r>
          </w:del>
        </w:p>
        <w:p w14:paraId="360BD981" w14:textId="48EA9C80" w:rsidR="007C11CA" w:rsidRDefault="007C11CA">
          <w:pPr>
            <w:bidi/>
            <w:rPr>
              <w:ins w:id="681" w:author="nidal saleh" w:date="2025-06-18T09:13:00Z"/>
            </w:rPr>
            <w:pPrChange w:id="682" w:author="nidal saleh" w:date="2025-06-18T09:26:00Z">
              <w:pPr/>
            </w:pPrChange>
          </w:pPr>
          <w:ins w:id="683" w:author="nidal saleh" w:date="2025-06-18T09:13:00Z">
            <w:r>
              <w:rPr>
                <w:b/>
                <w:bCs/>
                <w:noProof/>
              </w:rPr>
              <w:fldChar w:fldCharType="end"/>
            </w:r>
          </w:ins>
        </w:p>
        <w:p w14:paraId="5297E38E" w14:textId="79BC6773" w:rsidR="00EA5581" w:rsidDel="007C11CA" w:rsidRDefault="00EA5581" w:rsidP="00EA5581">
          <w:pPr>
            <w:pStyle w:val="NormalWeb"/>
            <w:bidi/>
            <w:rPr>
              <w:del w:id="684" w:author="nidal saleh" w:date="2025-06-18T09:13:00Z"/>
            </w:rPr>
          </w:pPr>
          <w:del w:id="685" w:author="nidal saleh" w:date="2025-06-18T09:13:00Z">
            <w:r w:rsidDel="007C11CA">
              <w:rPr>
                <w:rtl/>
              </w:rPr>
              <w:delText>قائمة بجميع العناوين والفصول في التقرير</w:delText>
            </w:r>
          </w:del>
        </w:p>
        <w:p w14:paraId="280198CD" w14:textId="75A5F6FF" w:rsidR="00EA5581" w:rsidDel="007C11CA" w:rsidRDefault="00EA5581" w:rsidP="00EA5581">
          <w:pPr>
            <w:pStyle w:val="NormalWeb"/>
            <w:bidi/>
            <w:rPr>
              <w:del w:id="686" w:author="nidal saleh" w:date="2025-06-18T09:13:00Z"/>
              <w:rtl/>
            </w:rPr>
          </w:pPr>
          <w:del w:id="687" w:author="nidal saleh" w:date="2025-06-18T09:13:00Z">
            <w:r w:rsidDel="007C11CA">
              <w:rPr>
                <w:rtl/>
              </w:rPr>
              <w:delText>رقم الصفحة لكل عنوان رئيسي وفرعي</w:delText>
            </w:r>
          </w:del>
        </w:p>
        <w:p w14:paraId="0B39CF9C" w14:textId="5669E5AB" w:rsidR="00EA5581" w:rsidRPr="003E4A61" w:rsidDel="007C11CA" w:rsidRDefault="00EA5581" w:rsidP="00EA5581">
          <w:pPr>
            <w:pStyle w:val="NormalWeb"/>
            <w:bidi/>
            <w:rPr>
              <w:del w:id="688" w:author="nidal saleh" w:date="2025-06-18T09:13:00Z"/>
              <w:b/>
              <w:bCs/>
              <w:sz w:val="28"/>
              <w:szCs w:val="28"/>
            </w:rPr>
          </w:pPr>
          <w:del w:id="689" w:author="nidal saleh" w:date="2025-06-18T09:13:00Z">
            <w:r w:rsidRPr="003E4A61" w:rsidDel="007C11CA">
              <w:rPr>
                <w:rFonts w:hint="cs"/>
                <w:b/>
                <w:bCs/>
                <w:sz w:val="28"/>
                <w:szCs w:val="28"/>
                <w:rtl/>
              </w:rPr>
              <w:delText>يجب ان يتم توليده بشكل الي من خلال خصائص ال</w:delText>
            </w:r>
            <w:r w:rsidRPr="003E4A61" w:rsidDel="007C11CA">
              <w:rPr>
                <w:b/>
                <w:bCs/>
                <w:sz w:val="28"/>
                <w:szCs w:val="28"/>
              </w:rPr>
              <w:delText xml:space="preserve">word </w:delText>
            </w:r>
          </w:del>
        </w:p>
        <w:p w14:paraId="052CCFFC" w14:textId="7F7EB5FD" w:rsidR="00EA5581" w:rsidRPr="003E4A61" w:rsidDel="007C11CA" w:rsidRDefault="00EA5581" w:rsidP="00EA5581">
          <w:pPr>
            <w:pStyle w:val="NormalWeb"/>
            <w:bidi/>
            <w:rPr>
              <w:del w:id="690" w:author="nidal saleh" w:date="2025-06-18T09:13:00Z"/>
              <w:b/>
              <w:bCs/>
              <w:sz w:val="28"/>
              <w:szCs w:val="28"/>
              <w:rtl/>
              <w:lang w:bidi="ar-SY"/>
            </w:rPr>
          </w:pPr>
          <w:del w:id="691" w:author="nidal saleh" w:date="2025-06-18T09:13:00Z">
            <w:r w:rsidRPr="003E4A61" w:rsidDel="007C11CA">
              <w:rPr>
                <w:b/>
                <w:bCs/>
                <w:sz w:val="28"/>
                <w:szCs w:val="28"/>
              </w:rPr>
              <w:delText xml:space="preserve">References </w:delText>
            </w:r>
            <w:r w:rsidRPr="003E4A61" w:rsidDel="007C11CA">
              <w:rPr>
                <w:b/>
                <w:bCs/>
                <w:sz w:val="28"/>
                <w:szCs w:val="28"/>
              </w:rPr>
              <w:sym w:font="Wingdings" w:char="F0E0"/>
            </w:r>
            <w:r w:rsidRPr="003E4A61" w:rsidDel="007C11CA">
              <w:rPr>
                <w:b/>
                <w:bCs/>
                <w:sz w:val="28"/>
                <w:szCs w:val="28"/>
              </w:rPr>
              <w:delText xml:space="preserve"> table of contents </w:delText>
            </w:r>
          </w:del>
        </w:p>
        <w:customXmlInsRangeStart w:id="692" w:author="nidal saleh" w:date="2025-06-18T09:13:00Z"/>
      </w:sdtContent>
    </w:sdt>
    <w:customXmlInsRangeEnd w:id="692"/>
    <w:p w14:paraId="176ED344" w14:textId="11AB9E4A" w:rsidR="00EA5581" w:rsidRDefault="00EA5581" w:rsidP="00EA5581">
      <w:pPr>
        <w:pStyle w:val="NormalWeb"/>
        <w:bidi/>
        <w:rPr>
          <w:lang w:bidi="ar-SY"/>
        </w:rPr>
      </w:pPr>
    </w:p>
    <w:p w14:paraId="7FE43467" w14:textId="70BB441C" w:rsidR="00EA5581" w:rsidRDefault="00EA5581" w:rsidP="00EA5581">
      <w:pPr>
        <w:pStyle w:val="NormalWeb"/>
        <w:bidi/>
      </w:pPr>
    </w:p>
    <w:p w14:paraId="5B30C734" w14:textId="7956F86B" w:rsidR="00EA5581" w:rsidRDefault="00EA5581" w:rsidP="00EA5581">
      <w:pPr>
        <w:pStyle w:val="NormalWeb"/>
        <w:bidi/>
      </w:pPr>
    </w:p>
    <w:p w14:paraId="18851B9B" w14:textId="4580D12A" w:rsidR="00EA5581" w:rsidRDefault="00EA5581" w:rsidP="00EA5581">
      <w:pPr>
        <w:pStyle w:val="NormalWeb"/>
        <w:bidi/>
      </w:pPr>
    </w:p>
    <w:p w14:paraId="79E51983" w14:textId="6510ADF3" w:rsidR="00EA5581" w:rsidRDefault="00EA5581" w:rsidP="00EA5581">
      <w:pPr>
        <w:pStyle w:val="NormalWeb"/>
        <w:bidi/>
      </w:pPr>
    </w:p>
    <w:p w14:paraId="4BEE2AC1" w14:textId="0AEB0209" w:rsidR="00EA5581" w:rsidRDefault="00EA5581" w:rsidP="00EA5581">
      <w:pPr>
        <w:pStyle w:val="NormalWeb"/>
        <w:bidi/>
      </w:pPr>
    </w:p>
    <w:p w14:paraId="74B9D787" w14:textId="188E4218" w:rsidR="00EA5581" w:rsidRDefault="00EA5581" w:rsidP="00EA5581">
      <w:pPr>
        <w:pStyle w:val="NormalWeb"/>
        <w:bidi/>
      </w:pPr>
    </w:p>
    <w:p w14:paraId="248A4380" w14:textId="674C427D" w:rsidR="00EA5581" w:rsidRDefault="00EA5581" w:rsidP="00EA5581">
      <w:pPr>
        <w:pStyle w:val="NormalWeb"/>
        <w:bidi/>
      </w:pPr>
    </w:p>
    <w:p w14:paraId="739FB011" w14:textId="50326347" w:rsidR="00EA5581" w:rsidRDefault="00EA5581" w:rsidP="00EA5581">
      <w:pPr>
        <w:pStyle w:val="NormalWeb"/>
        <w:bidi/>
      </w:pPr>
    </w:p>
    <w:p w14:paraId="3817723C" w14:textId="768640A9" w:rsidR="00EA5581" w:rsidRPr="00700A3C" w:rsidRDefault="00EA5581" w:rsidP="00EA5581">
      <w:pPr>
        <w:pStyle w:val="NormalWeb"/>
        <w:bidi/>
      </w:pPr>
    </w:p>
    <w:p w14:paraId="176B7D92" w14:textId="11BD0C5B" w:rsidR="00EA5581" w:rsidRPr="00700A3C" w:rsidRDefault="00EA5581" w:rsidP="00EA5581">
      <w:pPr>
        <w:pStyle w:val="NormalWeb"/>
        <w:bidi/>
      </w:pPr>
    </w:p>
    <w:p w14:paraId="1C8FA905" w14:textId="4E53F3DD" w:rsidR="00EA5581" w:rsidRPr="00700A3C" w:rsidRDefault="00EA5581" w:rsidP="00EA5581">
      <w:pPr>
        <w:pStyle w:val="NormalWeb"/>
        <w:bidi/>
      </w:pPr>
    </w:p>
    <w:p w14:paraId="05BF5754" w14:textId="462F1ED4" w:rsidR="00EA5581" w:rsidRPr="00700A3C" w:rsidDel="00CF47DF" w:rsidRDefault="00EA5581" w:rsidP="00EA5581">
      <w:pPr>
        <w:pStyle w:val="NormalWeb"/>
        <w:bidi/>
        <w:rPr>
          <w:del w:id="693" w:author="nidal saleh" w:date="2025-06-13T13:43:00Z"/>
        </w:rPr>
      </w:pPr>
    </w:p>
    <w:p w14:paraId="664F57AE" w14:textId="18BE756C" w:rsidR="00EA5581" w:rsidRPr="00700A3C" w:rsidDel="00CF47DF" w:rsidRDefault="00EA5581" w:rsidP="00EA5581">
      <w:pPr>
        <w:pStyle w:val="NormalWeb"/>
        <w:bidi/>
        <w:rPr>
          <w:del w:id="694" w:author="nidal saleh" w:date="2025-06-13T13:43:00Z"/>
        </w:rPr>
      </w:pPr>
    </w:p>
    <w:p w14:paraId="14CC7403" w14:textId="5DAB71DF" w:rsidR="00EA5581" w:rsidRPr="00700A3C" w:rsidDel="00CF47DF" w:rsidRDefault="00EA5581" w:rsidP="00EA5581">
      <w:pPr>
        <w:pStyle w:val="NormalWeb"/>
        <w:bidi/>
        <w:rPr>
          <w:del w:id="695" w:author="nidal saleh" w:date="2025-06-13T13:43:00Z"/>
        </w:rPr>
      </w:pPr>
    </w:p>
    <w:p w14:paraId="3598A443" w14:textId="153C5659" w:rsidR="00EA5581" w:rsidRPr="00700A3C" w:rsidDel="00CF47DF" w:rsidRDefault="00EA5581" w:rsidP="00EA5581">
      <w:pPr>
        <w:pStyle w:val="NormalWeb"/>
        <w:bidi/>
        <w:rPr>
          <w:del w:id="696" w:author="nidal saleh" w:date="2025-06-13T13:43:00Z"/>
        </w:rPr>
      </w:pPr>
    </w:p>
    <w:p w14:paraId="77EA7F3F" w14:textId="46C9621C" w:rsidR="00EA5581" w:rsidRPr="00700A3C" w:rsidDel="00CF47DF" w:rsidRDefault="00EA5581" w:rsidP="00EA5581">
      <w:pPr>
        <w:pStyle w:val="NormalWeb"/>
        <w:bidi/>
        <w:rPr>
          <w:del w:id="697" w:author="nidal saleh" w:date="2025-06-13T13:43:00Z"/>
        </w:rPr>
      </w:pPr>
    </w:p>
    <w:p w14:paraId="236C80C4" w14:textId="6AE9D1E9" w:rsidR="00EA5581" w:rsidRPr="00700A3C" w:rsidRDefault="00EA5581" w:rsidP="00EA5581">
      <w:pPr>
        <w:pStyle w:val="NormalWeb"/>
        <w:bidi/>
        <w:rPr>
          <w:rtl/>
        </w:rPr>
      </w:pPr>
    </w:p>
    <w:p w14:paraId="2726C75D" w14:textId="6FC84264" w:rsidR="00BE0EC0" w:rsidRPr="00700A3C" w:rsidDel="007F2ED9" w:rsidRDefault="00BE0EC0" w:rsidP="00EA5581">
      <w:pPr>
        <w:pStyle w:val="NormalWeb"/>
        <w:bidi/>
        <w:rPr>
          <w:del w:id="698" w:author="nidal saleh" w:date="2025-06-10T20:59:00Z"/>
        </w:rPr>
      </w:pPr>
    </w:p>
    <w:p w14:paraId="23CE3580" w14:textId="77777777" w:rsidR="007F2ED9" w:rsidRPr="00700A3C" w:rsidRDefault="007F2ED9" w:rsidP="007F2ED9">
      <w:pPr>
        <w:pStyle w:val="NormalWeb"/>
        <w:bidi/>
        <w:rPr>
          <w:ins w:id="699" w:author="nidal saleh" w:date="2025-06-14T11:12:00Z"/>
        </w:rPr>
      </w:pPr>
    </w:p>
    <w:p w14:paraId="3DFC1E91" w14:textId="77777777" w:rsidR="007F2ED9" w:rsidRPr="00700A3C" w:rsidRDefault="007F2ED9" w:rsidP="007F2ED9">
      <w:pPr>
        <w:pStyle w:val="NormalWeb"/>
        <w:bidi/>
        <w:rPr>
          <w:ins w:id="700" w:author="nidal saleh" w:date="2025-06-14T11:12:00Z"/>
        </w:rPr>
      </w:pPr>
    </w:p>
    <w:p w14:paraId="4F0A4991" w14:textId="77777777" w:rsidR="007F2ED9" w:rsidRPr="00700A3C" w:rsidRDefault="007F2ED9" w:rsidP="007F2ED9">
      <w:pPr>
        <w:pStyle w:val="NormalWeb"/>
        <w:bidi/>
        <w:rPr>
          <w:ins w:id="701" w:author="nidal saleh" w:date="2025-06-14T11:12:00Z"/>
        </w:rPr>
      </w:pPr>
    </w:p>
    <w:p w14:paraId="2A57A02F" w14:textId="544A77C3" w:rsidR="00DB2401" w:rsidRPr="00700A3C" w:rsidDel="007C11CA" w:rsidRDefault="00DB2401" w:rsidP="00EA5581">
      <w:pPr>
        <w:pStyle w:val="NormalWeb"/>
        <w:bidi/>
        <w:rPr>
          <w:del w:id="702" w:author="nidal saleh" w:date="2025-06-10T20:59:00Z"/>
          <w:rtl/>
          <w:rPrChange w:id="703" w:author="nidal saleh" w:date="2025-06-28T13:39:00Z">
            <w:rPr>
              <w:del w:id="704" w:author="nidal saleh" w:date="2025-06-10T20:59:00Z"/>
              <w:rtl/>
            </w:rPr>
          </w:rPrChange>
        </w:rPr>
      </w:pPr>
      <w:del w:id="705" w:author="nidal saleh" w:date="2025-06-10T20:59:00Z">
        <w:r w:rsidRPr="00700A3C" w:rsidDel="006F3FB5">
          <w:rPr>
            <w:rtl/>
            <w:rPrChange w:id="706" w:author="nidal saleh" w:date="2025-06-28T13:39:00Z">
              <w:rPr>
                <w:rtl/>
              </w:rPr>
            </w:rPrChange>
          </w:rPr>
          <w:delText>قائمة الأشكال والرسوم</w:delText>
        </w:r>
        <w:r w:rsidRPr="00700A3C" w:rsidDel="006F3FB5">
          <w:rPr>
            <w:rPrChange w:id="707" w:author="nidal saleh" w:date="2025-06-28T13:39:00Z">
              <w:rPr/>
            </w:rPrChange>
          </w:rPr>
          <w:delText xml:space="preserve"> </w:delText>
        </w:r>
        <w:r w:rsidRPr="00700A3C" w:rsidDel="006F3FB5">
          <w:rPr>
            <w:rFonts w:hint="cs"/>
            <w:rtl/>
            <w:rPrChange w:id="708" w:author="nidal saleh" w:date="2025-06-28T13:39:00Z">
              <w:rPr>
                <w:rFonts w:hint="cs"/>
                <w:rtl/>
              </w:rPr>
            </w:rPrChange>
          </w:rPr>
          <w:delText>(</w:delText>
        </w:r>
        <w:r w:rsidRPr="00700A3C" w:rsidDel="006F3FB5">
          <w:rPr>
            <w:rPrChange w:id="709" w:author="nidal saleh" w:date="2025-06-28T13:39:00Z">
              <w:rPr/>
            </w:rPrChange>
          </w:rPr>
          <w:delText xml:space="preserve">List of Figures and Tables </w:delText>
        </w:r>
        <w:r w:rsidRPr="00700A3C" w:rsidDel="006F3FB5">
          <w:rPr>
            <w:rFonts w:hint="cs"/>
            <w:rtl/>
            <w:rPrChange w:id="710" w:author="nidal saleh" w:date="2025-06-28T13:39:00Z">
              <w:rPr>
                <w:rFonts w:hint="cs"/>
                <w:rtl/>
              </w:rPr>
            </w:rPrChange>
          </w:rPr>
          <w:delText>)    (</w:delText>
        </w:r>
        <w:r w:rsidRPr="00700A3C" w:rsidDel="006F3FB5">
          <w:rPr>
            <w:rtl/>
            <w:rPrChange w:id="711" w:author="nidal saleh" w:date="2025-06-28T13:39:00Z">
              <w:rPr>
                <w:rtl/>
              </w:rPr>
            </w:rPrChange>
          </w:rPr>
          <w:delText>إن وجدت</w:delText>
        </w:r>
        <w:r w:rsidRPr="00700A3C" w:rsidDel="006F3FB5">
          <w:rPr>
            <w:rFonts w:hint="cs"/>
            <w:rtl/>
            <w:rPrChange w:id="712" w:author="nidal saleh" w:date="2025-06-28T13:39:00Z">
              <w:rPr>
                <w:rFonts w:hint="cs"/>
                <w:rtl/>
              </w:rPr>
            </w:rPrChange>
          </w:rPr>
          <w:delText>)</w:delText>
        </w:r>
      </w:del>
    </w:p>
    <w:p w14:paraId="3F9E9F7A" w14:textId="77777777" w:rsidR="007C11CA" w:rsidRPr="00700A3C" w:rsidRDefault="007C11CA" w:rsidP="007C11CA">
      <w:pPr>
        <w:pStyle w:val="Heading1"/>
        <w:bidi/>
        <w:rPr>
          <w:ins w:id="713" w:author="nidal saleh" w:date="2025-06-18T09:14:00Z"/>
          <w:rFonts w:ascii="Times New Roman" w:eastAsia="Times New Roman" w:hAnsi="Times New Roman" w:cs="Times New Roman"/>
          <w:color w:val="auto"/>
          <w:sz w:val="24"/>
          <w:szCs w:val="24"/>
          <w:rtl/>
        </w:rPr>
      </w:pPr>
    </w:p>
    <w:p w14:paraId="41318C09" w14:textId="77777777" w:rsidR="007C11CA" w:rsidRPr="00700A3C" w:rsidRDefault="007C11CA" w:rsidP="007C11CA">
      <w:pPr>
        <w:bidi/>
        <w:rPr>
          <w:ins w:id="714" w:author="nidal saleh" w:date="2025-06-18T09:14:00Z"/>
          <w:rtl/>
        </w:rPr>
      </w:pPr>
    </w:p>
    <w:p w14:paraId="6C746F0C" w14:textId="77777777" w:rsidR="007C11CA" w:rsidRPr="00700A3C" w:rsidRDefault="007C11CA" w:rsidP="007C11CA">
      <w:pPr>
        <w:bidi/>
        <w:rPr>
          <w:ins w:id="715" w:author="nidal saleh" w:date="2025-06-18T09:14:00Z"/>
          <w:rtl/>
        </w:rPr>
      </w:pPr>
    </w:p>
    <w:p w14:paraId="086C9A25" w14:textId="77777777" w:rsidR="007C11CA" w:rsidRPr="00700A3C" w:rsidRDefault="007C11CA" w:rsidP="007C11CA">
      <w:pPr>
        <w:bidi/>
        <w:rPr>
          <w:ins w:id="716" w:author="nidal saleh" w:date="2025-06-18T09:14:00Z"/>
          <w:rtl/>
        </w:rPr>
      </w:pPr>
    </w:p>
    <w:p w14:paraId="49146ED3" w14:textId="77777777" w:rsidR="007C11CA" w:rsidRDefault="007C11CA" w:rsidP="007C11CA">
      <w:pPr>
        <w:bidi/>
        <w:rPr>
          <w:ins w:id="717" w:author="nidal saleh" w:date="2025-06-18T09:14:00Z"/>
          <w:rtl/>
        </w:rPr>
      </w:pPr>
    </w:p>
    <w:p w14:paraId="5990A41C" w14:textId="77777777" w:rsidR="007C11CA" w:rsidRDefault="007C11CA" w:rsidP="007C11CA">
      <w:pPr>
        <w:bidi/>
        <w:rPr>
          <w:ins w:id="718" w:author="nidal saleh" w:date="2025-06-18T09:14:00Z"/>
          <w:rtl/>
        </w:rPr>
      </w:pPr>
    </w:p>
    <w:p w14:paraId="4D38B149" w14:textId="77777777" w:rsidR="007C11CA" w:rsidRPr="007C11CA" w:rsidRDefault="007C11CA">
      <w:pPr>
        <w:bidi/>
        <w:rPr>
          <w:ins w:id="719" w:author="nidal saleh" w:date="2025-06-18T09:14:00Z"/>
          <w:rtl/>
        </w:rPr>
        <w:pPrChange w:id="720" w:author="nidal saleh" w:date="2025-06-18T09:14:00Z">
          <w:pPr>
            <w:pStyle w:val="Heading1"/>
            <w:bidi/>
          </w:pPr>
        </w:pPrChange>
      </w:pPr>
    </w:p>
    <w:p w14:paraId="24DCD717" w14:textId="189165C1" w:rsidR="00EA5581" w:rsidRPr="00DB2401" w:rsidDel="006F3FB5" w:rsidRDefault="00DB2401" w:rsidP="00DB2401">
      <w:pPr>
        <w:pStyle w:val="NormalWeb"/>
        <w:bidi/>
        <w:rPr>
          <w:del w:id="721" w:author="nidal saleh" w:date="2025-06-10T20:59:00Z"/>
        </w:rPr>
      </w:pPr>
      <w:del w:id="722" w:author="nidal saleh" w:date="2025-06-10T20:59:00Z">
        <w:r w:rsidDel="006F3FB5">
          <w:rPr>
            <w:rtl/>
          </w:rPr>
          <w:delText>قائمة بجميع الرسوم البيانية أو الجداول المستخدمة مع أرقام الصفحات.</w:delText>
        </w:r>
      </w:del>
    </w:p>
    <w:p w14:paraId="78812875" w14:textId="77777777" w:rsidR="00EA5581" w:rsidRPr="00EA5581" w:rsidRDefault="00EA5581" w:rsidP="00EA5581">
      <w:pPr>
        <w:pStyle w:val="NormalWeb"/>
        <w:bidi/>
      </w:pPr>
    </w:p>
    <w:p w14:paraId="698A5800" w14:textId="3CD55BDF" w:rsidR="00EA5581" w:rsidRDefault="00EA5581" w:rsidP="00EA5581">
      <w:pPr>
        <w:bidi/>
        <w:rPr>
          <w:rtl/>
          <w:lang w:bidi="ar-SY"/>
        </w:rPr>
      </w:pPr>
    </w:p>
    <w:p w14:paraId="1249BBAB" w14:textId="77777777" w:rsidR="00534B76" w:rsidDel="00810D19" w:rsidRDefault="00534B76" w:rsidP="00534B76">
      <w:pPr>
        <w:bidi/>
        <w:rPr>
          <w:del w:id="723" w:author="nidal saleh" w:date="2025-06-14T02:58:00Z"/>
          <w:rtl/>
          <w:lang w:bidi="ar-SY"/>
        </w:rPr>
      </w:pPr>
    </w:p>
    <w:p w14:paraId="72DD0E1B" w14:textId="6D1DE28D" w:rsidR="00534B76" w:rsidDel="00810D19" w:rsidRDefault="00534B76" w:rsidP="00534B76">
      <w:pPr>
        <w:bidi/>
        <w:rPr>
          <w:del w:id="724" w:author="nidal saleh" w:date="2025-06-14T02:58:00Z"/>
          <w:rtl/>
        </w:rPr>
      </w:pPr>
    </w:p>
    <w:p w14:paraId="4AD5F6E4" w14:textId="2E893DAD" w:rsidR="00534B76" w:rsidDel="00810D19" w:rsidRDefault="00534B76" w:rsidP="00534B76">
      <w:pPr>
        <w:bidi/>
        <w:rPr>
          <w:del w:id="725" w:author="nidal saleh" w:date="2025-06-14T02:58:00Z"/>
          <w:rtl/>
        </w:rPr>
      </w:pPr>
    </w:p>
    <w:p w14:paraId="394C61D6" w14:textId="620FD277" w:rsidR="00534B76" w:rsidDel="00810D19" w:rsidRDefault="00534B76" w:rsidP="00534B76">
      <w:pPr>
        <w:bidi/>
        <w:rPr>
          <w:del w:id="726" w:author="nidal saleh" w:date="2025-06-14T02:58:00Z"/>
          <w:rtl/>
        </w:rPr>
      </w:pPr>
    </w:p>
    <w:p w14:paraId="634AE08D" w14:textId="4A9570B7" w:rsidR="00534B76" w:rsidDel="00CF47DF" w:rsidRDefault="00534B76" w:rsidP="00534B76">
      <w:pPr>
        <w:bidi/>
        <w:rPr>
          <w:del w:id="727" w:author="nidal saleh" w:date="2025-06-13T13:43:00Z"/>
          <w:rtl/>
        </w:rPr>
      </w:pPr>
    </w:p>
    <w:p w14:paraId="6212011B" w14:textId="67C166D6" w:rsidR="00534B76" w:rsidDel="00CF47DF" w:rsidRDefault="00534B76" w:rsidP="00534B76">
      <w:pPr>
        <w:bidi/>
        <w:rPr>
          <w:del w:id="728" w:author="nidal saleh" w:date="2025-06-13T13:43:00Z"/>
          <w:rtl/>
        </w:rPr>
      </w:pPr>
    </w:p>
    <w:p w14:paraId="01930D84" w14:textId="017A3867" w:rsidR="00534B76" w:rsidDel="00CF47DF" w:rsidRDefault="00534B76" w:rsidP="00534B76">
      <w:pPr>
        <w:bidi/>
        <w:rPr>
          <w:del w:id="729" w:author="nidal saleh" w:date="2025-06-13T13:43:00Z"/>
          <w:rtl/>
        </w:rPr>
      </w:pPr>
    </w:p>
    <w:p w14:paraId="48D28AC8" w14:textId="6C1E4FC8" w:rsidR="00534B76" w:rsidDel="006F3FB5" w:rsidRDefault="00534B76" w:rsidP="00534B76">
      <w:pPr>
        <w:bidi/>
        <w:rPr>
          <w:del w:id="730" w:author="nidal saleh" w:date="2025-06-10T20:59:00Z"/>
          <w:rtl/>
        </w:rPr>
      </w:pPr>
    </w:p>
    <w:p w14:paraId="65B5F1AD" w14:textId="61E79E72" w:rsidR="00534B76" w:rsidDel="006F3FB5" w:rsidRDefault="00534B76" w:rsidP="00534B76">
      <w:pPr>
        <w:bidi/>
        <w:rPr>
          <w:del w:id="731" w:author="nidal saleh" w:date="2025-06-10T20:59:00Z"/>
          <w:rtl/>
        </w:rPr>
      </w:pPr>
    </w:p>
    <w:p w14:paraId="3AE37085" w14:textId="0DB65FBF" w:rsidR="00534B76" w:rsidDel="006F3FB5" w:rsidRDefault="00534B76" w:rsidP="00534B76">
      <w:pPr>
        <w:bidi/>
        <w:rPr>
          <w:del w:id="732" w:author="nidal saleh" w:date="2025-06-10T20:59:00Z"/>
          <w:rtl/>
        </w:rPr>
      </w:pPr>
    </w:p>
    <w:p w14:paraId="08227CE6" w14:textId="2883DE2E" w:rsidR="00534B76" w:rsidDel="006F3FB5" w:rsidRDefault="00534B76" w:rsidP="00534B76">
      <w:pPr>
        <w:bidi/>
        <w:rPr>
          <w:del w:id="733" w:author="nidal saleh" w:date="2025-06-10T20:59:00Z"/>
          <w:rtl/>
        </w:rPr>
      </w:pPr>
    </w:p>
    <w:p w14:paraId="5934B3F0" w14:textId="65EF629A" w:rsidR="00534B76" w:rsidDel="006F3FB5" w:rsidRDefault="00534B76" w:rsidP="00534B76">
      <w:pPr>
        <w:bidi/>
        <w:rPr>
          <w:del w:id="734" w:author="nidal saleh" w:date="2025-06-10T20:59:00Z"/>
          <w:rtl/>
        </w:rPr>
      </w:pPr>
    </w:p>
    <w:p w14:paraId="3C2EC102" w14:textId="2BA68A42" w:rsidR="00534B76" w:rsidDel="006F3FB5" w:rsidRDefault="00534B76" w:rsidP="00534B76">
      <w:pPr>
        <w:bidi/>
        <w:rPr>
          <w:del w:id="735" w:author="nidal saleh" w:date="2025-06-10T20:59:00Z"/>
          <w:rtl/>
        </w:rPr>
      </w:pPr>
    </w:p>
    <w:p w14:paraId="23224CFE" w14:textId="2F12D76D" w:rsidR="00534B76" w:rsidDel="006F3FB5" w:rsidRDefault="00534B76" w:rsidP="00534B76">
      <w:pPr>
        <w:bidi/>
        <w:rPr>
          <w:del w:id="736" w:author="nidal saleh" w:date="2025-06-10T20:59:00Z"/>
          <w:rtl/>
        </w:rPr>
      </w:pPr>
    </w:p>
    <w:p w14:paraId="24E8F425" w14:textId="00DF3516" w:rsidR="00534B76" w:rsidDel="006F3FB5" w:rsidRDefault="00534B76" w:rsidP="00534B76">
      <w:pPr>
        <w:bidi/>
        <w:rPr>
          <w:del w:id="737" w:author="nidal saleh" w:date="2025-06-10T20:59:00Z"/>
          <w:rtl/>
        </w:rPr>
      </w:pPr>
    </w:p>
    <w:p w14:paraId="2A2F961D" w14:textId="0E044138" w:rsidR="00534B76" w:rsidDel="006F3FB5" w:rsidRDefault="00534B76" w:rsidP="00534B76">
      <w:pPr>
        <w:bidi/>
        <w:rPr>
          <w:del w:id="738" w:author="nidal saleh" w:date="2025-06-10T20:59:00Z"/>
          <w:rtl/>
        </w:rPr>
      </w:pPr>
    </w:p>
    <w:p w14:paraId="248B9678" w14:textId="5446CBF9" w:rsidR="00534B76" w:rsidDel="006F3FB5" w:rsidRDefault="00534B76" w:rsidP="00534B76">
      <w:pPr>
        <w:bidi/>
        <w:rPr>
          <w:del w:id="739" w:author="nidal saleh" w:date="2025-06-10T20:59:00Z"/>
          <w:rtl/>
        </w:rPr>
      </w:pPr>
    </w:p>
    <w:p w14:paraId="2F20BF35" w14:textId="3B0BF180" w:rsidR="00534B76" w:rsidDel="006F3FB5" w:rsidRDefault="00534B76" w:rsidP="00534B76">
      <w:pPr>
        <w:bidi/>
        <w:rPr>
          <w:del w:id="740" w:author="nidal saleh" w:date="2025-06-10T20:59:00Z"/>
          <w:rtl/>
        </w:rPr>
      </w:pPr>
    </w:p>
    <w:p w14:paraId="36DADBFF" w14:textId="543C9C28" w:rsidR="00534B76" w:rsidDel="006F3FB5" w:rsidRDefault="00534B76" w:rsidP="00534B76">
      <w:pPr>
        <w:bidi/>
        <w:rPr>
          <w:del w:id="741" w:author="nidal saleh" w:date="2025-06-10T20:59:00Z"/>
          <w:rtl/>
        </w:rPr>
      </w:pPr>
    </w:p>
    <w:p w14:paraId="17BF88F7" w14:textId="343F9082" w:rsidR="00534B76" w:rsidDel="006F3FB5" w:rsidRDefault="00534B76" w:rsidP="00534B76">
      <w:pPr>
        <w:bidi/>
        <w:rPr>
          <w:del w:id="742" w:author="nidal saleh" w:date="2025-06-10T20:59:00Z"/>
          <w:rtl/>
        </w:rPr>
      </w:pPr>
    </w:p>
    <w:p w14:paraId="6509240A" w14:textId="0597AD3D" w:rsidR="00534B76" w:rsidDel="006F3FB5" w:rsidRDefault="00534B76" w:rsidP="00534B76">
      <w:pPr>
        <w:bidi/>
        <w:rPr>
          <w:del w:id="743" w:author="nidal saleh" w:date="2025-06-10T20:59:00Z"/>
          <w:rtl/>
        </w:rPr>
      </w:pPr>
    </w:p>
    <w:p w14:paraId="052654C4" w14:textId="26DDA0C1" w:rsidR="00534B76" w:rsidDel="006F3FB5" w:rsidRDefault="00534B76" w:rsidP="00534B76">
      <w:pPr>
        <w:bidi/>
        <w:rPr>
          <w:del w:id="744" w:author="nidal saleh" w:date="2025-06-10T20:59:00Z"/>
          <w:rtl/>
        </w:rPr>
      </w:pPr>
    </w:p>
    <w:p w14:paraId="36F5D46A" w14:textId="1F6CCA4E" w:rsidR="00260A78" w:rsidDel="006F3FB5" w:rsidRDefault="00260A78" w:rsidP="00260A78">
      <w:pPr>
        <w:bidi/>
        <w:rPr>
          <w:del w:id="745" w:author="nidal saleh" w:date="2025-06-10T20:59:00Z"/>
          <w:rtl/>
        </w:rPr>
      </w:pPr>
    </w:p>
    <w:p w14:paraId="38D03E8F" w14:textId="2B99E309" w:rsidR="00534B76" w:rsidDel="006F3FB5" w:rsidRDefault="00534B76" w:rsidP="00534B76">
      <w:pPr>
        <w:bidi/>
        <w:rPr>
          <w:del w:id="746" w:author="nidal saleh" w:date="2025-06-10T20:59:00Z"/>
          <w:rtl/>
        </w:rPr>
      </w:pPr>
    </w:p>
    <w:p w14:paraId="284D119C" w14:textId="49A79BCC" w:rsidR="00534B76" w:rsidDel="006F3FB5" w:rsidRDefault="00534B76" w:rsidP="00534B76">
      <w:pPr>
        <w:bidi/>
        <w:rPr>
          <w:del w:id="747" w:author="nidal saleh" w:date="2025-06-10T20:59:00Z"/>
          <w:rtl/>
        </w:rPr>
      </w:pPr>
    </w:p>
    <w:p w14:paraId="5F7249E6" w14:textId="3E89DAE4" w:rsidR="00534B76" w:rsidRDefault="00534B76" w:rsidP="00534B76">
      <w:pPr>
        <w:bidi/>
        <w:rPr>
          <w:rtl/>
        </w:rPr>
      </w:pPr>
    </w:p>
    <w:p w14:paraId="499F2A9A" w14:textId="77777777" w:rsidR="00534B76" w:rsidRPr="007F2ED9" w:rsidRDefault="009A045D" w:rsidP="00534B76">
      <w:pPr>
        <w:pStyle w:val="Heading1"/>
        <w:bidi/>
        <w:rPr>
          <w:b/>
          <w:bCs/>
          <w:sz w:val="36"/>
          <w:szCs w:val="36"/>
          <w:rtl/>
          <w:rPrChange w:id="748" w:author="nidal saleh" w:date="2025-06-14T11:12:00Z">
            <w:rPr>
              <w:rtl/>
            </w:rPr>
          </w:rPrChange>
        </w:rPr>
      </w:pPr>
      <w:bookmarkStart w:id="749" w:name="_Toc201131127"/>
      <w:r w:rsidRPr="007F2ED9">
        <w:rPr>
          <w:b/>
          <w:bCs/>
          <w:sz w:val="36"/>
          <w:szCs w:val="36"/>
          <w:rtl/>
          <w:rPrChange w:id="750" w:author="nidal saleh" w:date="2025-06-14T11:12:00Z">
            <w:rPr>
              <w:rtl/>
            </w:rPr>
          </w:rPrChange>
        </w:rPr>
        <w:lastRenderedPageBreak/>
        <w:t xml:space="preserve">الفصل الأول : </w:t>
      </w:r>
      <w:r w:rsidR="00534B76" w:rsidRPr="007F2ED9">
        <w:rPr>
          <w:b/>
          <w:bCs/>
          <w:sz w:val="36"/>
          <w:szCs w:val="36"/>
          <w:rtl/>
          <w:rPrChange w:id="751" w:author="nidal saleh" w:date="2025-06-14T11:12:00Z">
            <w:rPr>
              <w:rtl/>
            </w:rPr>
          </w:rPrChange>
        </w:rPr>
        <w:t xml:space="preserve">المقدمة </w:t>
      </w:r>
      <w:r w:rsidR="00534B76" w:rsidRPr="007F2ED9">
        <w:rPr>
          <w:b/>
          <w:bCs/>
          <w:sz w:val="36"/>
          <w:szCs w:val="36"/>
          <w:rPrChange w:id="752" w:author="nidal saleh" w:date="2025-06-14T11:12:00Z">
            <w:rPr/>
          </w:rPrChange>
        </w:rPr>
        <w:t xml:space="preserve"> (Introduction)</w:t>
      </w:r>
      <w:bookmarkEnd w:id="749"/>
    </w:p>
    <w:p w14:paraId="4CA77E28" w14:textId="698A3375" w:rsidR="00C24FA2" w:rsidRPr="00705C95" w:rsidRDefault="00B478C3">
      <w:pPr>
        <w:pStyle w:val="Heading2"/>
        <w:bidi/>
        <w:rPr>
          <w:sz w:val="32"/>
          <w:szCs w:val="32"/>
          <w:rPrChange w:id="753" w:author="nidal saleh" w:date="2025-06-14T12:02:00Z">
            <w:rPr>
              <w:rFonts w:eastAsia="Times New Roman"/>
            </w:rPr>
          </w:rPrChange>
        </w:rPr>
        <w:pPrChange w:id="754" w:author="nidal saleh" w:date="2025-06-14T12:02:00Z">
          <w:pPr>
            <w:bidi/>
          </w:pPr>
        </w:pPrChange>
      </w:pPr>
      <w:bookmarkStart w:id="755" w:name="_Toc201131128"/>
      <w:ins w:id="756" w:author="nidal saleh" w:date="2025-06-26T14:51:00Z">
        <w:r>
          <w:rPr>
            <w:rFonts w:hint="cs"/>
            <w:sz w:val="32"/>
            <w:szCs w:val="32"/>
            <w:rtl/>
          </w:rPr>
          <w:t xml:space="preserve">1.1 </w:t>
        </w:r>
      </w:ins>
      <w:r w:rsidR="00C24FA2" w:rsidRPr="00705C95">
        <w:rPr>
          <w:sz w:val="32"/>
          <w:szCs w:val="32"/>
          <w:rtl/>
          <w:rPrChange w:id="757" w:author="nidal saleh" w:date="2025-06-14T12:02:00Z">
            <w:rPr>
              <w:rFonts w:eastAsia="Times New Roman"/>
              <w:rtl/>
            </w:rPr>
          </w:rPrChange>
        </w:rPr>
        <w:t>خلفية عامة عن الموضوع</w:t>
      </w:r>
      <w:bookmarkEnd w:id="755"/>
    </w:p>
    <w:p w14:paraId="509FAA6F" w14:textId="015F054C" w:rsidR="00C24FA2" w:rsidRPr="007F2ED9" w:rsidRDefault="00C24FA2" w:rsidP="00C24FA2">
      <w:pPr>
        <w:bidi/>
        <w:rPr>
          <w:rFonts w:ascii="Times New Roman" w:eastAsia="Times New Roman" w:hAnsi="Times New Roman" w:cs="Times New Roman"/>
          <w:sz w:val="32"/>
          <w:szCs w:val="32"/>
          <w:rPrChange w:id="758" w:author="nidal saleh" w:date="2025-06-14T11:12:00Z">
            <w:rPr>
              <w:rFonts w:ascii="Times New Roman" w:eastAsia="Times New Roman" w:hAnsi="Times New Roman" w:cs="Times New Roman"/>
              <w:sz w:val="24"/>
              <w:szCs w:val="24"/>
            </w:rPr>
          </w:rPrChange>
        </w:rPr>
      </w:pPr>
      <w:r w:rsidRPr="007F2ED9">
        <w:rPr>
          <w:rFonts w:ascii="Times New Roman" w:eastAsia="Times New Roman" w:hAnsi="Times New Roman" w:cs="Times New Roman"/>
          <w:sz w:val="32"/>
          <w:szCs w:val="32"/>
          <w:rtl/>
          <w:rPrChange w:id="759" w:author="nidal saleh" w:date="2025-06-14T11:12:00Z">
            <w:rPr>
              <w:rFonts w:ascii="Times New Roman" w:eastAsia="Times New Roman" w:hAnsi="Times New Roman" w:cs="Times New Roman"/>
              <w:sz w:val="24"/>
              <w:szCs w:val="24"/>
              <w:rtl/>
            </w:rPr>
          </w:rPrChange>
        </w:rPr>
        <w:t>تشتت السائق أثناء القيادة يُعدّ من الأسباب الرئيسية لحوادث المرور على مستوى العالم، حيث تُشير الإحصائيات إلى أن نسبة كبيرة من الحوادث تحدث بسبب فقدان التركيز، مثل إغلاق العينين، التثاؤب، أو تحويل النظر بعيدًا عن الطريق</w:t>
      </w:r>
      <w:r w:rsidR="003C0A1A" w:rsidRPr="007F2ED9">
        <w:rPr>
          <w:rFonts w:ascii="Times New Roman" w:eastAsia="Times New Roman" w:hAnsi="Times New Roman" w:cs="Times New Roman"/>
          <w:sz w:val="32"/>
          <w:szCs w:val="32"/>
          <w:rtl/>
          <w:rPrChange w:id="760" w:author="nidal saleh" w:date="2025-06-14T11:12:00Z">
            <w:rPr>
              <w:rFonts w:ascii="Times New Roman" w:eastAsia="Times New Roman" w:hAnsi="Times New Roman" w:cs="Times New Roman"/>
              <w:sz w:val="24"/>
              <w:szCs w:val="24"/>
              <w:rtl/>
            </w:rPr>
          </w:rPrChange>
        </w:rPr>
        <w:t xml:space="preserve"> أو بسبب عدم مسك المقود جيدا</w:t>
      </w:r>
      <w:r w:rsidR="00E61BDC" w:rsidRPr="007F2ED9">
        <w:rPr>
          <w:rFonts w:ascii="Times New Roman" w:eastAsia="Times New Roman" w:hAnsi="Times New Roman" w:cs="Times New Roman"/>
          <w:sz w:val="32"/>
          <w:szCs w:val="32"/>
          <w:rtl/>
          <w:rPrChange w:id="761" w:author="nidal saleh" w:date="2025-06-14T11:12:00Z">
            <w:rPr>
              <w:rFonts w:ascii="Times New Roman" w:eastAsia="Times New Roman" w:hAnsi="Times New Roman" w:cs="Times New Roman"/>
              <w:sz w:val="24"/>
              <w:szCs w:val="24"/>
              <w:rtl/>
            </w:rPr>
          </w:rPrChange>
        </w:rPr>
        <w:t xml:space="preserve"> أو استخدام الهاتف</w:t>
      </w:r>
      <w:r w:rsidRPr="007F2ED9">
        <w:rPr>
          <w:rFonts w:ascii="Times New Roman" w:eastAsia="Times New Roman" w:hAnsi="Times New Roman" w:cs="Times New Roman"/>
          <w:sz w:val="32"/>
          <w:szCs w:val="32"/>
          <w:rtl/>
          <w:rPrChange w:id="762" w:author="nidal saleh" w:date="2025-06-14T11:12:00Z">
            <w:rPr>
              <w:rFonts w:ascii="Times New Roman" w:eastAsia="Times New Roman" w:hAnsi="Times New Roman" w:cs="Times New Roman"/>
              <w:sz w:val="24"/>
              <w:szCs w:val="24"/>
              <w:rtl/>
            </w:rPr>
          </w:rPrChange>
        </w:rPr>
        <w:t>. مع تقدم تقنيات الرؤية الحاسوبية والذكاء الاصطناعي، أصبح من الممكن تطوير أنظمة ذكية لرصد سلوك السائق وتحذيره في الوقت الفعلي. هذا المشروع يستفيد من هذه التقنيات لتطوير نظام مراقبة يعزز السلامة على الطرق من خلال الكشف الفوري عن حالات التشتت وتسجيلها للتحليل.</w:t>
      </w:r>
    </w:p>
    <w:p w14:paraId="603E9F7A" w14:textId="60E4941A" w:rsidR="00C24FA2" w:rsidDel="006F3FB5" w:rsidRDefault="00C24FA2" w:rsidP="00C24FA2">
      <w:pPr>
        <w:bidi/>
        <w:rPr>
          <w:del w:id="763" w:author="nidal saleh" w:date="2025-06-10T20:59:00Z"/>
          <w:rFonts w:ascii="Times New Roman" w:eastAsia="Times New Roman" w:hAnsi="Times New Roman" w:cs="Times New Roman"/>
          <w:sz w:val="24"/>
          <w:szCs w:val="24"/>
          <w:rtl/>
        </w:rPr>
      </w:pPr>
    </w:p>
    <w:p w14:paraId="78F41E1C" w14:textId="3C128096" w:rsidR="00E61BDC" w:rsidDel="006F3FB5" w:rsidRDefault="00E61BDC" w:rsidP="00E61BDC">
      <w:pPr>
        <w:bidi/>
        <w:rPr>
          <w:del w:id="764" w:author="nidal saleh" w:date="2025-06-10T20:59:00Z"/>
          <w:rFonts w:ascii="Times New Roman" w:eastAsia="Times New Roman" w:hAnsi="Times New Roman" w:cs="Times New Roman"/>
          <w:sz w:val="24"/>
          <w:szCs w:val="24"/>
          <w:rtl/>
        </w:rPr>
      </w:pPr>
    </w:p>
    <w:p w14:paraId="11A08C50" w14:textId="77777777" w:rsidR="00E61BDC" w:rsidDel="00CC1F0B" w:rsidRDefault="00E61BDC" w:rsidP="00E61BDC">
      <w:pPr>
        <w:bidi/>
        <w:rPr>
          <w:del w:id="765" w:author="nidal saleh" w:date="2025-06-18T09:27:00Z"/>
          <w:rFonts w:ascii="Times New Roman" w:eastAsia="Times New Roman" w:hAnsi="Times New Roman" w:cs="Times New Roman"/>
          <w:sz w:val="24"/>
          <w:szCs w:val="24"/>
          <w:rtl/>
        </w:rPr>
      </w:pPr>
    </w:p>
    <w:p w14:paraId="0104DCEB" w14:textId="77777777" w:rsidR="006F3FB5" w:rsidRPr="007F2ED9" w:rsidRDefault="006F3FB5" w:rsidP="00C24FA2">
      <w:pPr>
        <w:bidi/>
        <w:rPr>
          <w:ins w:id="766" w:author="nidal saleh" w:date="2025-06-10T20:59:00Z"/>
          <w:rFonts w:ascii="Times New Roman" w:eastAsia="Times New Roman" w:hAnsi="Times New Roman" w:cs="Times New Roman"/>
          <w:sz w:val="32"/>
          <w:szCs w:val="32"/>
          <w:rtl/>
          <w:rPrChange w:id="767" w:author="nidal saleh" w:date="2025-06-14T11:13:00Z">
            <w:rPr>
              <w:ins w:id="768" w:author="nidal saleh" w:date="2025-06-10T20:59:00Z"/>
              <w:rFonts w:ascii="Times New Roman" w:eastAsia="Times New Roman" w:hAnsi="Times New Roman" w:cs="Times New Roman"/>
              <w:sz w:val="24"/>
              <w:szCs w:val="24"/>
              <w:rtl/>
            </w:rPr>
          </w:rPrChange>
        </w:rPr>
      </w:pPr>
    </w:p>
    <w:p w14:paraId="593DA0DC" w14:textId="1A320F42" w:rsidR="00C24FA2" w:rsidRPr="00705C95" w:rsidRDefault="00B478C3">
      <w:pPr>
        <w:pStyle w:val="Heading2"/>
        <w:bidi/>
        <w:rPr>
          <w:rFonts w:eastAsia="Times New Roman"/>
          <w:sz w:val="32"/>
          <w:szCs w:val="32"/>
          <w:rtl/>
          <w:lang w:bidi="ar-SY"/>
          <w:rPrChange w:id="769" w:author="nidal saleh" w:date="2025-06-14T12:06:00Z">
            <w:rPr>
              <w:rFonts w:eastAsia="Times New Roman"/>
              <w:rtl/>
              <w:lang w:bidi="ar-SY"/>
            </w:rPr>
          </w:rPrChange>
        </w:rPr>
        <w:pPrChange w:id="770" w:author="nidal saleh" w:date="2025-06-13T13:47:00Z">
          <w:pPr>
            <w:bidi/>
          </w:pPr>
        </w:pPrChange>
      </w:pPr>
      <w:bookmarkStart w:id="771" w:name="_Toc201131129"/>
      <w:ins w:id="772" w:author="nidal saleh" w:date="2025-06-26T14:51:00Z">
        <w:r>
          <w:rPr>
            <w:rFonts w:eastAsia="Times New Roman" w:hint="cs"/>
            <w:sz w:val="32"/>
            <w:szCs w:val="32"/>
            <w:rtl/>
          </w:rPr>
          <w:t xml:space="preserve">1.2 </w:t>
        </w:r>
      </w:ins>
      <w:r w:rsidR="00C24FA2" w:rsidRPr="00705C95">
        <w:rPr>
          <w:rFonts w:eastAsia="Times New Roman"/>
          <w:sz w:val="32"/>
          <w:szCs w:val="32"/>
          <w:rtl/>
          <w:rPrChange w:id="773" w:author="nidal saleh" w:date="2025-06-14T12:06:00Z">
            <w:rPr>
              <w:rFonts w:eastAsia="Times New Roman"/>
              <w:rtl/>
            </w:rPr>
          </w:rPrChange>
        </w:rPr>
        <w:t>سبب اختيار المشروع</w:t>
      </w:r>
      <w:bookmarkEnd w:id="771"/>
    </w:p>
    <w:p w14:paraId="2C50FC1A" w14:textId="77777777" w:rsidR="00C24FA2" w:rsidRPr="007F2ED9" w:rsidRDefault="00C24FA2" w:rsidP="00C24FA2">
      <w:pPr>
        <w:bidi/>
        <w:rPr>
          <w:rFonts w:ascii="Times New Roman" w:eastAsia="Times New Roman" w:hAnsi="Times New Roman" w:cs="Times New Roman"/>
          <w:sz w:val="32"/>
          <w:szCs w:val="32"/>
          <w:rPrChange w:id="774" w:author="nidal saleh" w:date="2025-06-14T11:13:00Z">
            <w:rPr>
              <w:rFonts w:ascii="Times New Roman" w:eastAsia="Times New Roman" w:hAnsi="Times New Roman" w:cs="Times New Roman"/>
              <w:sz w:val="24"/>
              <w:szCs w:val="24"/>
            </w:rPr>
          </w:rPrChange>
        </w:rPr>
      </w:pPr>
      <w:r w:rsidRPr="007F2ED9">
        <w:rPr>
          <w:rFonts w:ascii="Times New Roman" w:eastAsia="Times New Roman" w:hAnsi="Times New Roman" w:cs="Times New Roman"/>
          <w:sz w:val="32"/>
          <w:szCs w:val="32"/>
          <w:rtl/>
          <w:rPrChange w:id="775" w:author="nidal saleh" w:date="2025-06-14T11:13:00Z">
            <w:rPr>
              <w:rFonts w:ascii="Times New Roman" w:eastAsia="Times New Roman" w:hAnsi="Times New Roman" w:cs="Times New Roman"/>
              <w:sz w:val="24"/>
              <w:szCs w:val="24"/>
              <w:rtl/>
            </w:rPr>
          </w:rPrChange>
        </w:rPr>
        <w:t>تم اختيار هذا المشروع للأسباب التالية:</w:t>
      </w:r>
    </w:p>
    <w:p w14:paraId="660DB0B8" w14:textId="21CFC836" w:rsidR="001D0878" w:rsidRPr="007F2ED9" w:rsidRDefault="00C24FA2" w:rsidP="00B7497A">
      <w:pPr>
        <w:pStyle w:val="ListParagraph"/>
        <w:numPr>
          <w:ilvl w:val="0"/>
          <w:numId w:val="33"/>
        </w:numPr>
        <w:bidi/>
        <w:rPr>
          <w:rFonts w:ascii="Times New Roman" w:eastAsia="Times New Roman" w:hAnsi="Times New Roman" w:cs="Times New Roman"/>
          <w:sz w:val="32"/>
          <w:szCs w:val="32"/>
          <w:rPrChange w:id="776" w:author="nidal saleh" w:date="2025-06-14T11:13:00Z">
            <w:rPr>
              <w:rFonts w:ascii="Times New Roman" w:eastAsia="Times New Roman" w:hAnsi="Times New Roman" w:cs="Times New Roman"/>
              <w:sz w:val="24"/>
              <w:szCs w:val="24"/>
            </w:rPr>
          </w:rPrChange>
        </w:rPr>
      </w:pPr>
      <w:r w:rsidRPr="007F2ED9">
        <w:rPr>
          <w:rFonts w:ascii="Times New Roman" w:eastAsia="Times New Roman" w:hAnsi="Times New Roman" w:cs="Times New Roman"/>
          <w:sz w:val="32"/>
          <w:szCs w:val="32"/>
          <w:rtl/>
          <w:rPrChange w:id="777" w:author="nidal saleh" w:date="2025-06-14T11:13:00Z">
            <w:rPr>
              <w:rFonts w:ascii="Times New Roman" w:eastAsia="Times New Roman" w:hAnsi="Times New Roman" w:cs="Times New Roman"/>
              <w:sz w:val="24"/>
              <w:szCs w:val="24"/>
              <w:rtl/>
            </w:rPr>
          </w:rPrChange>
        </w:rPr>
        <w:t>الأهمية العامة: تشتت السائق يُشكل خطرًا كبيرًا على السلامة العامة، وهناك حاجة ملحة لتطوير حلول تقنية للحد من هذه المشكلة</w:t>
      </w:r>
      <w:r w:rsidR="001D0878" w:rsidRPr="007F2ED9">
        <w:rPr>
          <w:rFonts w:ascii="Times New Roman" w:eastAsia="Times New Roman" w:hAnsi="Times New Roman" w:cs="Times New Roman"/>
          <w:sz w:val="32"/>
          <w:szCs w:val="32"/>
          <w:rtl/>
          <w:rPrChange w:id="778" w:author="nidal saleh" w:date="2025-06-14T11:13:00Z">
            <w:rPr>
              <w:rFonts w:ascii="Times New Roman" w:eastAsia="Times New Roman" w:hAnsi="Times New Roman" w:cs="Times New Roman"/>
              <w:sz w:val="24"/>
              <w:szCs w:val="24"/>
              <w:rtl/>
            </w:rPr>
          </w:rPrChange>
        </w:rPr>
        <w:t>، خاصة في ظل الإحصائيات التي تشير إلى أن 20_30% من الحوادث بسبب قلة الانتباه.</w:t>
      </w:r>
    </w:p>
    <w:p w14:paraId="05516AE5" w14:textId="692B62B8" w:rsidR="00C24FA2" w:rsidRPr="007F2ED9" w:rsidRDefault="00C24FA2" w:rsidP="00B7497A">
      <w:pPr>
        <w:pStyle w:val="ListParagraph"/>
        <w:numPr>
          <w:ilvl w:val="0"/>
          <w:numId w:val="33"/>
        </w:numPr>
        <w:bidi/>
        <w:rPr>
          <w:rFonts w:ascii="Times New Roman" w:eastAsia="Times New Roman" w:hAnsi="Times New Roman" w:cs="Times New Roman"/>
          <w:sz w:val="32"/>
          <w:szCs w:val="32"/>
          <w:rPrChange w:id="779" w:author="nidal saleh" w:date="2025-06-14T11:13:00Z">
            <w:rPr>
              <w:rFonts w:ascii="Times New Roman" w:eastAsia="Times New Roman" w:hAnsi="Times New Roman" w:cs="Times New Roman"/>
              <w:sz w:val="24"/>
              <w:szCs w:val="24"/>
            </w:rPr>
          </w:rPrChange>
        </w:rPr>
      </w:pPr>
      <w:r w:rsidRPr="007F2ED9">
        <w:rPr>
          <w:rFonts w:ascii="Times New Roman" w:eastAsia="Times New Roman" w:hAnsi="Times New Roman" w:cs="Times New Roman"/>
          <w:sz w:val="32"/>
          <w:szCs w:val="32"/>
          <w:rtl/>
          <w:rPrChange w:id="780" w:author="nidal saleh" w:date="2025-06-14T11:13:00Z">
            <w:rPr>
              <w:rFonts w:ascii="Times New Roman" w:eastAsia="Times New Roman" w:hAnsi="Times New Roman" w:cs="Times New Roman"/>
              <w:sz w:val="24"/>
              <w:szCs w:val="24"/>
              <w:rtl/>
            </w:rPr>
          </w:rPrChange>
        </w:rPr>
        <w:t xml:space="preserve">التقدم التكنولوجي: توفر مكتبات مثل </w:t>
      </w:r>
      <w:r w:rsidRPr="007F2ED9">
        <w:rPr>
          <w:rFonts w:ascii="Times New Roman" w:eastAsia="Times New Roman" w:hAnsi="Times New Roman" w:cs="Times New Roman"/>
          <w:sz w:val="32"/>
          <w:szCs w:val="32"/>
          <w:rPrChange w:id="781" w:author="nidal saleh" w:date="2025-06-14T11:13:00Z">
            <w:rPr>
              <w:rFonts w:ascii="Times New Roman" w:eastAsia="Times New Roman" w:hAnsi="Times New Roman" w:cs="Times New Roman"/>
              <w:sz w:val="24"/>
              <w:szCs w:val="24"/>
            </w:rPr>
          </w:rPrChange>
        </w:rPr>
        <w:t>OpenCV</w:t>
      </w:r>
      <w:r w:rsidRPr="007F2ED9">
        <w:rPr>
          <w:rFonts w:ascii="Times New Roman" w:eastAsia="Times New Roman" w:hAnsi="Times New Roman" w:cs="Times New Roman"/>
          <w:sz w:val="32"/>
          <w:szCs w:val="32"/>
          <w:rtl/>
          <w:rPrChange w:id="782" w:author="nidal saleh" w:date="2025-06-14T11:13:00Z">
            <w:rPr>
              <w:rFonts w:ascii="Times New Roman" w:eastAsia="Times New Roman" w:hAnsi="Times New Roman" w:cs="Times New Roman"/>
              <w:sz w:val="24"/>
              <w:szCs w:val="24"/>
              <w:rtl/>
            </w:rPr>
          </w:rPrChange>
        </w:rPr>
        <w:t xml:space="preserve"> و</w:t>
      </w:r>
      <w:r w:rsidR="003C0A1A" w:rsidRPr="007F2ED9">
        <w:rPr>
          <w:rFonts w:ascii="Times New Roman" w:eastAsia="Times New Roman" w:hAnsi="Times New Roman" w:cs="Times New Roman"/>
          <w:sz w:val="32"/>
          <w:szCs w:val="32"/>
          <w:rtl/>
          <w:rPrChange w:id="783" w:author="nidal saleh" w:date="2025-06-14T11:13:00Z">
            <w:rPr>
              <w:rFonts w:ascii="Times New Roman" w:eastAsia="Times New Roman" w:hAnsi="Times New Roman" w:cs="Times New Roman"/>
              <w:sz w:val="24"/>
              <w:szCs w:val="24"/>
              <w:rtl/>
            </w:rPr>
          </w:rPrChange>
        </w:rPr>
        <w:t xml:space="preserve"> </w:t>
      </w:r>
      <w:proofErr w:type="spellStart"/>
      <w:r w:rsidRPr="007F2ED9">
        <w:rPr>
          <w:rFonts w:ascii="Times New Roman" w:eastAsia="Times New Roman" w:hAnsi="Times New Roman" w:cs="Times New Roman"/>
          <w:sz w:val="32"/>
          <w:szCs w:val="32"/>
          <w:rPrChange w:id="784" w:author="nidal saleh" w:date="2025-06-14T11:13:00Z">
            <w:rPr>
              <w:rFonts w:ascii="Times New Roman" w:eastAsia="Times New Roman" w:hAnsi="Times New Roman" w:cs="Times New Roman"/>
              <w:sz w:val="24"/>
              <w:szCs w:val="24"/>
            </w:rPr>
          </w:rPrChange>
        </w:rPr>
        <w:t>Dlib</w:t>
      </w:r>
      <w:proofErr w:type="spellEnd"/>
      <w:r w:rsidR="003C0A1A" w:rsidRPr="007F2ED9">
        <w:rPr>
          <w:rFonts w:ascii="Times New Roman" w:eastAsia="Times New Roman" w:hAnsi="Times New Roman" w:cs="Times New Roman"/>
          <w:sz w:val="32"/>
          <w:szCs w:val="32"/>
          <w:rtl/>
          <w:lang w:bidi="ar-SY"/>
          <w:rPrChange w:id="785" w:author="nidal saleh" w:date="2025-06-14T11:13:00Z">
            <w:rPr>
              <w:rFonts w:ascii="Times New Roman" w:eastAsia="Times New Roman" w:hAnsi="Times New Roman" w:cs="Times New Roman"/>
              <w:sz w:val="24"/>
              <w:szCs w:val="24"/>
              <w:rtl/>
              <w:lang w:bidi="ar-SY"/>
            </w:rPr>
          </w:rPrChange>
        </w:rPr>
        <w:t xml:space="preserve"> و</w:t>
      </w:r>
      <w:r w:rsidR="003C0A1A" w:rsidRPr="007F2ED9">
        <w:rPr>
          <w:sz w:val="28"/>
          <w:szCs w:val="28"/>
          <w:rPrChange w:id="786" w:author="nidal saleh" w:date="2025-06-14T11:13:00Z">
            <w:rPr/>
          </w:rPrChange>
        </w:rPr>
        <w:t xml:space="preserve"> </w:t>
      </w:r>
      <w:proofErr w:type="spellStart"/>
      <w:r w:rsidR="003C0A1A" w:rsidRPr="007F2ED9">
        <w:rPr>
          <w:sz w:val="32"/>
          <w:szCs w:val="32"/>
          <w:rPrChange w:id="787" w:author="nidal saleh" w:date="2025-06-14T11:13:00Z">
            <w:rPr/>
          </w:rPrChange>
        </w:rPr>
        <w:t>MediaPipe</w:t>
      </w:r>
      <w:proofErr w:type="spellEnd"/>
      <w:r w:rsidR="003C0A1A" w:rsidRPr="007F2ED9">
        <w:rPr>
          <w:sz w:val="32"/>
          <w:szCs w:val="32"/>
          <w:rPrChange w:id="788" w:author="nidal saleh" w:date="2025-06-14T11:13:00Z">
            <w:rPr/>
          </w:rPrChange>
        </w:rPr>
        <w:t xml:space="preserve"> </w:t>
      </w:r>
      <w:r w:rsidRPr="007F2ED9">
        <w:rPr>
          <w:rFonts w:ascii="Times New Roman" w:eastAsia="Times New Roman" w:hAnsi="Times New Roman" w:cs="Times New Roman"/>
          <w:sz w:val="36"/>
          <w:szCs w:val="36"/>
          <w:rtl/>
          <w:rPrChange w:id="789" w:author="nidal saleh" w:date="2025-06-14T11:13:00Z">
            <w:rPr>
              <w:rFonts w:ascii="Times New Roman" w:eastAsia="Times New Roman" w:hAnsi="Times New Roman" w:cs="Times New Roman"/>
              <w:sz w:val="24"/>
              <w:szCs w:val="24"/>
              <w:rtl/>
            </w:rPr>
          </w:rPrChange>
        </w:rPr>
        <w:t xml:space="preserve"> </w:t>
      </w:r>
      <w:r w:rsidRPr="007F2ED9">
        <w:rPr>
          <w:rFonts w:ascii="Times New Roman" w:eastAsia="Times New Roman" w:hAnsi="Times New Roman" w:cs="Times New Roman"/>
          <w:sz w:val="32"/>
          <w:szCs w:val="32"/>
          <w:rtl/>
          <w:rPrChange w:id="790" w:author="nidal saleh" w:date="2025-06-14T11:13:00Z">
            <w:rPr>
              <w:rFonts w:ascii="Times New Roman" w:eastAsia="Times New Roman" w:hAnsi="Times New Roman" w:cs="Times New Roman"/>
              <w:sz w:val="24"/>
              <w:szCs w:val="24"/>
              <w:rtl/>
            </w:rPr>
          </w:rPrChange>
        </w:rPr>
        <w:t>أدوات قوية لمعالجة الصور واكتشاف معالم الوجه</w:t>
      </w:r>
      <w:r w:rsidR="003C0A1A" w:rsidRPr="007F2ED9">
        <w:rPr>
          <w:rFonts w:ascii="Times New Roman" w:eastAsia="Times New Roman" w:hAnsi="Times New Roman" w:cs="Times New Roman"/>
          <w:sz w:val="32"/>
          <w:szCs w:val="32"/>
          <w:rtl/>
          <w:rPrChange w:id="791" w:author="nidal saleh" w:date="2025-06-14T11:13:00Z">
            <w:rPr>
              <w:rFonts w:ascii="Times New Roman" w:eastAsia="Times New Roman" w:hAnsi="Times New Roman" w:cs="Times New Roman"/>
              <w:sz w:val="24"/>
              <w:szCs w:val="24"/>
              <w:rtl/>
            </w:rPr>
          </w:rPrChange>
        </w:rPr>
        <w:t xml:space="preserve"> و اليدين</w:t>
      </w:r>
      <w:r w:rsidRPr="007F2ED9">
        <w:rPr>
          <w:rFonts w:ascii="Times New Roman" w:eastAsia="Times New Roman" w:hAnsi="Times New Roman" w:cs="Times New Roman"/>
          <w:sz w:val="32"/>
          <w:szCs w:val="32"/>
          <w:rtl/>
          <w:rPrChange w:id="792" w:author="nidal saleh" w:date="2025-06-14T11:13:00Z">
            <w:rPr>
              <w:rFonts w:ascii="Times New Roman" w:eastAsia="Times New Roman" w:hAnsi="Times New Roman" w:cs="Times New Roman"/>
              <w:sz w:val="24"/>
              <w:szCs w:val="24"/>
              <w:rtl/>
            </w:rPr>
          </w:rPrChange>
        </w:rPr>
        <w:t>، مما يجعل تطوير مثل هذا النظام ممكنًا وفعالًا من حيث التكلفة</w:t>
      </w:r>
      <w:r w:rsidR="001D0878" w:rsidRPr="007F2ED9">
        <w:rPr>
          <w:rFonts w:ascii="Times New Roman" w:eastAsia="Times New Roman" w:hAnsi="Times New Roman" w:cs="Times New Roman"/>
          <w:sz w:val="32"/>
          <w:szCs w:val="32"/>
          <w:rtl/>
          <w:rPrChange w:id="793" w:author="nidal saleh" w:date="2025-06-14T11:13:00Z">
            <w:rPr>
              <w:rFonts w:ascii="Times New Roman" w:eastAsia="Times New Roman" w:hAnsi="Times New Roman" w:cs="Times New Roman"/>
              <w:sz w:val="24"/>
              <w:szCs w:val="24"/>
              <w:rtl/>
            </w:rPr>
          </w:rPrChange>
        </w:rPr>
        <w:t>، كما أن المشروع يتماشى مع التوجهات العالمية نحو تعزيز السلامة المرورية وتطوير أنظمة مساعدة السائق المتقدمة (</w:t>
      </w:r>
      <w:r w:rsidR="001D0878" w:rsidRPr="007F2ED9">
        <w:rPr>
          <w:rFonts w:ascii="Times New Roman" w:eastAsia="Times New Roman" w:hAnsi="Times New Roman" w:cs="Times New Roman"/>
          <w:sz w:val="32"/>
          <w:szCs w:val="32"/>
          <w:rPrChange w:id="794" w:author="nidal saleh" w:date="2025-06-14T11:13:00Z">
            <w:rPr>
              <w:rFonts w:ascii="Times New Roman" w:eastAsia="Times New Roman" w:hAnsi="Times New Roman" w:cs="Times New Roman"/>
              <w:sz w:val="24"/>
              <w:szCs w:val="24"/>
            </w:rPr>
          </w:rPrChange>
        </w:rPr>
        <w:t>ADAS</w:t>
      </w:r>
      <w:r w:rsidR="001D0878" w:rsidRPr="007F2ED9">
        <w:rPr>
          <w:rFonts w:ascii="Times New Roman" w:eastAsia="Times New Roman" w:hAnsi="Times New Roman" w:cs="Times New Roman"/>
          <w:sz w:val="32"/>
          <w:szCs w:val="32"/>
          <w:rtl/>
          <w:rPrChange w:id="795" w:author="nidal saleh" w:date="2025-06-14T11:13:00Z">
            <w:rPr>
              <w:rFonts w:ascii="Times New Roman" w:eastAsia="Times New Roman" w:hAnsi="Times New Roman" w:cs="Times New Roman"/>
              <w:sz w:val="24"/>
              <w:szCs w:val="24"/>
              <w:rtl/>
            </w:rPr>
          </w:rPrChange>
        </w:rPr>
        <w:t>)</w:t>
      </w:r>
      <w:ins w:id="796" w:author="nidal saleh" w:date="2025-06-08T17:19:00Z">
        <w:r w:rsidR="008104E3" w:rsidRPr="007F2ED9">
          <w:rPr>
            <w:rFonts w:ascii="Times New Roman" w:eastAsia="Times New Roman" w:hAnsi="Times New Roman" w:cs="Times New Roman"/>
            <w:sz w:val="32"/>
            <w:szCs w:val="32"/>
            <w:rtl/>
            <w:rPrChange w:id="797" w:author="nidal saleh" w:date="2025-06-14T11:13:00Z">
              <w:rPr>
                <w:rFonts w:ascii="Times New Roman" w:eastAsia="Times New Roman" w:hAnsi="Times New Roman" w:cs="Times New Roman"/>
                <w:sz w:val="24"/>
                <w:szCs w:val="24"/>
                <w:rtl/>
              </w:rPr>
            </w:rPrChange>
          </w:rPr>
          <w:t>.</w:t>
        </w:r>
      </w:ins>
    </w:p>
    <w:p w14:paraId="1F7E8865" w14:textId="6273003A" w:rsidR="00C24FA2" w:rsidRPr="007F2ED9" w:rsidRDefault="00C24FA2" w:rsidP="00B7497A">
      <w:pPr>
        <w:pStyle w:val="ListParagraph"/>
        <w:numPr>
          <w:ilvl w:val="0"/>
          <w:numId w:val="33"/>
        </w:numPr>
        <w:bidi/>
        <w:rPr>
          <w:rFonts w:ascii="Times New Roman" w:eastAsia="Times New Roman" w:hAnsi="Times New Roman" w:cs="Times New Roman"/>
          <w:sz w:val="32"/>
          <w:szCs w:val="32"/>
          <w:rPrChange w:id="798" w:author="nidal saleh" w:date="2025-06-14T11:13:00Z">
            <w:rPr>
              <w:rFonts w:ascii="Times New Roman" w:eastAsia="Times New Roman" w:hAnsi="Times New Roman" w:cs="Times New Roman"/>
              <w:sz w:val="24"/>
              <w:szCs w:val="24"/>
            </w:rPr>
          </w:rPrChange>
        </w:rPr>
      </w:pPr>
      <w:r w:rsidRPr="007F2ED9">
        <w:rPr>
          <w:rFonts w:ascii="Times New Roman" w:eastAsia="Times New Roman" w:hAnsi="Times New Roman" w:cs="Times New Roman"/>
          <w:sz w:val="32"/>
          <w:szCs w:val="32"/>
          <w:rtl/>
          <w:rPrChange w:id="799" w:author="nidal saleh" w:date="2025-06-14T11:13:00Z">
            <w:rPr>
              <w:rFonts w:ascii="Times New Roman" w:eastAsia="Times New Roman" w:hAnsi="Times New Roman" w:cs="Times New Roman"/>
              <w:sz w:val="24"/>
              <w:szCs w:val="24"/>
              <w:rtl/>
            </w:rPr>
          </w:rPrChange>
        </w:rPr>
        <w:t>التأثير الاجتماعي: تحسين سلامة الطرق يُسهم في إنقاذ الأرواح وتقليل الخسائر الاقتصادية الناتجة عن الحوادث.</w:t>
      </w:r>
    </w:p>
    <w:p w14:paraId="54433CD1" w14:textId="4E4D6DFE" w:rsidR="00C24FA2" w:rsidRPr="007F2ED9" w:rsidRDefault="00C24FA2" w:rsidP="00B7497A">
      <w:pPr>
        <w:pStyle w:val="ListParagraph"/>
        <w:numPr>
          <w:ilvl w:val="0"/>
          <w:numId w:val="33"/>
        </w:numPr>
        <w:bidi/>
        <w:rPr>
          <w:rFonts w:ascii="Times New Roman" w:eastAsia="Times New Roman" w:hAnsi="Times New Roman" w:cs="Times New Roman"/>
          <w:sz w:val="32"/>
          <w:szCs w:val="32"/>
          <w:rPrChange w:id="800" w:author="nidal saleh" w:date="2025-06-14T11:13:00Z">
            <w:rPr>
              <w:rFonts w:ascii="Times New Roman" w:eastAsia="Times New Roman" w:hAnsi="Times New Roman" w:cs="Times New Roman"/>
              <w:sz w:val="24"/>
              <w:szCs w:val="24"/>
            </w:rPr>
          </w:rPrChange>
        </w:rPr>
      </w:pPr>
      <w:r w:rsidRPr="007F2ED9">
        <w:rPr>
          <w:rFonts w:ascii="Times New Roman" w:eastAsia="Times New Roman" w:hAnsi="Times New Roman" w:cs="Times New Roman"/>
          <w:sz w:val="32"/>
          <w:szCs w:val="32"/>
          <w:rtl/>
          <w:rPrChange w:id="801" w:author="nidal saleh" w:date="2025-06-14T11:13:00Z">
            <w:rPr>
              <w:rFonts w:ascii="Times New Roman" w:eastAsia="Times New Roman" w:hAnsi="Times New Roman" w:cs="Times New Roman"/>
              <w:sz w:val="24"/>
              <w:szCs w:val="24"/>
              <w:rtl/>
            </w:rPr>
          </w:rPrChange>
        </w:rPr>
        <w:t>التحدي التقني: يوفر المشروع فرصة لتطبيق مجموعة متنوعة من التقنيات (الرؤية الحاسوبية، قواعد البيانات، واجهات المستخدم) في بيئة عملية ذات تأثير مباشر.</w:t>
      </w:r>
    </w:p>
    <w:p w14:paraId="32810B9F" w14:textId="77777777" w:rsidR="00C24FA2" w:rsidRPr="007F2ED9" w:rsidDel="006F3FB5" w:rsidRDefault="00C24FA2" w:rsidP="00C24FA2">
      <w:pPr>
        <w:bidi/>
        <w:rPr>
          <w:del w:id="802" w:author="nidal saleh" w:date="2025-06-10T20:59:00Z"/>
          <w:rFonts w:ascii="Times New Roman" w:eastAsia="Times New Roman" w:hAnsi="Times New Roman" w:cs="Times New Roman"/>
          <w:sz w:val="32"/>
          <w:szCs w:val="32"/>
          <w:rtl/>
          <w:lang w:bidi="ar-SY"/>
          <w:rPrChange w:id="803" w:author="nidal saleh" w:date="2025-06-14T11:13:00Z">
            <w:rPr>
              <w:del w:id="804" w:author="nidal saleh" w:date="2025-06-10T20:59:00Z"/>
              <w:rFonts w:ascii="Times New Roman" w:eastAsia="Times New Roman" w:hAnsi="Times New Roman" w:cs="Times New Roman"/>
              <w:sz w:val="24"/>
              <w:szCs w:val="24"/>
              <w:rtl/>
              <w:lang w:bidi="ar-SY"/>
            </w:rPr>
          </w:rPrChange>
        </w:rPr>
      </w:pPr>
    </w:p>
    <w:p w14:paraId="6C7330CE" w14:textId="77777777" w:rsidR="00E61BDC" w:rsidRPr="00705C95" w:rsidRDefault="00E61BDC" w:rsidP="00E61BDC">
      <w:pPr>
        <w:bidi/>
        <w:rPr>
          <w:rFonts w:ascii="Times New Roman" w:eastAsia="Times New Roman" w:hAnsi="Times New Roman" w:cs="Times New Roman"/>
          <w:sz w:val="28"/>
          <w:szCs w:val="28"/>
          <w:rPrChange w:id="805" w:author="nidal saleh" w:date="2025-06-14T12:06:00Z">
            <w:rPr>
              <w:rFonts w:ascii="Times New Roman" w:eastAsia="Times New Roman" w:hAnsi="Times New Roman" w:cs="Times New Roman"/>
              <w:sz w:val="24"/>
              <w:szCs w:val="24"/>
            </w:rPr>
          </w:rPrChange>
        </w:rPr>
      </w:pPr>
    </w:p>
    <w:p w14:paraId="1BA7A99B" w14:textId="4F47B9DE" w:rsidR="00C24FA2" w:rsidRPr="00705C95" w:rsidRDefault="00C24FA2">
      <w:pPr>
        <w:pStyle w:val="Heading2"/>
        <w:bidi/>
        <w:rPr>
          <w:rFonts w:eastAsia="Times New Roman"/>
          <w:sz w:val="32"/>
          <w:szCs w:val="32"/>
          <w:rPrChange w:id="806" w:author="nidal saleh" w:date="2025-06-14T12:06:00Z">
            <w:rPr>
              <w:rFonts w:eastAsia="Times New Roman"/>
            </w:rPr>
          </w:rPrChange>
        </w:rPr>
        <w:pPrChange w:id="807" w:author="nidal saleh" w:date="2025-06-13T13:47:00Z">
          <w:pPr>
            <w:bidi/>
          </w:pPr>
        </w:pPrChange>
      </w:pPr>
      <w:r w:rsidRPr="00705C95">
        <w:rPr>
          <w:rFonts w:eastAsia="Times New Roman"/>
          <w:sz w:val="32"/>
          <w:szCs w:val="32"/>
          <w:rtl/>
          <w:rPrChange w:id="808" w:author="nidal saleh" w:date="2025-06-14T12:06:00Z">
            <w:rPr>
              <w:rFonts w:eastAsia="Times New Roman"/>
              <w:rtl/>
            </w:rPr>
          </w:rPrChange>
        </w:rPr>
        <w:t xml:space="preserve"> </w:t>
      </w:r>
      <w:bookmarkStart w:id="809" w:name="_Toc201131130"/>
      <w:ins w:id="810" w:author="nidal saleh" w:date="2025-06-26T14:51:00Z">
        <w:r w:rsidR="00B478C3">
          <w:rPr>
            <w:rFonts w:eastAsia="Times New Roman" w:hint="cs"/>
            <w:sz w:val="32"/>
            <w:szCs w:val="32"/>
            <w:rtl/>
          </w:rPr>
          <w:t xml:space="preserve">1.3 </w:t>
        </w:r>
      </w:ins>
      <w:r w:rsidRPr="00705C95">
        <w:rPr>
          <w:rFonts w:eastAsia="Times New Roman"/>
          <w:sz w:val="32"/>
          <w:szCs w:val="32"/>
          <w:rtl/>
          <w:rPrChange w:id="811" w:author="nidal saleh" w:date="2025-06-14T12:06:00Z">
            <w:rPr>
              <w:rFonts w:eastAsia="Times New Roman"/>
              <w:rtl/>
            </w:rPr>
          </w:rPrChange>
        </w:rPr>
        <w:t>أهمية المشروع وأهدافه</w:t>
      </w:r>
      <w:bookmarkEnd w:id="809"/>
    </w:p>
    <w:p w14:paraId="0A2266CB" w14:textId="5D4F87A3" w:rsidR="00C24FA2" w:rsidRPr="00705C95" w:rsidRDefault="0066679F">
      <w:pPr>
        <w:pStyle w:val="Heading3"/>
        <w:bidi/>
        <w:rPr>
          <w:rFonts w:eastAsia="Times New Roman"/>
          <w:sz w:val="32"/>
          <w:szCs w:val="32"/>
          <w:rPrChange w:id="812" w:author="nidal saleh" w:date="2025-06-14T12:06:00Z">
            <w:rPr>
              <w:rFonts w:eastAsia="Times New Roman"/>
            </w:rPr>
          </w:rPrChange>
        </w:rPr>
        <w:pPrChange w:id="813" w:author="nidal saleh" w:date="2025-06-13T20:59:00Z">
          <w:pPr>
            <w:bidi/>
          </w:pPr>
        </w:pPrChange>
      </w:pPr>
      <w:bookmarkStart w:id="814" w:name="_Toc201131131"/>
      <w:ins w:id="815" w:author="nidal saleh" w:date="2025-06-26T16:08:00Z">
        <w:r>
          <w:rPr>
            <w:rFonts w:eastAsia="Times New Roman" w:hint="cs"/>
            <w:sz w:val="32"/>
            <w:szCs w:val="32"/>
            <w:rtl/>
            <w:lang w:bidi="ar-SY"/>
          </w:rPr>
          <w:t xml:space="preserve">1.3.1 </w:t>
        </w:r>
      </w:ins>
      <w:r w:rsidR="00C24FA2" w:rsidRPr="00705C95">
        <w:rPr>
          <w:rFonts w:eastAsia="Times New Roman"/>
          <w:sz w:val="32"/>
          <w:szCs w:val="32"/>
          <w:rtl/>
          <w:rPrChange w:id="816" w:author="nidal saleh" w:date="2025-06-14T12:06:00Z">
            <w:rPr>
              <w:rFonts w:eastAsia="Times New Roman"/>
              <w:rtl/>
            </w:rPr>
          </w:rPrChange>
        </w:rPr>
        <w:t>الأهمية:</w:t>
      </w:r>
      <w:bookmarkEnd w:id="814"/>
    </w:p>
    <w:p w14:paraId="3718183B" w14:textId="7F7ADB7F" w:rsidR="00B7497A" w:rsidRPr="007F2ED9" w:rsidRDefault="00B7497A" w:rsidP="00B7497A">
      <w:pPr>
        <w:pStyle w:val="ListParagraph"/>
        <w:numPr>
          <w:ilvl w:val="0"/>
          <w:numId w:val="34"/>
        </w:numPr>
        <w:bidi/>
        <w:spacing w:after="0" w:line="240" w:lineRule="auto"/>
        <w:rPr>
          <w:rFonts w:ascii="Times New Roman" w:eastAsia="Times New Roman" w:hAnsi="Times New Roman" w:cs="Times New Roman"/>
          <w:sz w:val="32"/>
          <w:szCs w:val="32"/>
          <w:rPrChange w:id="817" w:author="nidal saleh" w:date="2025-06-14T11:13:00Z">
            <w:rPr>
              <w:rFonts w:ascii="Times New Roman" w:eastAsia="Times New Roman" w:hAnsi="Times New Roman" w:cs="Times New Roman"/>
              <w:sz w:val="24"/>
              <w:szCs w:val="24"/>
            </w:rPr>
          </w:rPrChange>
        </w:rPr>
      </w:pPr>
      <w:r w:rsidRPr="007F2ED9">
        <w:rPr>
          <w:rFonts w:ascii="Times New Roman" w:eastAsia="Times New Roman" w:hAnsi="Times New Roman" w:cs="Times New Roman"/>
          <w:b/>
          <w:bCs/>
          <w:sz w:val="32"/>
          <w:szCs w:val="32"/>
          <w:rtl/>
          <w:rPrChange w:id="818" w:author="nidal saleh" w:date="2025-06-14T11:13:00Z">
            <w:rPr>
              <w:rFonts w:ascii="Times New Roman" w:eastAsia="Times New Roman" w:hAnsi="Times New Roman" w:cs="Times New Roman"/>
              <w:b/>
              <w:bCs/>
              <w:sz w:val="24"/>
              <w:szCs w:val="24"/>
              <w:rtl/>
            </w:rPr>
          </w:rPrChange>
        </w:rPr>
        <w:t>تقليل الحوادث المرورية</w:t>
      </w:r>
      <w:r w:rsidRPr="007F2ED9">
        <w:rPr>
          <w:rFonts w:ascii="Times New Roman" w:eastAsia="Times New Roman" w:hAnsi="Times New Roman" w:cs="Times New Roman"/>
          <w:b/>
          <w:bCs/>
          <w:sz w:val="32"/>
          <w:szCs w:val="32"/>
          <w:rPrChange w:id="819" w:author="nidal saleh" w:date="2025-06-14T11:13:00Z">
            <w:rPr>
              <w:rFonts w:ascii="Times New Roman" w:eastAsia="Times New Roman" w:hAnsi="Times New Roman" w:cs="Times New Roman"/>
              <w:b/>
              <w:bCs/>
              <w:sz w:val="24"/>
              <w:szCs w:val="24"/>
            </w:rPr>
          </w:rPrChange>
        </w:rPr>
        <w:t>:</w:t>
      </w:r>
      <w:r w:rsidRPr="007F2ED9">
        <w:rPr>
          <w:rFonts w:ascii="Times New Roman" w:eastAsia="Times New Roman" w:hAnsi="Times New Roman" w:cs="Times New Roman"/>
          <w:sz w:val="32"/>
          <w:szCs w:val="32"/>
          <w:rPrChange w:id="820" w:author="nidal saleh" w:date="2025-06-14T11:13:00Z">
            <w:rPr>
              <w:rFonts w:ascii="Times New Roman" w:eastAsia="Times New Roman" w:hAnsi="Times New Roman" w:cs="Times New Roman"/>
              <w:sz w:val="24"/>
              <w:szCs w:val="24"/>
            </w:rPr>
          </w:rPrChange>
        </w:rPr>
        <w:t xml:space="preserve"> </w:t>
      </w:r>
      <w:r w:rsidRPr="007F2ED9">
        <w:rPr>
          <w:rFonts w:ascii="Times New Roman" w:eastAsia="Times New Roman" w:hAnsi="Times New Roman" w:cs="Times New Roman"/>
          <w:sz w:val="32"/>
          <w:szCs w:val="32"/>
          <w:rtl/>
          <w:rPrChange w:id="821" w:author="nidal saleh" w:date="2025-06-14T11:13:00Z">
            <w:rPr>
              <w:rFonts w:ascii="Times New Roman" w:eastAsia="Times New Roman" w:hAnsi="Times New Roman" w:cs="Times New Roman"/>
              <w:sz w:val="24"/>
              <w:szCs w:val="24"/>
              <w:rtl/>
            </w:rPr>
          </w:rPrChange>
        </w:rPr>
        <w:t>من خلال اكتشاف حالات التشتت والإرهاق مبكرًا، يُسهم النظام في تقليل مخاطر الحوادث</w:t>
      </w:r>
      <w:r w:rsidRPr="007F2ED9">
        <w:rPr>
          <w:rFonts w:ascii="Times New Roman" w:eastAsia="Times New Roman" w:hAnsi="Times New Roman" w:cs="Times New Roman"/>
          <w:sz w:val="32"/>
          <w:szCs w:val="32"/>
          <w:rPrChange w:id="822" w:author="nidal saleh" w:date="2025-06-14T11:13:00Z">
            <w:rPr>
              <w:rFonts w:ascii="Times New Roman" w:eastAsia="Times New Roman" w:hAnsi="Times New Roman" w:cs="Times New Roman"/>
              <w:sz w:val="24"/>
              <w:szCs w:val="24"/>
            </w:rPr>
          </w:rPrChange>
        </w:rPr>
        <w:t xml:space="preserve">. </w:t>
      </w:r>
    </w:p>
    <w:p w14:paraId="32665FFC" w14:textId="735E08B7" w:rsidR="00B7497A" w:rsidRPr="007F2ED9" w:rsidRDefault="00B7497A" w:rsidP="00B7497A">
      <w:pPr>
        <w:pStyle w:val="ListParagraph"/>
        <w:numPr>
          <w:ilvl w:val="0"/>
          <w:numId w:val="34"/>
        </w:numPr>
        <w:bidi/>
        <w:spacing w:after="0" w:line="240" w:lineRule="auto"/>
        <w:rPr>
          <w:rFonts w:ascii="Times New Roman" w:eastAsia="Times New Roman" w:hAnsi="Times New Roman" w:cs="Times New Roman"/>
          <w:sz w:val="32"/>
          <w:szCs w:val="32"/>
          <w:rPrChange w:id="823" w:author="nidal saleh" w:date="2025-06-14T11:13:00Z">
            <w:rPr>
              <w:rFonts w:ascii="Times New Roman" w:eastAsia="Times New Roman" w:hAnsi="Times New Roman" w:cs="Times New Roman"/>
              <w:sz w:val="24"/>
              <w:szCs w:val="24"/>
            </w:rPr>
          </w:rPrChange>
        </w:rPr>
      </w:pPr>
      <w:r w:rsidRPr="007F2ED9">
        <w:rPr>
          <w:rFonts w:ascii="Times New Roman" w:eastAsia="Times New Roman" w:hAnsi="Times New Roman" w:cs="Times New Roman"/>
          <w:b/>
          <w:bCs/>
          <w:sz w:val="32"/>
          <w:szCs w:val="32"/>
          <w:rtl/>
          <w:rPrChange w:id="824" w:author="nidal saleh" w:date="2025-06-14T11:13:00Z">
            <w:rPr>
              <w:rFonts w:ascii="Times New Roman" w:eastAsia="Times New Roman" w:hAnsi="Times New Roman" w:cs="Times New Roman"/>
              <w:b/>
              <w:bCs/>
              <w:sz w:val="24"/>
              <w:szCs w:val="24"/>
              <w:rtl/>
            </w:rPr>
          </w:rPrChange>
        </w:rPr>
        <w:t>تحسين إدارة الأساطيل</w:t>
      </w:r>
      <w:r w:rsidRPr="007F2ED9">
        <w:rPr>
          <w:rFonts w:ascii="Times New Roman" w:eastAsia="Times New Roman" w:hAnsi="Times New Roman" w:cs="Times New Roman"/>
          <w:b/>
          <w:bCs/>
          <w:sz w:val="32"/>
          <w:szCs w:val="32"/>
          <w:rPrChange w:id="825" w:author="nidal saleh" w:date="2025-06-14T11:13:00Z">
            <w:rPr>
              <w:rFonts w:ascii="Times New Roman" w:eastAsia="Times New Roman" w:hAnsi="Times New Roman" w:cs="Times New Roman"/>
              <w:b/>
              <w:bCs/>
              <w:sz w:val="24"/>
              <w:szCs w:val="24"/>
            </w:rPr>
          </w:rPrChange>
        </w:rPr>
        <w:t>:</w:t>
      </w:r>
      <w:r w:rsidRPr="007F2ED9">
        <w:rPr>
          <w:rFonts w:ascii="Times New Roman" w:eastAsia="Times New Roman" w:hAnsi="Times New Roman" w:cs="Times New Roman"/>
          <w:sz w:val="32"/>
          <w:szCs w:val="32"/>
          <w:rPrChange w:id="826" w:author="nidal saleh" w:date="2025-06-14T11:13:00Z">
            <w:rPr>
              <w:rFonts w:ascii="Times New Roman" w:eastAsia="Times New Roman" w:hAnsi="Times New Roman" w:cs="Times New Roman"/>
              <w:sz w:val="24"/>
              <w:szCs w:val="24"/>
            </w:rPr>
          </w:rPrChange>
        </w:rPr>
        <w:t xml:space="preserve"> </w:t>
      </w:r>
      <w:r w:rsidRPr="007F2ED9">
        <w:rPr>
          <w:rFonts w:ascii="Times New Roman" w:eastAsia="Times New Roman" w:hAnsi="Times New Roman" w:cs="Times New Roman"/>
          <w:sz w:val="32"/>
          <w:szCs w:val="32"/>
          <w:rtl/>
          <w:rPrChange w:id="827" w:author="nidal saleh" w:date="2025-06-14T11:13:00Z">
            <w:rPr>
              <w:rFonts w:ascii="Times New Roman" w:eastAsia="Times New Roman" w:hAnsi="Times New Roman" w:cs="Times New Roman"/>
              <w:sz w:val="24"/>
              <w:szCs w:val="24"/>
              <w:rtl/>
            </w:rPr>
          </w:rPrChange>
        </w:rPr>
        <w:t>يمكن استخدام النظام في شركات النقل لمراقبة سلوك السائقين وتحسين التدريب</w:t>
      </w:r>
      <w:r w:rsidRPr="007F2ED9">
        <w:rPr>
          <w:rFonts w:ascii="Times New Roman" w:eastAsia="Times New Roman" w:hAnsi="Times New Roman" w:cs="Times New Roman"/>
          <w:sz w:val="32"/>
          <w:szCs w:val="32"/>
          <w:rPrChange w:id="828" w:author="nidal saleh" w:date="2025-06-14T11:13:00Z">
            <w:rPr>
              <w:rFonts w:ascii="Times New Roman" w:eastAsia="Times New Roman" w:hAnsi="Times New Roman" w:cs="Times New Roman"/>
              <w:sz w:val="24"/>
              <w:szCs w:val="24"/>
            </w:rPr>
          </w:rPrChange>
        </w:rPr>
        <w:t xml:space="preserve">. </w:t>
      </w:r>
    </w:p>
    <w:p w14:paraId="1C7D0424" w14:textId="41C7FFD4" w:rsidR="00B7497A" w:rsidRPr="007F2ED9" w:rsidRDefault="00B7497A" w:rsidP="00B7497A">
      <w:pPr>
        <w:pStyle w:val="ListParagraph"/>
        <w:numPr>
          <w:ilvl w:val="0"/>
          <w:numId w:val="34"/>
        </w:numPr>
        <w:bidi/>
        <w:spacing w:after="0" w:line="240" w:lineRule="auto"/>
        <w:rPr>
          <w:rFonts w:ascii="Times New Roman" w:eastAsia="Times New Roman" w:hAnsi="Times New Roman" w:cs="Times New Roman"/>
          <w:sz w:val="32"/>
          <w:szCs w:val="32"/>
          <w:rPrChange w:id="829" w:author="nidal saleh" w:date="2025-06-14T11:13:00Z">
            <w:rPr>
              <w:rFonts w:ascii="Times New Roman" w:eastAsia="Times New Roman" w:hAnsi="Times New Roman" w:cs="Times New Roman"/>
              <w:sz w:val="24"/>
              <w:szCs w:val="24"/>
            </w:rPr>
          </w:rPrChange>
        </w:rPr>
      </w:pPr>
      <w:r w:rsidRPr="007F2ED9">
        <w:rPr>
          <w:rFonts w:ascii="Times New Roman" w:eastAsia="Times New Roman" w:hAnsi="Times New Roman" w:cs="Times New Roman"/>
          <w:b/>
          <w:bCs/>
          <w:sz w:val="32"/>
          <w:szCs w:val="32"/>
          <w:rtl/>
          <w:rPrChange w:id="830" w:author="nidal saleh" w:date="2025-06-14T11:13:00Z">
            <w:rPr>
              <w:rFonts w:ascii="Times New Roman" w:eastAsia="Times New Roman" w:hAnsi="Times New Roman" w:cs="Times New Roman"/>
              <w:b/>
              <w:bCs/>
              <w:sz w:val="24"/>
              <w:szCs w:val="24"/>
              <w:rtl/>
            </w:rPr>
          </w:rPrChange>
        </w:rPr>
        <w:t>التوثيق والتحليل</w:t>
      </w:r>
      <w:r w:rsidRPr="007F2ED9">
        <w:rPr>
          <w:rFonts w:ascii="Times New Roman" w:eastAsia="Times New Roman" w:hAnsi="Times New Roman" w:cs="Times New Roman"/>
          <w:b/>
          <w:bCs/>
          <w:sz w:val="32"/>
          <w:szCs w:val="32"/>
          <w:rPrChange w:id="831" w:author="nidal saleh" w:date="2025-06-14T11:13:00Z">
            <w:rPr>
              <w:rFonts w:ascii="Times New Roman" w:eastAsia="Times New Roman" w:hAnsi="Times New Roman" w:cs="Times New Roman"/>
              <w:b/>
              <w:bCs/>
              <w:sz w:val="24"/>
              <w:szCs w:val="24"/>
            </w:rPr>
          </w:rPrChange>
        </w:rPr>
        <w:t>:</w:t>
      </w:r>
      <w:r w:rsidRPr="007F2ED9">
        <w:rPr>
          <w:rFonts w:ascii="Times New Roman" w:eastAsia="Times New Roman" w:hAnsi="Times New Roman" w:cs="Times New Roman"/>
          <w:sz w:val="32"/>
          <w:szCs w:val="32"/>
          <w:rPrChange w:id="832" w:author="nidal saleh" w:date="2025-06-14T11:13:00Z">
            <w:rPr>
              <w:rFonts w:ascii="Times New Roman" w:eastAsia="Times New Roman" w:hAnsi="Times New Roman" w:cs="Times New Roman"/>
              <w:sz w:val="24"/>
              <w:szCs w:val="24"/>
            </w:rPr>
          </w:rPrChange>
        </w:rPr>
        <w:t xml:space="preserve"> </w:t>
      </w:r>
      <w:r w:rsidRPr="007F2ED9">
        <w:rPr>
          <w:rFonts w:ascii="Times New Roman" w:eastAsia="Times New Roman" w:hAnsi="Times New Roman" w:cs="Times New Roman"/>
          <w:sz w:val="32"/>
          <w:szCs w:val="32"/>
          <w:rtl/>
          <w:rPrChange w:id="833" w:author="nidal saleh" w:date="2025-06-14T11:13:00Z">
            <w:rPr>
              <w:rFonts w:ascii="Times New Roman" w:eastAsia="Times New Roman" w:hAnsi="Times New Roman" w:cs="Times New Roman"/>
              <w:sz w:val="24"/>
              <w:szCs w:val="24"/>
              <w:rtl/>
            </w:rPr>
          </w:rPrChange>
        </w:rPr>
        <w:t>يوفر النظام بيانات دقيقة عن حالات التشتت، مما يساعد في تحليل السلوك وتحديد الأنماط</w:t>
      </w:r>
      <w:r w:rsidRPr="007F2ED9">
        <w:rPr>
          <w:rFonts w:ascii="Times New Roman" w:eastAsia="Times New Roman" w:hAnsi="Times New Roman" w:cs="Times New Roman"/>
          <w:sz w:val="32"/>
          <w:szCs w:val="32"/>
          <w:rPrChange w:id="834" w:author="nidal saleh" w:date="2025-06-14T11:13:00Z">
            <w:rPr>
              <w:rFonts w:ascii="Times New Roman" w:eastAsia="Times New Roman" w:hAnsi="Times New Roman" w:cs="Times New Roman"/>
              <w:sz w:val="24"/>
              <w:szCs w:val="24"/>
            </w:rPr>
          </w:rPrChange>
        </w:rPr>
        <w:t xml:space="preserve">. </w:t>
      </w:r>
    </w:p>
    <w:p w14:paraId="35096351" w14:textId="3AD83AF8" w:rsidR="00C24FA2" w:rsidDel="00700A3C" w:rsidRDefault="00B7497A">
      <w:pPr>
        <w:pStyle w:val="Heading3"/>
        <w:bidi/>
        <w:rPr>
          <w:del w:id="835" w:author="nidal saleh" w:date="2025-06-28T13:44:00Z"/>
          <w:rFonts w:ascii="Times New Roman" w:eastAsia="Times New Roman" w:hAnsi="Times New Roman" w:cs="Times New Roman"/>
          <w:b/>
          <w:bCs/>
          <w:sz w:val="32"/>
          <w:szCs w:val="32"/>
          <w:rtl/>
        </w:rPr>
      </w:pPr>
      <w:del w:id="836" w:author="nidal saleh" w:date="2025-06-28T13:44:00Z">
        <w:r w:rsidRPr="007F2ED9" w:rsidDel="00700A3C">
          <w:rPr>
            <w:rFonts w:ascii="Times New Roman" w:eastAsia="Times New Roman" w:hAnsi="Times New Roman" w:cs="Times New Roman"/>
            <w:b/>
            <w:bCs/>
            <w:sz w:val="32"/>
            <w:szCs w:val="32"/>
            <w:rtl/>
            <w:rPrChange w:id="837" w:author="nidal saleh" w:date="2025-06-14T11:13:00Z">
              <w:rPr>
                <w:rFonts w:ascii="Times New Roman" w:eastAsia="Times New Roman" w:hAnsi="Times New Roman" w:cs="Times New Roman"/>
                <w:b/>
                <w:bCs/>
                <w:rtl/>
              </w:rPr>
            </w:rPrChange>
          </w:rPr>
          <w:delText>التكامل مع التكنولوجيا الحديثة</w:delText>
        </w:r>
        <w:r w:rsidRPr="007F2ED9" w:rsidDel="00700A3C">
          <w:rPr>
            <w:rFonts w:ascii="Times New Roman" w:eastAsia="Times New Roman" w:hAnsi="Times New Roman" w:cs="Times New Roman"/>
            <w:b/>
            <w:bCs/>
            <w:sz w:val="32"/>
            <w:szCs w:val="32"/>
            <w:rPrChange w:id="838" w:author="nidal saleh" w:date="2025-06-14T11:13:00Z">
              <w:rPr>
                <w:rFonts w:ascii="Times New Roman" w:eastAsia="Times New Roman" w:hAnsi="Times New Roman" w:cs="Times New Roman"/>
                <w:b/>
                <w:bCs/>
              </w:rPr>
            </w:rPrChange>
          </w:rPr>
          <w:delText>:</w:delText>
        </w:r>
        <w:r w:rsidRPr="007F2ED9" w:rsidDel="00700A3C">
          <w:rPr>
            <w:rFonts w:ascii="Times New Roman" w:eastAsia="Times New Roman" w:hAnsi="Times New Roman" w:cs="Times New Roman"/>
            <w:sz w:val="32"/>
            <w:szCs w:val="32"/>
            <w:rPrChange w:id="839" w:author="nidal saleh" w:date="2025-06-14T11:13:00Z">
              <w:rPr>
                <w:rFonts w:ascii="Times New Roman" w:eastAsia="Times New Roman" w:hAnsi="Times New Roman" w:cs="Times New Roman"/>
              </w:rPr>
            </w:rPrChange>
          </w:rPr>
          <w:delText xml:space="preserve"> </w:delText>
        </w:r>
        <w:r w:rsidRPr="007F2ED9" w:rsidDel="00700A3C">
          <w:rPr>
            <w:rFonts w:ascii="Times New Roman" w:eastAsia="Times New Roman" w:hAnsi="Times New Roman" w:cs="Times New Roman"/>
            <w:sz w:val="32"/>
            <w:szCs w:val="32"/>
            <w:rtl/>
            <w:rPrChange w:id="840" w:author="nidal saleh" w:date="2025-06-14T11:13:00Z">
              <w:rPr>
                <w:rFonts w:ascii="Times New Roman" w:eastAsia="Times New Roman" w:hAnsi="Times New Roman" w:cs="Times New Roman"/>
                <w:rtl/>
              </w:rPr>
            </w:rPrChange>
          </w:rPr>
          <w:delText>يمكن دمج النظام مع تقنيات القيادة الذاتية</w:delText>
        </w:r>
      </w:del>
      <w:del w:id="841" w:author="nidal saleh" w:date="2025-06-08T17:26:00Z">
        <w:r w:rsidRPr="007F2ED9" w:rsidDel="008104E3">
          <w:rPr>
            <w:rFonts w:ascii="Times New Roman" w:eastAsia="Times New Roman" w:hAnsi="Times New Roman" w:cs="Times New Roman"/>
            <w:sz w:val="32"/>
            <w:szCs w:val="32"/>
            <w:rtl/>
            <w:rPrChange w:id="842" w:author="nidal saleh" w:date="2025-06-14T11:13:00Z">
              <w:rPr>
                <w:rFonts w:ascii="Times New Roman" w:eastAsia="Times New Roman" w:hAnsi="Times New Roman" w:cs="Times New Roman"/>
                <w:rtl/>
              </w:rPr>
            </w:rPrChange>
          </w:rPr>
          <w:delText xml:space="preserve"> أو أنظمة الملاحة</w:delText>
        </w:r>
      </w:del>
      <w:del w:id="843" w:author="nidal saleh" w:date="2025-06-28T13:44:00Z">
        <w:r w:rsidRPr="007F2ED9" w:rsidDel="00700A3C">
          <w:rPr>
            <w:rFonts w:ascii="Times New Roman" w:eastAsia="Times New Roman" w:hAnsi="Times New Roman" w:cs="Times New Roman"/>
            <w:sz w:val="32"/>
            <w:szCs w:val="32"/>
            <w:rPrChange w:id="844" w:author="nidal saleh" w:date="2025-06-14T11:13:00Z">
              <w:rPr>
                <w:rFonts w:ascii="Times New Roman" w:eastAsia="Times New Roman" w:hAnsi="Times New Roman" w:cs="Times New Roman"/>
              </w:rPr>
            </w:rPrChange>
          </w:rPr>
          <w:delText>.</w:delText>
        </w:r>
      </w:del>
    </w:p>
    <w:p w14:paraId="5211671C" w14:textId="77777777" w:rsidR="00700A3C" w:rsidRPr="00700A3C" w:rsidRDefault="00700A3C" w:rsidP="00700A3C">
      <w:pPr>
        <w:bidi/>
        <w:rPr>
          <w:ins w:id="845" w:author="nidal saleh" w:date="2025-06-28T13:44:00Z"/>
          <w:rPrChange w:id="846" w:author="nidal saleh" w:date="2025-06-28T13:44:00Z">
            <w:rPr>
              <w:ins w:id="847" w:author="nidal saleh" w:date="2025-06-28T13:44:00Z"/>
              <w:rFonts w:ascii="Times New Roman" w:eastAsia="Times New Roman" w:hAnsi="Times New Roman" w:cs="Times New Roman"/>
              <w:sz w:val="24"/>
              <w:szCs w:val="24"/>
            </w:rPr>
          </w:rPrChange>
        </w:rPr>
        <w:pPrChange w:id="848" w:author="nidal saleh" w:date="2025-06-28T13:44:00Z">
          <w:pPr>
            <w:pStyle w:val="ListParagraph"/>
            <w:numPr>
              <w:numId w:val="34"/>
            </w:numPr>
            <w:bidi/>
            <w:ind w:hanging="360"/>
          </w:pPr>
        </w:pPrChange>
      </w:pPr>
    </w:p>
    <w:p w14:paraId="4433FD42" w14:textId="6C31402C" w:rsidR="00C24FA2" w:rsidRPr="00705C95" w:rsidRDefault="0066679F">
      <w:pPr>
        <w:pStyle w:val="Heading3"/>
        <w:bidi/>
        <w:rPr>
          <w:rFonts w:eastAsia="Times New Roman"/>
          <w:sz w:val="32"/>
          <w:szCs w:val="32"/>
          <w:rPrChange w:id="849" w:author="nidal saleh" w:date="2025-06-14T12:06:00Z">
            <w:rPr>
              <w:rFonts w:eastAsia="Times New Roman"/>
            </w:rPr>
          </w:rPrChange>
        </w:rPr>
        <w:pPrChange w:id="850" w:author="nidal saleh" w:date="2025-06-13T21:00:00Z">
          <w:pPr>
            <w:bidi/>
          </w:pPr>
        </w:pPrChange>
      </w:pPr>
      <w:bookmarkStart w:id="851" w:name="_Toc201131132"/>
      <w:ins w:id="852" w:author="nidal saleh" w:date="2025-06-26T16:08:00Z">
        <w:r>
          <w:rPr>
            <w:rFonts w:eastAsia="Times New Roman" w:hint="cs"/>
            <w:sz w:val="32"/>
            <w:szCs w:val="32"/>
            <w:rtl/>
          </w:rPr>
          <w:lastRenderedPageBreak/>
          <w:t xml:space="preserve">1.3.2 </w:t>
        </w:r>
      </w:ins>
      <w:r w:rsidR="00C24FA2" w:rsidRPr="00705C95">
        <w:rPr>
          <w:rFonts w:eastAsia="Times New Roman"/>
          <w:sz w:val="32"/>
          <w:szCs w:val="32"/>
          <w:rtl/>
          <w:rPrChange w:id="853" w:author="nidal saleh" w:date="2025-06-14T12:06:00Z">
            <w:rPr>
              <w:rFonts w:eastAsia="Times New Roman"/>
              <w:rtl/>
            </w:rPr>
          </w:rPrChange>
        </w:rPr>
        <w:t>الأهداف:</w:t>
      </w:r>
      <w:bookmarkEnd w:id="851"/>
    </w:p>
    <w:p w14:paraId="198796DC" w14:textId="3C6E8894" w:rsidR="00C24FA2" w:rsidRPr="007F2ED9" w:rsidRDefault="00C24FA2" w:rsidP="00C24FA2">
      <w:pPr>
        <w:bidi/>
        <w:rPr>
          <w:rFonts w:ascii="Times New Roman" w:eastAsia="Times New Roman" w:hAnsi="Times New Roman" w:cs="Times New Roman"/>
          <w:sz w:val="32"/>
          <w:szCs w:val="32"/>
          <w:rPrChange w:id="854" w:author="nidal saleh" w:date="2025-06-14T11:13:00Z">
            <w:rPr>
              <w:rFonts w:ascii="Times New Roman" w:eastAsia="Times New Roman" w:hAnsi="Times New Roman" w:cs="Times New Roman"/>
              <w:sz w:val="24"/>
              <w:szCs w:val="24"/>
            </w:rPr>
          </w:rPrChange>
        </w:rPr>
      </w:pPr>
      <w:r w:rsidRPr="007F2ED9">
        <w:rPr>
          <w:rFonts w:ascii="Times New Roman" w:eastAsia="Times New Roman" w:hAnsi="Times New Roman" w:cs="Times New Roman"/>
          <w:sz w:val="32"/>
          <w:szCs w:val="32"/>
          <w:rtl/>
          <w:rPrChange w:id="855" w:author="nidal saleh" w:date="2025-06-14T11:13:00Z">
            <w:rPr>
              <w:rFonts w:ascii="Times New Roman" w:eastAsia="Times New Roman" w:hAnsi="Times New Roman" w:cs="Times New Roman"/>
              <w:sz w:val="24"/>
              <w:szCs w:val="24"/>
              <w:rtl/>
            </w:rPr>
          </w:rPrChange>
        </w:rPr>
        <w:t>1. تطوير نظام ذكي لاكتشاف حالات التشتت (إغلاق العينين، التثاؤب، انحراف الرأس</w:t>
      </w:r>
      <w:r w:rsidR="003C0A1A" w:rsidRPr="007F2ED9">
        <w:rPr>
          <w:rFonts w:ascii="Times New Roman" w:eastAsia="Times New Roman" w:hAnsi="Times New Roman" w:cs="Times New Roman"/>
          <w:sz w:val="32"/>
          <w:szCs w:val="32"/>
          <w:rtl/>
          <w:rPrChange w:id="856" w:author="nidal saleh" w:date="2025-06-14T11:13:00Z">
            <w:rPr>
              <w:rFonts w:ascii="Times New Roman" w:eastAsia="Times New Roman" w:hAnsi="Times New Roman" w:cs="Times New Roman"/>
              <w:sz w:val="24"/>
              <w:szCs w:val="24"/>
              <w:rtl/>
            </w:rPr>
          </w:rPrChange>
        </w:rPr>
        <w:t xml:space="preserve"> أو</w:t>
      </w:r>
      <w:r w:rsidR="00B7497A" w:rsidRPr="007F2ED9">
        <w:rPr>
          <w:rFonts w:ascii="Times New Roman" w:eastAsia="Times New Roman" w:hAnsi="Times New Roman" w:cs="Times New Roman"/>
          <w:sz w:val="32"/>
          <w:szCs w:val="32"/>
          <w:rtl/>
          <w:rPrChange w:id="857" w:author="nidal saleh" w:date="2025-06-14T11:13:00Z">
            <w:rPr>
              <w:rFonts w:ascii="Times New Roman" w:eastAsia="Times New Roman" w:hAnsi="Times New Roman" w:cs="Times New Roman"/>
              <w:sz w:val="24"/>
              <w:szCs w:val="24"/>
              <w:rtl/>
            </w:rPr>
          </w:rPrChange>
        </w:rPr>
        <w:t xml:space="preserve"> استخدام اليدين</w:t>
      </w:r>
      <w:r w:rsidRPr="007F2ED9">
        <w:rPr>
          <w:rFonts w:ascii="Times New Roman" w:eastAsia="Times New Roman" w:hAnsi="Times New Roman" w:cs="Times New Roman"/>
          <w:sz w:val="32"/>
          <w:szCs w:val="32"/>
          <w:rtl/>
          <w:rPrChange w:id="858" w:author="nidal saleh" w:date="2025-06-14T11:13:00Z">
            <w:rPr>
              <w:rFonts w:ascii="Times New Roman" w:eastAsia="Times New Roman" w:hAnsi="Times New Roman" w:cs="Times New Roman"/>
              <w:sz w:val="24"/>
              <w:szCs w:val="24"/>
              <w:rtl/>
            </w:rPr>
          </w:rPrChange>
        </w:rPr>
        <w:t>) باستخدام الرؤية الحاسوبية.</w:t>
      </w:r>
    </w:p>
    <w:p w14:paraId="01B32D26" w14:textId="34E243A8" w:rsidR="00C24FA2" w:rsidRPr="007F2ED9" w:rsidRDefault="00C24FA2" w:rsidP="00C24FA2">
      <w:pPr>
        <w:bidi/>
        <w:rPr>
          <w:rFonts w:ascii="Times New Roman" w:eastAsia="Times New Roman" w:hAnsi="Times New Roman" w:cs="Times New Roman"/>
          <w:sz w:val="32"/>
          <w:szCs w:val="32"/>
          <w:rPrChange w:id="859" w:author="nidal saleh" w:date="2025-06-14T11:13:00Z">
            <w:rPr>
              <w:rFonts w:ascii="Times New Roman" w:eastAsia="Times New Roman" w:hAnsi="Times New Roman" w:cs="Times New Roman"/>
              <w:sz w:val="24"/>
              <w:szCs w:val="24"/>
            </w:rPr>
          </w:rPrChange>
        </w:rPr>
      </w:pPr>
      <w:r w:rsidRPr="007F2ED9">
        <w:rPr>
          <w:rFonts w:ascii="Times New Roman" w:eastAsia="Times New Roman" w:hAnsi="Times New Roman" w:cs="Times New Roman"/>
          <w:sz w:val="32"/>
          <w:szCs w:val="32"/>
          <w:rtl/>
          <w:rPrChange w:id="860" w:author="nidal saleh" w:date="2025-06-14T11:13:00Z">
            <w:rPr>
              <w:rFonts w:ascii="Times New Roman" w:eastAsia="Times New Roman" w:hAnsi="Times New Roman" w:cs="Times New Roman"/>
              <w:sz w:val="24"/>
              <w:szCs w:val="24"/>
              <w:rtl/>
            </w:rPr>
          </w:rPrChange>
        </w:rPr>
        <w:t>2. إصدار تنبيهات فورية عبر الصوت</w:t>
      </w:r>
      <w:ins w:id="861" w:author="nidal saleh" w:date="2025-06-13T21:01:00Z">
        <w:r w:rsidR="00C6351B" w:rsidRPr="007F2ED9">
          <w:rPr>
            <w:rFonts w:ascii="Times New Roman" w:eastAsia="Times New Roman" w:hAnsi="Times New Roman" w:cs="Times New Roman"/>
            <w:sz w:val="32"/>
            <w:szCs w:val="32"/>
            <w:rtl/>
            <w:rPrChange w:id="862" w:author="nidal saleh" w:date="2025-06-14T11:13:00Z">
              <w:rPr>
                <w:rFonts w:ascii="Times New Roman" w:eastAsia="Times New Roman" w:hAnsi="Times New Roman" w:cs="Times New Roman"/>
                <w:sz w:val="24"/>
                <w:szCs w:val="24"/>
                <w:rtl/>
              </w:rPr>
            </w:rPrChange>
          </w:rPr>
          <w:t xml:space="preserve"> </w:t>
        </w:r>
      </w:ins>
      <w:del w:id="863" w:author="nidal saleh" w:date="2025-06-13T21:00:00Z">
        <w:r w:rsidRPr="007F2ED9" w:rsidDel="00C6351B">
          <w:rPr>
            <w:rFonts w:ascii="Times New Roman" w:eastAsia="Times New Roman" w:hAnsi="Times New Roman" w:cs="Times New Roman"/>
            <w:sz w:val="32"/>
            <w:szCs w:val="32"/>
            <w:rtl/>
            <w:rPrChange w:id="864" w:author="nidal saleh" w:date="2025-06-14T11:13:00Z">
              <w:rPr>
                <w:rFonts w:ascii="Times New Roman" w:eastAsia="Times New Roman" w:hAnsi="Times New Roman" w:cs="Times New Roman"/>
                <w:sz w:val="24"/>
                <w:szCs w:val="24"/>
                <w:rtl/>
              </w:rPr>
            </w:rPrChange>
          </w:rPr>
          <w:delText xml:space="preserve">، </w:delText>
        </w:r>
      </w:del>
      <w:ins w:id="865" w:author="nidal saleh" w:date="2025-06-13T21:01:00Z">
        <w:r w:rsidR="00C6351B" w:rsidRPr="007F2ED9">
          <w:rPr>
            <w:rFonts w:ascii="Times New Roman" w:eastAsia="Times New Roman" w:hAnsi="Times New Roman" w:cs="Times New Roman" w:hint="eastAsia"/>
            <w:sz w:val="32"/>
            <w:szCs w:val="32"/>
            <w:rtl/>
            <w:rPrChange w:id="866" w:author="nidal saleh" w:date="2025-06-14T11:13:00Z">
              <w:rPr>
                <w:rFonts w:ascii="Times New Roman" w:eastAsia="Times New Roman" w:hAnsi="Times New Roman" w:cs="Times New Roman" w:hint="eastAsia"/>
                <w:sz w:val="24"/>
                <w:szCs w:val="24"/>
                <w:rtl/>
              </w:rPr>
            </w:rPrChange>
          </w:rPr>
          <w:t>م</w:t>
        </w:r>
      </w:ins>
      <w:ins w:id="867" w:author="nidal saleh" w:date="2025-06-13T21:00:00Z">
        <w:r w:rsidR="00C6351B" w:rsidRPr="007F2ED9">
          <w:rPr>
            <w:rFonts w:ascii="Times New Roman" w:eastAsia="Times New Roman" w:hAnsi="Times New Roman" w:cs="Times New Roman" w:hint="eastAsia"/>
            <w:sz w:val="32"/>
            <w:szCs w:val="32"/>
            <w:rtl/>
            <w:rPrChange w:id="868" w:author="nidal saleh" w:date="2025-06-14T11:13:00Z">
              <w:rPr>
                <w:rFonts w:ascii="Times New Roman" w:eastAsia="Times New Roman" w:hAnsi="Times New Roman" w:cs="Times New Roman" w:hint="eastAsia"/>
                <w:sz w:val="24"/>
                <w:szCs w:val="24"/>
                <w:rtl/>
              </w:rPr>
            </w:rPrChange>
          </w:rPr>
          <w:t>ع</w:t>
        </w:r>
        <w:r w:rsidR="00C6351B" w:rsidRPr="007F2ED9">
          <w:rPr>
            <w:rFonts w:ascii="Times New Roman" w:eastAsia="Times New Roman" w:hAnsi="Times New Roman" w:cs="Times New Roman"/>
            <w:sz w:val="32"/>
            <w:szCs w:val="32"/>
            <w:rtl/>
            <w:rPrChange w:id="869" w:author="nidal saleh" w:date="2025-06-14T11:13:00Z">
              <w:rPr>
                <w:rFonts w:ascii="Times New Roman" w:eastAsia="Times New Roman" w:hAnsi="Times New Roman" w:cs="Times New Roman"/>
                <w:sz w:val="24"/>
                <w:szCs w:val="24"/>
                <w:rtl/>
              </w:rPr>
            </w:rPrChange>
          </w:rPr>
          <w:t xml:space="preserve"> ارسال اشعار </w:t>
        </w:r>
      </w:ins>
      <w:ins w:id="870" w:author="nidal saleh" w:date="2025-06-13T21:01:00Z">
        <w:r w:rsidR="00C6351B" w:rsidRPr="007F2ED9">
          <w:rPr>
            <w:rFonts w:ascii="Times New Roman" w:eastAsia="Times New Roman" w:hAnsi="Times New Roman" w:cs="Times New Roman" w:hint="eastAsia"/>
            <w:sz w:val="32"/>
            <w:szCs w:val="32"/>
            <w:rtl/>
            <w:rPrChange w:id="871" w:author="nidal saleh" w:date="2025-06-14T11:13:00Z">
              <w:rPr>
                <w:rFonts w:ascii="Times New Roman" w:eastAsia="Times New Roman" w:hAnsi="Times New Roman" w:cs="Times New Roman" w:hint="eastAsia"/>
                <w:sz w:val="24"/>
                <w:szCs w:val="24"/>
                <w:rtl/>
              </w:rPr>
            </w:rPrChange>
          </w:rPr>
          <w:t>ع</w:t>
        </w:r>
      </w:ins>
      <w:ins w:id="872" w:author="nidal saleh" w:date="2025-06-13T21:00:00Z">
        <w:r w:rsidR="00C6351B" w:rsidRPr="007F2ED9">
          <w:rPr>
            <w:rFonts w:ascii="Times New Roman" w:eastAsia="Times New Roman" w:hAnsi="Times New Roman" w:cs="Times New Roman" w:hint="eastAsia"/>
            <w:sz w:val="32"/>
            <w:szCs w:val="32"/>
            <w:rtl/>
            <w:rPrChange w:id="873" w:author="nidal saleh" w:date="2025-06-14T11:13:00Z">
              <w:rPr>
                <w:rFonts w:ascii="Times New Roman" w:eastAsia="Times New Roman" w:hAnsi="Times New Roman" w:cs="Times New Roman" w:hint="eastAsia"/>
                <w:sz w:val="24"/>
                <w:szCs w:val="24"/>
                <w:rtl/>
              </w:rPr>
            </w:rPrChange>
          </w:rPr>
          <w:t>بر</w:t>
        </w:r>
        <w:r w:rsidR="00C6351B" w:rsidRPr="007F2ED9">
          <w:rPr>
            <w:rFonts w:ascii="Times New Roman" w:eastAsia="Times New Roman" w:hAnsi="Times New Roman" w:cs="Times New Roman"/>
            <w:sz w:val="32"/>
            <w:szCs w:val="32"/>
            <w:rtl/>
            <w:rPrChange w:id="874" w:author="nidal saleh" w:date="2025-06-14T11:13:00Z">
              <w:rPr>
                <w:rFonts w:ascii="Times New Roman" w:eastAsia="Times New Roman" w:hAnsi="Times New Roman" w:cs="Times New Roman"/>
                <w:sz w:val="24"/>
                <w:szCs w:val="24"/>
                <w:rtl/>
              </w:rPr>
            </w:rPrChange>
          </w:rPr>
          <w:t xml:space="preserve"> </w:t>
        </w:r>
      </w:ins>
      <w:r w:rsidRPr="007F2ED9">
        <w:rPr>
          <w:rFonts w:ascii="Times New Roman" w:eastAsia="Times New Roman" w:hAnsi="Times New Roman" w:cs="Times New Roman"/>
          <w:sz w:val="32"/>
          <w:szCs w:val="32"/>
          <w:rtl/>
          <w:rPrChange w:id="875" w:author="nidal saleh" w:date="2025-06-14T11:13:00Z">
            <w:rPr>
              <w:rFonts w:ascii="Times New Roman" w:eastAsia="Times New Roman" w:hAnsi="Times New Roman" w:cs="Times New Roman"/>
              <w:sz w:val="24"/>
              <w:szCs w:val="24"/>
              <w:rtl/>
            </w:rPr>
          </w:rPrChange>
        </w:rPr>
        <w:t xml:space="preserve">البريد الإلكتروني، </w:t>
      </w:r>
      <w:proofErr w:type="spellStart"/>
      <w:r w:rsidRPr="007F2ED9">
        <w:rPr>
          <w:rFonts w:ascii="Times New Roman" w:eastAsia="Times New Roman" w:hAnsi="Times New Roman" w:cs="Times New Roman"/>
          <w:sz w:val="32"/>
          <w:szCs w:val="32"/>
          <w:rtl/>
          <w:rPrChange w:id="876" w:author="nidal saleh" w:date="2025-06-14T11:13:00Z">
            <w:rPr>
              <w:rFonts w:ascii="Times New Roman" w:eastAsia="Times New Roman" w:hAnsi="Times New Roman" w:cs="Times New Roman"/>
              <w:sz w:val="24"/>
              <w:szCs w:val="24"/>
              <w:rtl/>
            </w:rPr>
          </w:rPrChange>
        </w:rPr>
        <w:t>وتيليجرام</w:t>
      </w:r>
      <w:proofErr w:type="spellEnd"/>
      <w:r w:rsidRPr="007F2ED9">
        <w:rPr>
          <w:rFonts w:ascii="Times New Roman" w:eastAsia="Times New Roman" w:hAnsi="Times New Roman" w:cs="Times New Roman"/>
          <w:sz w:val="32"/>
          <w:szCs w:val="32"/>
          <w:rtl/>
          <w:rPrChange w:id="877" w:author="nidal saleh" w:date="2025-06-14T11:13:00Z">
            <w:rPr>
              <w:rFonts w:ascii="Times New Roman" w:eastAsia="Times New Roman" w:hAnsi="Times New Roman" w:cs="Times New Roman"/>
              <w:sz w:val="24"/>
              <w:szCs w:val="24"/>
              <w:rtl/>
            </w:rPr>
          </w:rPrChange>
        </w:rPr>
        <w:t>.</w:t>
      </w:r>
    </w:p>
    <w:p w14:paraId="51D7B942" w14:textId="77777777" w:rsidR="00C24FA2" w:rsidRPr="007F2ED9" w:rsidRDefault="00C24FA2" w:rsidP="00C24FA2">
      <w:pPr>
        <w:bidi/>
        <w:rPr>
          <w:rFonts w:ascii="Times New Roman" w:eastAsia="Times New Roman" w:hAnsi="Times New Roman" w:cs="Times New Roman"/>
          <w:sz w:val="32"/>
          <w:szCs w:val="32"/>
          <w:rPrChange w:id="878" w:author="nidal saleh" w:date="2025-06-14T11:13:00Z">
            <w:rPr>
              <w:rFonts w:ascii="Times New Roman" w:eastAsia="Times New Roman" w:hAnsi="Times New Roman" w:cs="Times New Roman"/>
              <w:sz w:val="24"/>
              <w:szCs w:val="24"/>
            </w:rPr>
          </w:rPrChange>
        </w:rPr>
      </w:pPr>
      <w:r w:rsidRPr="007F2ED9">
        <w:rPr>
          <w:rFonts w:ascii="Times New Roman" w:eastAsia="Times New Roman" w:hAnsi="Times New Roman" w:cs="Times New Roman"/>
          <w:sz w:val="32"/>
          <w:szCs w:val="32"/>
          <w:rtl/>
          <w:rPrChange w:id="879" w:author="nidal saleh" w:date="2025-06-14T11:13:00Z">
            <w:rPr>
              <w:rFonts w:ascii="Times New Roman" w:eastAsia="Times New Roman" w:hAnsi="Times New Roman" w:cs="Times New Roman"/>
              <w:sz w:val="24"/>
              <w:szCs w:val="24"/>
              <w:rtl/>
            </w:rPr>
          </w:rPrChange>
        </w:rPr>
        <w:t>3. تسجيل الحالات في قاعدة بيانات لتحليلها لاحقًا.</w:t>
      </w:r>
    </w:p>
    <w:p w14:paraId="5BEB0A7E" w14:textId="77777777" w:rsidR="00C24FA2" w:rsidRPr="007F2ED9" w:rsidRDefault="00C24FA2" w:rsidP="00C24FA2">
      <w:pPr>
        <w:bidi/>
        <w:rPr>
          <w:rFonts w:ascii="Times New Roman" w:eastAsia="Times New Roman" w:hAnsi="Times New Roman" w:cs="Times New Roman"/>
          <w:sz w:val="32"/>
          <w:szCs w:val="32"/>
          <w:rPrChange w:id="880" w:author="nidal saleh" w:date="2025-06-14T11:13:00Z">
            <w:rPr>
              <w:rFonts w:ascii="Times New Roman" w:eastAsia="Times New Roman" w:hAnsi="Times New Roman" w:cs="Times New Roman"/>
              <w:sz w:val="24"/>
              <w:szCs w:val="24"/>
            </w:rPr>
          </w:rPrChange>
        </w:rPr>
      </w:pPr>
      <w:r w:rsidRPr="007F2ED9">
        <w:rPr>
          <w:rFonts w:ascii="Times New Roman" w:eastAsia="Times New Roman" w:hAnsi="Times New Roman" w:cs="Times New Roman"/>
          <w:sz w:val="32"/>
          <w:szCs w:val="32"/>
          <w:rtl/>
          <w:rPrChange w:id="881" w:author="nidal saleh" w:date="2025-06-14T11:13:00Z">
            <w:rPr>
              <w:rFonts w:ascii="Times New Roman" w:eastAsia="Times New Roman" w:hAnsi="Times New Roman" w:cs="Times New Roman"/>
              <w:sz w:val="24"/>
              <w:szCs w:val="24"/>
              <w:rtl/>
            </w:rPr>
          </w:rPrChange>
        </w:rPr>
        <w:t>4. توفير واجهة مستخدم رسومية لعرض الإحصائيات وإنشاء تقارير يومية.</w:t>
      </w:r>
    </w:p>
    <w:p w14:paraId="62FE7BBB" w14:textId="77777777" w:rsidR="00C24FA2" w:rsidRPr="007F2ED9" w:rsidDel="009D1593" w:rsidRDefault="00C24FA2" w:rsidP="00C24FA2">
      <w:pPr>
        <w:bidi/>
        <w:rPr>
          <w:del w:id="882" w:author="nidal saleh" w:date="2025-06-14T11:17:00Z"/>
          <w:rFonts w:ascii="Times New Roman" w:eastAsia="Times New Roman" w:hAnsi="Times New Roman" w:cs="Times New Roman"/>
          <w:sz w:val="32"/>
          <w:szCs w:val="32"/>
          <w:rPrChange w:id="883" w:author="nidal saleh" w:date="2025-06-14T11:13:00Z">
            <w:rPr>
              <w:del w:id="884" w:author="nidal saleh" w:date="2025-06-14T11:17:00Z"/>
              <w:rFonts w:ascii="Times New Roman" w:eastAsia="Times New Roman" w:hAnsi="Times New Roman" w:cs="Times New Roman"/>
              <w:sz w:val="24"/>
              <w:szCs w:val="24"/>
            </w:rPr>
          </w:rPrChange>
        </w:rPr>
      </w:pPr>
      <w:r w:rsidRPr="007F2ED9">
        <w:rPr>
          <w:rFonts w:ascii="Times New Roman" w:eastAsia="Times New Roman" w:hAnsi="Times New Roman" w:cs="Times New Roman"/>
          <w:sz w:val="32"/>
          <w:szCs w:val="32"/>
          <w:rtl/>
          <w:rPrChange w:id="885" w:author="nidal saleh" w:date="2025-06-14T11:13:00Z">
            <w:rPr>
              <w:rFonts w:ascii="Times New Roman" w:eastAsia="Times New Roman" w:hAnsi="Times New Roman" w:cs="Times New Roman"/>
              <w:sz w:val="24"/>
              <w:szCs w:val="24"/>
              <w:rtl/>
            </w:rPr>
          </w:rPrChange>
        </w:rPr>
        <w:t xml:space="preserve">5. جدولة إرسال تقارير يومية تلقائيًا إلى </w:t>
      </w:r>
      <w:proofErr w:type="spellStart"/>
      <w:r w:rsidRPr="007F2ED9">
        <w:rPr>
          <w:rFonts w:ascii="Times New Roman" w:eastAsia="Times New Roman" w:hAnsi="Times New Roman" w:cs="Times New Roman"/>
          <w:sz w:val="32"/>
          <w:szCs w:val="32"/>
          <w:rtl/>
          <w:rPrChange w:id="886" w:author="nidal saleh" w:date="2025-06-14T11:13:00Z">
            <w:rPr>
              <w:rFonts w:ascii="Times New Roman" w:eastAsia="Times New Roman" w:hAnsi="Times New Roman" w:cs="Times New Roman"/>
              <w:sz w:val="24"/>
              <w:szCs w:val="24"/>
              <w:rtl/>
            </w:rPr>
          </w:rPrChange>
        </w:rPr>
        <w:t>تيليجرام</w:t>
      </w:r>
      <w:proofErr w:type="spellEnd"/>
      <w:r w:rsidRPr="007F2ED9">
        <w:rPr>
          <w:rFonts w:ascii="Times New Roman" w:eastAsia="Times New Roman" w:hAnsi="Times New Roman" w:cs="Times New Roman"/>
          <w:sz w:val="32"/>
          <w:szCs w:val="32"/>
          <w:rtl/>
          <w:rPrChange w:id="887" w:author="nidal saleh" w:date="2025-06-14T11:13:00Z">
            <w:rPr>
              <w:rFonts w:ascii="Times New Roman" w:eastAsia="Times New Roman" w:hAnsi="Times New Roman" w:cs="Times New Roman"/>
              <w:sz w:val="24"/>
              <w:szCs w:val="24"/>
              <w:rtl/>
            </w:rPr>
          </w:rPrChange>
        </w:rPr>
        <w:t>.</w:t>
      </w:r>
    </w:p>
    <w:p w14:paraId="46A2B7AB" w14:textId="77777777" w:rsidR="00C24FA2" w:rsidRPr="007F2ED9" w:rsidRDefault="00C24FA2" w:rsidP="009D1593">
      <w:pPr>
        <w:bidi/>
        <w:rPr>
          <w:rFonts w:ascii="Times New Roman" w:eastAsia="Times New Roman" w:hAnsi="Times New Roman" w:cs="Times New Roman"/>
          <w:sz w:val="32"/>
          <w:szCs w:val="32"/>
          <w:lang w:bidi="ar-SY"/>
          <w:rPrChange w:id="888" w:author="nidal saleh" w:date="2025-06-14T11:13:00Z">
            <w:rPr>
              <w:rFonts w:ascii="Times New Roman" w:eastAsia="Times New Roman" w:hAnsi="Times New Roman" w:cs="Times New Roman"/>
              <w:sz w:val="24"/>
              <w:szCs w:val="24"/>
              <w:lang w:bidi="ar-SY"/>
            </w:rPr>
          </w:rPrChange>
        </w:rPr>
      </w:pPr>
    </w:p>
    <w:p w14:paraId="6E5E3E30" w14:textId="75FF3B6E" w:rsidR="00C24FA2" w:rsidRPr="00705C95" w:rsidRDefault="00B478C3">
      <w:pPr>
        <w:pStyle w:val="Heading2"/>
        <w:bidi/>
        <w:rPr>
          <w:rFonts w:eastAsia="Times New Roman"/>
          <w:sz w:val="32"/>
          <w:szCs w:val="32"/>
          <w:rtl/>
          <w:lang w:bidi="ar-SY"/>
          <w:rPrChange w:id="889" w:author="nidal saleh" w:date="2025-06-14T12:06:00Z">
            <w:rPr>
              <w:rFonts w:eastAsia="Times New Roman"/>
              <w:rtl/>
              <w:lang w:bidi="ar-SY"/>
            </w:rPr>
          </w:rPrChange>
        </w:rPr>
        <w:pPrChange w:id="890" w:author="nidal saleh" w:date="2025-06-13T21:03:00Z">
          <w:pPr>
            <w:bidi/>
          </w:pPr>
        </w:pPrChange>
      </w:pPr>
      <w:bookmarkStart w:id="891" w:name="_Toc201131133"/>
      <w:ins w:id="892" w:author="nidal saleh" w:date="2025-06-26T14:51:00Z">
        <w:r>
          <w:rPr>
            <w:rFonts w:eastAsia="Times New Roman" w:hint="cs"/>
            <w:sz w:val="32"/>
            <w:szCs w:val="32"/>
            <w:rtl/>
          </w:rPr>
          <w:t xml:space="preserve">1.4 </w:t>
        </w:r>
      </w:ins>
      <w:r w:rsidR="00C24FA2" w:rsidRPr="00705C95">
        <w:rPr>
          <w:rFonts w:eastAsia="Times New Roman"/>
          <w:sz w:val="32"/>
          <w:szCs w:val="32"/>
          <w:rtl/>
          <w:rPrChange w:id="893" w:author="nidal saleh" w:date="2025-06-14T12:06:00Z">
            <w:rPr>
              <w:rFonts w:eastAsia="Times New Roman"/>
              <w:rtl/>
            </w:rPr>
          </w:rPrChange>
        </w:rPr>
        <w:t>المنهجية العامة المستخدمة</w:t>
      </w:r>
      <w:bookmarkEnd w:id="891"/>
    </w:p>
    <w:p w14:paraId="3084A92E" w14:textId="04EE8F38" w:rsidR="00C24FA2" w:rsidRPr="007F2ED9" w:rsidRDefault="00C24FA2" w:rsidP="00187156">
      <w:pPr>
        <w:pStyle w:val="ListParagraph"/>
        <w:numPr>
          <w:ilvl w:val="0"/>
          <w:numId w:val="36"/>
        </w:numPr>
        <w:bidi/>
        <w:rPr>
          <w:rFonts w:ascii="Times New Roman" w:eastAsia="Times New Roman" w:hAnsi="Times New Roman" w:cs="Times New Roman"/>
          <w:sz w:val="32"/>
          <w:szCs w:val="32"/>
          <w:rPrChange w:id="894" w:author="nidal saleh" w:date="2025-06-14T11:13:00Z">
            <w:rPr>
              <w:rFonts w:ascii="Times New Roman" w:eastAsia="Times New Roman" w:hAnsi="Times New Roman" w:cs="Times New Roman"/>
              <w:sz w:val="24"/>
              <w:szCs w:val="24"/>
            </w:rPr>
          </w:rPrChange>
        </w:rPr>
      </w:pPr>
      <w:r w:rsidRPr="007F2ED9">
        <w:rPr>
          <w:rFonts w:ascii="Times New Roman" w:eastAsia="Times New Roman" w:hAnsi="Times New Roman" w:cs="Times New Roman"/>
          <w:sz w:val="32"/>
          <w:szCs w:val="32"/>
          <w:rtl/>
          <w:rPrChange w:id="895" w:author="nidal saleh" w:date="2025-06-14T11:13:00Z">
            <w:rPr>
              <w:rFonts w:ascii="Times New Roman" w:eastAsia="Times New Roman" w:hAnsi="Times New Roman" w:cs="Times New Roman"/>
              <w:sz w:val="24"/>
              <w:szCs w:val="24"/>
              <w:rtl/>
            </w:rPr>
          </w:rPrChange>
        </w:rPr>
        <w:t>جمع البيانات:</w:t>
      </w:r>
    </w:p>
    <w:p w14:paraId="6C5B195B" w14:textId="11128267" w:rsidR="00C24FA2" w:rsidRPr="007F2ED9" w:rsidRDefault="00C24FA2">
      <w:pPr>
        <w:pStyle w:val="ListParagraph"/>
        <w:numPr>
          <w:ilvl w:val="1"/>
          <w:numId w:val="42"/>
        </w:numPr>
        <w:bidi/>
        <w:rPr>
          <w:rFonts w:ascii="Times New Roman" w:eastAsia="Times New Roman" w:hAnsi="Times New Roman" w:cs="Times New Roman"/>
          <w:sz w:val="32"/>
          <w:szCs w:val="32"/>
          <w:rPrChange w:id="896" w:author="nidal saleh" w:date="2025-06-14T11:13:00Z">
            <w:rPr>
              <w:rFonts w:ascii="Times New Roman" w:eastAsia="Times New Roman" w:hAnsi="Times New Roman" w:cs="Times New Roman"/>
              <w:sz w:val="24"/>
              <w:szCs w:val="24"/>
            </w:rPr>
          </w:rPrChange>
        </w:rPr>
        <w:pPrChange w:id="897" w:author="nidal saleh" w:date="2025-06-08T17:34:00Z">
          <w:pPr>
            <w:pStyle w:val="ListParagraph"/>
            <w:numPr>
              <w:ilvl w:val="1"/>
              <w:numId w:val="35"/>
            </w:numPr>
            <w:bidi/>
            <w:ind w:left="1440" w:hanging="360"/>
          </w:pPr>
        </w:pPrChange>
      </w:pPr>
      <w:r w:rsidRPr="007F2ED9">
        <w:rPr>
          <w:rFonts w:ascii="Times New Roman" w:eastAsia="Times New Roman" w:hAnsi="Times New Roman" w:cs="Times New Roman"/>
          <w:sz w:val="32"/>
          <w:szCs w:val="32"/>
          <w:rtl/>
          <w:rPrChange w:id="898" w:author="nidal saleh" w:date="2025-06-14T11:13:00Z">
            <w:rPr>
              <w:rFonts w:ascii="Times New Roman" w:eastAsia="Times New Roman" w:hAnsi="Times New Roman" w:cs="Times New Roman"/>
              <w:sz w:val="24"/>
              <w:szCs w:val="24"/>
              <w:rtl/>
            </w:rPr>
          </w:rPrChange>
        </w:rPr>
        <w:t>استخدام كاميرا ويب لالتقاط فيديو حي للسائق.</w:t>
      </w:r>
    </w:p>
    <w:p w14:paraId="7DE8BB7B" w14:textId="4A410F99" w:rsidR="00C24FA2" w:rsidRPr="007F2ED9" w:rsidRDefault="00C24FA2">
      <w:pPr>
        <w:pStyle w:val="ListParagraph"/>
        <w:numPr>
          <w:ilvl w:val="1"/>
          <w:numId w:val="42"/>
        </w:numPr>
        <w:bidi/>
        <w:rPr>
          <w:rFonts w:ascii="Times New Roman" w:eastAsia="Times New Roman" w:hAnsi="Times New Roman" w:cs="Times New Roman"/>
          <w:sz w:val="32"/>
          <w:szCs w:val="32"/>
          <w:rPrChange w:id="899" w:author="nidal saleh" w:date="2025-06-14T11:13:00Z">
            <w:rPr>
              <w:rFonts w:ascii="Times New Roman" w:eastAsia="Times New Roman" w:hAnsi="Times New Roman" w:cs="Times New Roman"/>
              <w:sz w:val="24"/>
              <w:szCs w:val="24"/>
            </w:rPr>
          </w:rPrChange>
        </w:rPr>
        <w:pPrChange w:id="900" w:author="nidal saleh" w:date="2025-06-08T17:34:00Z">
          <w:pPr>
            <w:pStyle w:val="ListParagraph"/>
            <w:numPr>
              <w:ilvl w:val="1"/>
              <w:numId w:val="35"/>
            </w:numPr>
            <w:bidi/>
            <w:ind w:left="1440" w:hanging="360"/>
          </w:pPr>
        </w:pPrChange>
      </w:pPr>
      <w:r w:rsidRPr="007F2ED9">
        <w:rPr>
          <w:rFonts w:ascii="Times New Roman" w:eastAsia="Times New Roman" w:hAnsi="Times New Roman" w:cs="Times New Roman"/>
          <w:sz w:val="32"/>
          <w:szCs w:val="32"/>
          <w:rtl/>
          <w:rPrChange w:id="901" w:author="nidal saleh" w:date="2025-06-14T11:13:00Z">
            <w:rPr>
              <w:rFonts w:ascii="Times New Roman" w:eastAsia="Times New Roman" w:hAnsi="Times New Roman" w:cs="Times New Roman"/>
              <w:sz w:val="24"/>
              <w:szCs w:val="24"/>
              <w:rtl/>
            </w:rPr>
          </w:rPrChange>
        </w:rPr>
        <w:t xml:space="preserve">معالجة الإطارات باستخدام </w:t>
      </w:r>
      <w:r w:rsidRPr="007F2ED9">
        <w:rPr>
          <w:rFonts w:ascii="Times New Roman" w:eastAsia="Times New Roman" w:hAnsi="Times New Roman" w:cs="Times New Roman"/>
          <w:sz w:val="32"/>
          <w:szCs w:val="32"/>
          <w:rPrChange w:id="902" w:author="nidal saleh" w:date="2025-06-14T11:13:00Z">
            <w:rPr>
              <w:rFonts w:ascii="Times New Roman" w:eastAsia="Times New Roman" w:hAnsi="Times New Roman" w:cs="Times New Roman"/>
              <w:sz w:val="24"/>
              <w:szCs w:val="24"/>
            </w:rPr>
          </w:rPrChange>
        </w:rPr>
        <w:t>OpenCV</w:t>
      </w:r>
      <w:r w:rsidRPr="007F2ED9">
        <w:rPr>
          <w:rFonts w:ascii="Times New Roman" w:eastAsia="Times New Roman" w:hAnsi="Times New Roman" w:cs="Times New Roman"/>
          <w:sz w:val="32"/>
          <w:szCs w:val="32"/>
          <w:rtl/>
          <w:rPrChange w:id="903" w:author="nidal saleh" w:date="2025-06-14T11:13:00Z">
            <w:rPr>
              <w:rFonts w:ascii="Times New Roman" w:eastAsia="Times New Roman" w:hAnsi="Times New Roman" w:cs="Times New Roman"/>
              <w:sz w:val="24"/>
              <w:szCs w:val="24"/>
              <w:rtl/>
            </w:rPr>
          </w:rPrChange>
        </w:rPr>
        <w:t xml:space="preserve"> </w:t>
      </w:r>
      <w:ins w:id="904" w:author="nidal saleh" w:date="2025-06-13T21:09:00Z">
        <w:r w:rsidR="007D10A9" w:rsidRPr="007F2ED9">
          <w:rPr>
            <w:rFonts w:ascii="Times New Roman" w:eastAsia="Times New Roman" w:hAnsi="Times New Roman" w:cs="Times New Roman" w:hint="eastAsia"/>
            <w:sz w:val="32"/>
            <w:szCs w:val="32"/>
            <w:rtl/>
            <w:rPrChange w:id="905" w:author="nidal saleh" w:date="2025-06-14T11:13:00Z">
              <w:rPr>
                <w:rFonts w:ascii="Times New Roman" w:eastAsia="Times New Roman" w:hAnsi="Times New Roman" w:cs="Times New Roman" w:hint="eastAsia"/>
                <w:sz w:val="24"/>
                <w:szCs w:val="24"/>
                <w:rtl/>
              </w:rPr>
            </w:rPrChange>
          </w:rPr>
          <w:t>و</w:t>
        </w:r>
      </w:ins>
      <w:del w:id="906" w:author="nidal saleh" w:date="2025-06-13T21:09:00Z">
        <w:r w:rsidRPr="007F2ED9" w:rsidDel="007D10A9">
          <w:rPr>
            <w:rFonts w:ascii="Times New Roman" w:eastAsia="Times New Roman" w:hAnsi="Times New Roman" w:cs="Times New Roman"/>
            <w:sz w:val="32"/>
            <w:szCs w:val="32"/>
            <w:rtl/>
            <w:rPrChange w:id="907" w:author="nidal saleh" w:date="2025-06-14T11:13:00Z">
              <w:rPr>
                <w:rFonts w:ascii="Times New Roman" w:eastAsia="Times New Roman" w:hAnsi="Times New Roman" w:cs="Times New Roman"/>
                <w:sz w:val="24"/>
                <w:szCs w:val="24"/>
                <w:rtl/>
              </w:rPr>
            </w:rPrChange>
          </w:rPr>
          <w:delText>و</w:delText>
        </w:r>
      </w:del>
      <w:proofErr w:type="spellStart"/>
      <w:r w:rsidRPr="007F2ED9">
        <w:rPr>
          <w:rFonts w:ascii="Times New Roman" w:eastAsia="Times New Roman" w:hAnsi="Times New Roman" w:cs="Times New Roman"/>
          <w:sz w:val="32"/>
          <w:szCs w:val="32"/>
          <w:rPrChange w:id="908" w:author="nidal saleh" w:date="2025-06-14T11:13:00Z">
            <w:rPr>
              <w:rFonts w:ascii="Times New Roman" w:eastAsia="Times New Roman" w:hAnsi="Times New Roman" w:cs="Times New Roman"/>
              <w:sz w:val="24"/>
              <w:szCs w:val="24"/>
            </w:rPr>
          </w:rPrChange>
        </w:rPr>
        <w:t>Dlib</w:t>
      </w:r>
      <w:proofErr w:type="spellEnd"/>
      <w:r w:rsidR="003C0A1A" w:rsidRPr="007F2ED9">
        <w:rPr>
          <w:rFonts w:ascii="Times New Roman" w:eastAsia="Times New Roman" w:hAnsi="Times New Roman" w:cs="Times New Roman"/>
          <w:sz w:val="32"/>
          <w:szCs w:val="32"/>
          <w:rtl/>
          <w:lang w:bidi="ar-SY"/>
          <w:rPrChange w:id="909" w:author="nidal saleh" w:date="2025-06-14T11:13:00Z">
            <w:rPr>
              <w:rFonts w:ascii="Times New Roman" w:eastAsia="Times New Roman" w:hAnsi="Times New Roman" w:cs="Times New Roman"/>
              <w:sz w:val="24"/>
              <w:szCs w:val="24"/>
              <w:rtl/>
              <w:lang w:bidi="ar-SY"/>
            </w:rPr>
          </w:rPrChange>
        </w:rPr>
        <w:t xml:space="preserve"> و</w:t>
      </w:r>
      <w:r w:rsidR="003C0A1A" w:rsidRPr="007F2ED9">
        <w:rPr>
          <w:sz w:val="28"/>
          <w:szCs w:val="28"/>
          <w:rPrChange w:id="910" w:author="nidal saleh" w:date="2025-06-14T11:13:00Z">
            <w:rPr/>
          </w:rPrChange>
        </w:rPr>
        <w:t xml:space="preserve"> </w:t>
      </w:r>
      <w:proofErr w:type="spellStart"/>
      <w:r w:rsidR="003C0A1A" w:rsidRPr="007F2ED9">
        <w:rPr>
          <w:sz w:val="32"/>
          <w:szCs w:val="32"/>
          <w:rPrChange w:id="911" w:author="nidal saleh" w:date="2025-06-14T11:13:00Z">
            <w:rPr/>
          </w:rPrChange>
        </w:rPr>
        <w:t>MediaPipe</w:t>
      </w:r>
      <w:proofErr w:type="spellEnd"/>
      <w:r w:rsidR="003C0A1A" w:rsidRPr="007F2ED9">
        <w:rPr>
          <w:sz w:val="32"/>
          <w:szCs w:val="32"/>
          <w:rPrChange w:id="912" w:author="nidal saleh" w:date="2025-06-14T11:13:00Z">
            <w:rPr/>
          </w:rPrChange>
        </w:rPr>
        <w:t xml:space="preserve"> </w:t>
      </w:r>
      <w:r w:rsidR="003C0A1A" w:rsidRPr="007F2ED9">
        <w:rPr>
          <w:sz w:val="32"/>
          <w:szCs w:val="32"/>
          <w:rtl/>
          <w:rPrChange w:id="913" w:author="nidal saleh" w:date="2025-06-14T11:13:00Z">
            <w:rPr>
              <w:rtl/>
            </w:rPr>
          </w:rPrChange>
        </w:rPr>
        <w:t xml:space="preserve"> </w:t>
      </w:r>
      <w:r w:rsidRPr="007F2ED9">
        <w:rPr>
          <w:rFonts w:ascii="Times New Roman" w:eastAsia="Times New Roman" w:hAnsi="Times New Roman" w:cs="Times New Roman"/>
          <w:sz w:val="32"/>
          <w:szCs w:val="32"/>
          <w:rtl/>
          <w:rPrChange w:id="914" w:author="nidal saleh" w:date="2025-06-14T11:13:00Z">
            <w:rPr>
              <w:rFonts w:ascii="Times New Roman" w:eastAsia="Times New Roman" w:hAnsi="Times New Roman" w:cs="Times New Roman"/>
              <w:sz w:val="24"/>
              <w:szCs w:val="24"/>
              <w:rtl/>
            </w:rPr>
          </w:rPrChange>
        </w:rPr>
        <w:t>لاكتشاف معالم الوجه</w:t>
      </w:r>
      <w:r w:rsidR="00F64BBF" w:rsidRPr="007F2ED9">
        <w:rPr>
          <w:rFonts w:ascii="Times New Roman" w:eastAsia="Times New Roman" w:hAnsi="Times New Roman" w:cs="Times New Roman"/>
          <w:sz w:val="32"/>
          <w:szCs w:val="32"/>
          <w:rtl/>
          <w:rPrChange w:id="915" w:author="nidal saleh" w:date="2025-06-14T11:13:00Z">
            <w:rPr>
              <w:rFonts w:ascii="Times New Roman" w:eastAsia="Times New Roman" w:hAnsi="Times New Roman" w:cs="Times New Roman"/>
              <w:sz w:val="24"/>
              <w:szCs w:val="24"/>
              <w:rtl/>
            </w:rPr>
          </w:rPrChange>
        </w:rPr>
        <w:t xml:space="preserve"> واليدين</w:t>
      </w:r>
      <w:r w:rsidRPr="007F2ED9">
        <w:rPr>
          <w:rFonts w:ascii="Times New Roman" w:eastAsia="Times New Roman" w:hAnsi="Times New Roman" w:cs="Times New Roman"/>
          <w:sz w:val="32"/>
          <w:szCs w:val="32"/>
          <w:rtl/>
          <w:rPrChange w:id="916" w:author="nidal saleh" w:date="2025-06-14T11:13:00Z">
            <w:rPr>
              <w:rFonts w:ascii="Times New Roman" w:eastAsia="Times New Roman" w:hAnsi="Times New Roman" w:cs="Times New Roman"/>
              <w:sz w:val="24"/>
              <w:szCs w:val="24"/>
              <w:rtl/>
            </w:rPr>
          </w:rPrChange>
        </w:rPr>
        <w:t>.</w:t>
      </w:r>
    </w:p>
    <w:p w14:paraId="646D4E99" w14:textId="4B322768" w:rsidR="00C24FA2" w:rsidRPr="007F2ED9" w:rsidRDefault="00C24FA2" w:rsidP="00187156">
      <w:pPr>
        <w:pStyle w:val="ListParagraph"/>
        <w:numPr>
          <w:ilvl w:val="0"/>
          <w:numId w:val="36"/>
        </w:numPr>
        <w:bidi/>
        <w:rPr>
          <w:rFonts w:ascii="Times New Roman" w:eastAsia="Times New Roman" w:hAnsi="Times New Roman" w:cs="Times New Roman"/>
          <w:sz w:val="32"/>
          <w:szCs w:val="32"/>
          <w:rPrChange w:id="917" w:author="nidal saleh" w:date="2025-06-14T11:13:00Z">
            <w:rPr>
              <w:rFonts w:ascii="Times New Roman" w:eastAsia="Times New Roman" w:hAnsi="Times New Roman" w:cs="Times New Roman"/>
              <w:sz w:val="24"/>
              <w:szCs w:val="24"/>
            </w:rPr>
          </w:rPrChange>
        </w:rPr>
      </w:pPr>
      <w:r w:rsidRPr="007F2ED9">
        <w:rPr>
          <w:rFonts w:ascii="Times New Roman" w:eastAsia="Times New Roman" w:hAnsi="Times New Roman" w:cs="Times New Roman"/>
          <w:sz w:val="32"/>
          <w:szCs w:val="32"/>
          <w:rtl/>
          <w:rPrChange w:id="918" w:author="nidal saleh" w:date="2025-06-14T11:13:00Z">
            <w:rPr>
              <w:rFonts w:ascii="Times New Roman" w:eastAsia="Times New Roman" w:hAnsi="Times New Roman" w:cs="Times New Roman"/>
              <w:sz w:val="24"/>
              <w:szCs w:val="24"/>
              <w:rtl/>
            </w:rPr>
          </w:rPrChange>
        </w:rPr>
        <w:t>تحليل البيانات:</w:t>
      </w:r>
    </w:p>
    <w:p w14:paraId="506D3998" w14:textId="5692C640" w:rsidR="00C24FA2" w:rsidRPr="007F2ED9" w:rsidRDefault="00C24FA2">
      <w:pPr>
        <w:pStyle w:val="ListParagraph"/>
        <w:numPr>
          <w:ilvl w:val="1"/>
          <w:numId w:val="40"/>
        </w:numPr>
        <w:bidi/>
        <w:rPr>
          <w:rFonts w:ascii="Times New Roman" w:eastAsia="Times New Roman" w:hAnsi="Times New Roman" w:cs="Times New Roman"/>
          <w:sz w:val="32"/>
          <w:szCs w:val="32"/>
          <w:rPrChange w:id="919" w:author="nidal saleh" w:date="2025-06-14T11:13:00Z">
            <w:rPr>
              <w:rFonts w:ascii="Times New Roman" w:eastAsia="Times New Roman" w:hAnsi="Times New Roman" w:cs="Times New Roman"/>
              <w:sz w:val="24"/>
              <w:szCs w:val="24"/>
            </w:rPr>
          </w:rPrChange>
        </w:rPr>
        <w:pPrChange w:id="920" w:author="nidal saleh" w:date="2025-06-08T17:29:00Z">
          <w:pPr>
            <w:pStyle w:val="ListParagraph"/>
            <w:numPr>
              <w:ilvl w:val="1"/>
              <w:numId w:val="35"/>
            </w:numPr>
            <w:bidi/>
            <w:ind w:left="1440" w:hanging="360"/>
          </w:pPr>
        </w:pPrChange>
      </w:pPr>
      <w:r w:rsidRPr="007F2ED9">
        <w:rPr>
          <w:rFonts w:ascii="Times New Roman" w:eastAsia="Times New Roman" w:hAnsi="Times New Roman" w:cs="Times New Roman"/>
          <w:sz w:val="32"/>
          <w:szCs w:val="32"/>
          <w:rtl/>
          <w:rPrChange w:id="921" w:author="nidal saleh" w:date="2025-06-14T11:13:00Z">
            <w:rPr>
              <w:rFonts w:ascii="Times New Roman" w:eastAsia="Times New Roman" w:hAnsi="Times New Roman" w:cs="Times New Roman"/>
              <w:sz w:val="24"/>
              <w:szCs w:val="24"/>
              <w:rtl/>
            </w:rPr>
          </w:rPrChange>
        </w:rPr>
        <w:t>حساب نسبة إغلاق العين (</w:t>
      </w:r>
      <w:r w:rsidRPr="007F2ED9">
        <w:rPr>
          <w:rFonts w:ascii="Times New Roman" w:eastAsia="Times New Roman" w:hAnsi="Times New Roman" w:cs="Times New Roman"/>
          <w:sz w:val="32"/>
          <w:szCs w:val="32"/>
          <w:rPrChange w:id="922" w:author="nidal saleh" w:date="2025-06-14T11:13:00Z">
            <w:rPr>
              <w:rFonts w:ascii="Times New Roman" w:eastAsia="Times New Roman" w:hAnsi="Times New Roman" w:cs="Times New Roman"/>
              <w:sz w:val="24"/>
              <w:szCs w:val="24"/>
            </w:rPr>
          </w:rPrChange>
        </w:rPr>
        <w:t>EAR</w:t>
      </w:r>
      <w:r w:rsidRPr="007F2ED9">
        <w:rPr>
          <w:rFonts w:ascii="Times New Roman" w:eastAsia="Times New Roman" w:hAnsi="Times New Roman" w:cs="Times New Roman"/>
          <w:sz w:val="32"/>
          <w:szCs w:val="32"/>
          <w:rtl/>
          <w:rPrChange w:id="923" w:author="nidal saleh" w:date="2025-06-14T11:13:00Z">
            <w:rPr>
              <w:rFonts w:ascii="Times New Roman" w:eastAsia="Times New Roman" w:hAnsi="Times New Roman" w:cs="Times New Roman"/>
              <w:sz w:val="24"/>
              <w:szCs w:val="24"/>
              <w:rtl/>
            </w:rPr>
          </w:rPrChange>
        </w:rPr>
        <w:t>) للكشف عن النعاس.</w:t>
      </w:r>
    </w:p>
    <w:p w14:paraId="09475949" w14:textId="40A2E05D" w:rsidR="00C24FA2" w:rsidRPr="007F2ED9" w:rsidRDefault="00C24FA2">
      <w:pPr>
        <w:pStyle w:val="ListParagraph"/>
        <w:numPr>
          <w:ilvl w:val="1"/>
          <w:numId w:val="40"/>
        </w:numPr>
        <w:bidi/>
        <w:rPr>
          <w:rFonts w:ascii="Times New Roman" w:eastAsia="Times New Roman" w:hAnsi="Times New Roman" w:cs="Times New Roman"/>
          <w:sz w:val="32"/>
          <w:szCs w:val="32"/>
          <w:rPrChange w:id="924" w:author="nidal saleh" w:date="2025-06-14T11:13:00Z">
            <w:rPr>
              <w:rFonts w:ascii="Times New Roman" w:eastAsia="Times New Roman" w:hAnsi="Times New Roman" w:cs="Times New Roman"/>
              <w:sz w:val="24"/>
              <w:szCs w:val="24"/>
            </w:rPr>
          </w:rPrChange>
        </w:rPr>
        <w:pPrChange w:id="925" w:author="nidal saleh" w:date="2025-06-08T17:29:00Z">
          <w:pPr>
            <w:pStyle w:val="ListParagraph"/>
            <w:numPr>
              <w:ilvl w:val="1"/>
              <w:numId w:val="35"/>
            </w:numPr>
            <w:bidi/>
            <w:ind w:left="1440" w:hanging="360"/>
          </w:pPr>
        </w:pPrChange>
      </w:pPr>
      <w:r w:rsidRPr="007F2ED9">
        <w:rPr>
          <w:rFonts w:ascii="Times New Roman" w:eastAsia="Times New Roman" w:hAnsi="Times New Roman" w:cs="Times New Roman"/>
          <w:sz w:val="32"/>
          <w:szCs w:val="32"/>
          <w:rtl/>
          <w:rPrChange w:id="926" w:author="nidal saleh" w:date="2025-06-14T11:13:00Z">
            <w:rPr>
              <w:rFonts w:ascii="Times New Roman" w:eastAsia="Times New Roman" w:hAnsi="Times New Roman" w:cs="Times New Roman"/>
              <w:sz w:val="24"/>
              <w:szCs w:val="24"/>
              <w:rtl/>
            </w:rPr>
          </w:rPrChange>
        </w:rPr>
        <w:t>حساب نسبة التثاؤب (</w:t>
      </w:r>
      <w:r w:rsidRPr="007F2ED9">
        <w:rPr>
          <w:rFonts w:ascii="Times New Roman" w:eastAsia="Times New Roman" w:hAnsi="Times New Roman" w:cs="Times New Roman"/>
          <w:sz w:val="32"/>
          <w:szCs w:val="32"/>
          <w:rPrChange w:id="927" w:author="nidal saleh" w:date="2025-06-14T11:13:00Z">
            <w:rPr>
              <w:rFonts w:ascii="Times New Roman" w:eastAsia="Times New Roman" w:hAnsi="Times New Roman" w:cs="Times New Roman"/>
              <w:sz w:val="24"/>
              <w:szCs w:val="24"/>
            </w:rPr>
          </w:rPrChange>
        </w:rPr>
        <w:t>MAR</w:t>
      </w:r>
      <w:r w:rsidRPr="007F2ED9">
        <w:rPr>
          <w:rFonts w:ascii="Times New Roman" w:eastAsia="Times New Roman" w:hAnsi="Times New Roman" w:cs="Times New Roman"/>
          <w:sz w:val="32"/>
          <w:szCs w:val="32"/>
          <w:rtl/>
          <w:rPrChange w:id="928" w:author="nidal saleh" w:date="2025-06-14T11:13:00Z">
            <w:rPr>
              <w:rFonts w:ascii="Times New Roman" w:eastAsia="Times New Roman" w:hAnsi="Times New Roman" w:cs="Times New Roman"/>
              <w:sz w:val="24"/>
              <w:szCs w:val="24"/>
              <w:rtl/>
            </w:rPr>
          </w:rPrChange>
        </w:rPr>
        <w:t>) للكشف عن التثاؤب.</w:t>
      </w:r>
    </w:p>
    <w:p w14:paraId="5D30C616" w14:textId="312F19A8" w:rsidR="00187156" w:rsidRPr="007F2ED9" w:rsidRDefault="00C24FA2">
      <w:pPr>
        <w:pStyle w:val="ListParagraph"/>
        <w:numPr>
          <w:ilvl w:val="1"/>
          <w:numId w:val="40"/>
        </w:numPr>
        <w:bidi/>
        <w:rPr>
          <w:rFonts w:ascii="Times New Roman" w:eastAsia="Times New Roman" w:hAnsi="Times New Roman" w:cs="Times New Roman"/>
          <w:sz w:val="32"/>
          <w:szCs w:val="32"/>
          <w:rPrChange w:id="929" w:author="nidal saleh" w:date="2025-06-14T11:13:00Z">
            <w:rPr>
              <w:rFonts w:ascii="Times New Roman" w:eastAsia="Times New Roman" w:hAnsi="Times New Roman" w:cs="Times New Roman"/>
              <w:sz w:val="24"/>
              <w:szCs w:val="24"/>
            </w:rPr>
          </w:rPrChange>
        </w:rPr>
        <w:pPrChange w:id="930" w:author="nidal saleh" w:date="2025-06-08T17:29:00Z">
          <w:pPr>
            <w:pStyle w:val="ListParagraph"/>
            <w:numPr>
              <w:ilvl w:val="1"/>
              <w:numId w:val="35"/>
            </w:numPr>
            <w:bidi/>
            <w:ind w:left="1440" w:hanging="360"/>
          </w:pPr>
        </w:pPrChange>
      </w:pPr>
      <w:r w:rsidRPr="007F2ED9">
        <w:rPr>
          <w:rFonts w:ascii="Times New Roman" w:eastAsia="Times New Roman" w:hAnsi="Times New Roman" w:cs="Times New Roman"/>
          <w:sz w:val="32"/>
          <w:szCs w:val="32"/>
          <w:rtl/>
          <w:rPrChange w:id="931" w:author="nidal saleh" w:date="2025-06-14T11:13:00Z">
            <w:rPr>
              <w:rFonts w:ascii="Times New Roman" w:eastAsia="Times New Roman" w:hAnsi="Times New Roman" w:cs="Times New Roman"/>
              <w:sz w:val="24"/>
              <w:szCs w:val="24"/>
              <w:rtl/>
            </w:rPr>
          </w:rPrChange>
        </w:rPr>
        <w:t xml:space="preserve">تحليل زاوية الرأس باستخدام خوارزمية </w:t>
      </w:r>
      <w:proofErr w:type="spellStart"/>
      <w:r w:rsidRPr="007F2ED9">
        <w:rPr>
          <w:rFonts w:ascii="Times New Roman" w:eastAsia="Times New Roman" w:hAnsi="Times New Roman" w:cs="Times New Roman"/>
          <w:sz w:val="32"/>
          <w:szCs w:val="32"/>
          <w:rPrChange w:id="932" w:author="nidal saleh" w:date="2025-06-14T11:13:00Z">
            <w:rPr>
              <w:rFonts w:ascii="Times New Roman" w:eastAsia="Times New Roman" w:hAnsi="Times New Roman" w:cs="Times New Roman"/>
              <w:sz w:val="24"/>
              <w:szCs w:val="24"/>
            </w:rPr>
          </w:rPrChange>
        </w:rPr>
        <w:t>SolvePnP</w:t>
      </w:r>
      <w:proofErr w:type="spellEnd"/>
      <w:ins w:id="933" w:author="nidal saleh" w:date="2025-06-08T17:28:00Z">
        <w:r w:rsidR="000F154F" w:rsidRPr="007F2ED9">
          <w:rPr>
            <w:rFonts w:ascii="Times New Roman" w:eastAsia="Times New Roman" w:hAnsi="Times New Roman" w:cs="Times New Roman"/>
            <w:sz w:val="32"/>
            <w:szCs w:val="32"/>
            <w:rtl/>
            <w:rPrChange w:id="934" w:author="nidal saleh" w:date="2025-06-14T11:13:00Z">
              <w:rPr>
                <w:rFonts w:ascii="Times New Roman" w:eastAsia="Times New Roman" w:hAnsi="Times New Roman" w:cs="Times New Roman"/>
                <w:sz w:val="24"/>
                <w:szCs w:val="24"/>
                <w:rtl/>
              </w:rPr>
            </w:rPrChange>
          </w:rPr>
          <w:t xml:space="preserve"> </w:t>
        </w:r>
      </w:ins>
      <w:r w:rsidRPr="007F2ED9">
        <w:rPr>
          <w:rFonts w:ascii="Times New Roman" w:eastAsia="Times New Roman" w:hAnsi="Times New Roman" w:cs="Times New Roman"/>
          <w:sz w:val="32"/>
          <w:szCs w:val="32"/>
          <w:rtl/>
          <w:rPrChange w:id="935" w:author="nidal saleh" w:date="2025-06-14T11:13:00Z">
            <w:rPr>
              <w:rFonts w:ascii="Times New Roman" w:eastAsia="Times New Roman" w:hAnsi="Times New Roman" w:cs="Times New Roman"/>
              <w:sz w:val="24"/>
              <w:szCs w:val="24"/>
              <w:rtl/>
            </w:rPr>
          </w:rPrChange>
        </w:rPr>
        <w:t xml:space="preserve"> للكشف عن انحراف الرأس.</w:t>
      </w:r>
    </w:p>
    <w:p w14:paraId="6233E9D1" w14:textId="2A0000F0" w:rsidR="00F64BBF" w:rsidRPr="007F2ED9" w:rsidRDefault="00F64BBF">
      <w:pPr>
        <w:pStyle w:val="ListParagraph"/>
        <w:numPr>
          <w:ilvl w:val="1"/>
          <w:numId w:val="40"/>
        </w:numPr>
        <w:bidi/>
        <w:rPr>
          <w:rFonts w:asciiTheme="majorBidi" w:eastAsia="Times New Roman" w:hAnsiTheme="majorBidi" w:cstheme="majorBidi"/>
          <w:sz w:val="36"/>
          <w:szCs w:val="36"/>
          <w:rtl/>
          <w:rPrChange w:id="936" w:author="nidal saleh" w:date="2025-06-14T11:13:00Z">
            <w:rPr>
              <w:rFonts w:asciiTheme="majorBidi" w:eastAsia="Times New Roman" w:hAnsiTheme="majorBidi" w:cstheme="majorBidi"/>
              <w:sz w:val="28"/>
              <w:szCs w:val="28"/>
              <w:rtl/>
            </w:rPr>
          </w:rPrChange>
        </w:rPr>
        <w:pPrChange w:id="937" w:author="nidal saleh" w:date="2025-06-08T17:29:00Z">
          <w:pPr>
            <w:pStyle w:val="ListParagraph"/>
            <w:numPr>
              <w:ilvl w:val="1"/>
              <w:numId w:val="35"/>
            </w:numPr>
            <w:bidi/>
            <w:ind w:left="1440" w:hanging="360"/>
          </w:pPr>
        </w:pPrChange>
      </w:pPr>
      <w:r w:rsidRPr="007F2ED9">
        <w:rPr>
          <w:rFonts w:asciiTheme="majorBidi" w:hAnsiTheme="majorBidi" w:cstheme="majorBidi"/>
          <w:sz w:val="32"/>
          <w:szCs w:val="32"/>
          <w:rtl/>
          <w:rPrChange w:id="938" w:author="nidal saleh" w:date="2025-06-14T11:13:00Z">
            <w:rPr>
              <w:rFonts w:asciiTheme="majorBidi" w:hAnsiTheme="majorBidi" w:cstheme="majorBidi"/>
              <w:sz w:val="24"/>
              <w:szCs w:val="24"/>
              <w:rtl/>
            </w:rPr>
          </w:rPrChange>
        </w:rPr>
        <w:t>تتبع اليدين باستخدام</w:t>
      </w:r>
      <w:r w:rsidRPr="007F2ED9">
        <w:rPr>
          <w:rFonts w:asciiTheme="majorBidi" w:hAnsiTheme="majorBidi" w:cstheme="majorBidi"/>
          <w:sz w:val="32"/>
          <w:szCs w:val="32"/>
          <w:rPrChange w:id="939" w:author="nidal saleh" w:date="2025-06-14T11:13:00Z">
            <w:rPr>
              <w:rFonts w:asciiTheme="majorBidi" w:hAnsiTheme="majorBidi" w:cstheme="majorBidi"/>
              <w:sz w:val="24"/>
              <w:szCs w:val="24"/>
            </w:rPr>
          </w:rPrChange>
        </w:rPr>
        <w:t xml:space="preserve"> </w:t>
      </w:r>
      <w:proofErr w:type="spellStart"/>
      <w:r w:rsidRPr="007F2ED9">
        <w:rPr>
          <w:rFonts w:asciiTheme="majorBidi" w:hAnsiTheme="majorBidi" w:cstheme="majorBidi"/>
          <w:sz w:val="32"/>
          <w:szCs w:val="32"/>
          <w:rPrChange w:id="940" w:author="nidal saleh" w:date="2025-06-14T11:13:00Z">
            <w:rPr>
              <w:rFonts w:asciiTheme="majorBidi" w:hAnsiTheme="majorBidi" w:cstheme="majorBidi"/>
              <w:sz w:val="24"/>
              <w:szCs w:val="24"/>
            </w:rPr>
          </w:rPrChange>
        </w:rPr>
        <w:t>mediapipe</w:t>
      </w:r>
      <w:proofErr w:type="spellEnd"/>
      <w:r w:rsidRPr="007F2ED9">
        <w:rPr>
          <w:rFonts w:asciiTheme="majorBidi" w:hAnsiTheme="majorBidi" w:cstheme="majorBidi"/>
          <w:sz w:val="32"/>
          <w:szCs w:val="32"/>
          <w:rPrChange w:id="941" w:author="nidal saleh" w:date="2025-06-14T11:13:00Z">
            <w:rPr>
              <w:rFonts w:asciiTheme="majorBidi" w:hAnsiTheme="majorBidi" w:cstheme="majorBidi"/>
              <w:sz w:val="24"/>
              <w:szCs w:val="24"/>
            </w:rPr>
          </w:rPrChange>
        </w:rPr>
        <w:t xml:space="preserve"> </w:t>
      </w:r>
      <w:r w:rsidRPr="007F2ED9">
        <w:rPr>
          <w:rFonts w:asciiTheme="majorBidi" w:hAnsiTheme="majorBidi" w:cstheme="majorBidi"/>
          <w:sz w:val="32"/>
          <w:szCs w:val="32"/>
          <w:rtl/>
          <w:rPrChange w:id="942" w:author="nidal saleh" w:date="2025-06-14T11:13:00Z">
            <w:rPr>
              <w:rFonts w:asciiTheme="majorBidi" w:hAnsiTheme="majorBidi" w:cstheme="majorBidi"/>
              <w:sz w:val="24"/>
              <w:szCs w:val="24"/>
              <w:rtl/>
            </w:rPr>
          </w:rPrChange>
        </w:rPr>
        <w:t>لاكتشاف استخدام الهاتف أو غيره</w:t>
      </w:r>
      <w:r w:rsidRPr="007F2ED9">
        <w:rPr>
          <w:rFonts w:asciiTheme="majorBidi" w:hAnsiTheme="majorBidi" w:cstheme="majorBidi"/>
          <w:sz w:val="32"/>
          <w:szCs w:val="32"/>
          <w:rPrChange w:id="943" w:author="nidal saleh" w:date="2025-06-14T11:13:00Z">
            <w:rPr>
              <w:rFonts w:asciiTheme="majorBidi" w:hAnsiTheme="majorBidi" w:cstheme="majorBidi"/>
              <w:sz w:val="24"/>
              <w:szCs w:val="24"/>
            </w:rPr>
          </w:rPrChange>
        </w:rPr>
        <w:t>.</w:t>
      </w:r>
    </w:p>
    <w:p w14:paraId="050B2FFC" w14:textId="77777777" w:rsidR="000F154F" w:rsidRPr="007F2ED9" w:rsidRDefault="000F154F" w:rsidP="000F154F">
      <w:pPr>
        <w:pStyle w:val="NormalWeb"/>
        <w:numPr>
          <w:ilvl w:val="0"/>
          <w:numId w:val="36"/>
        </w:numPr>
        <w:bidi/>
        <w:rPr>
          <w:ins w:id="944" w:author="nidal saleh" w:date="2025-06-08T17:35:00Z"/>
          <w:sz w:val="32"/>
          <w:szCs w:val="32"/>
          <w:rPrChange w:id="945" w:author="nidal saleh" w:date="2025-06-14T11:13:00Z">
            <w:rPr>
              <w:ins w:id="946" w:author="nidal saleh" w:date="2025-06-08T17:35:00Z"/>
            </w:rPr>
          </w:rPrChange>
        </w:rPr>
      </w:pPr>
      <w:ins w:id="947" w:author="nidal saleh" w:date="2025-06-08T17:33:00Z">
        <w:r w:rsidRPr="007F2ED9">
          <w:rPr>
            <w:sz w:val="32"/>
            <w:szCs w:val="32"/>
            <w:rtl/>
            <w:rPrChange w:id="948" w:author="nidal saleh" w:date="2025-06-14T11:13:00Z">
              <w:rPr>
                <w:rtl/>
              </w:rPr>
            </w:rPrChange>
          </w:rPr>
          <w:t xml:space="preserve"> </w:t>
        </w:r>
      </w:ins>
      <w:r w:rsidR="00187156" w:rsidRPr="007F2ED9">
        <w:rPr>
          <w:sz w:val="32"/>
          <w:szCs w:val="32"/>
          <w:rtl/>
          <w:rPrChange w:id="949" w:author="nidal saleh" w:date="2025-06-14T11:13:00Z">
            <w:rPr>
              <w:rtl/>
            </w:rPr>
          </w:rPrChange>
        </w:rPr>
        <w:t>اكتشاف التشتت:</w:t>
      </w:r>
    </w:p>
    <w:p w14:paraId="530157FC" w14:textId="057AFE0A" w:rsidR="00187156" w:rsidRPr="007F2ED9" w:rsidDel="007D10A9" w:rsidRDefault="00187156">
      <w:pPr>
        <w:pStyle w:val="NormalWeb"/>
        <w:numPr>
          <w:ilvl w:val="0"/>
          <w:numId w:val="44"/>
        </w:numPr>
        <w:bidi/>
        <w:rPr>
          <w:del w:id="950" w:author="nidal saleh" w:date="2025-06-13T21:10:00Z"/>
          <w:sz w:val="32"/>
          <w:szCs w:val="32"/>
          <w:rPrChange w:id="951" w:author="nidal saleh" w:date="2025-06-14T11:13:00Z">
            <w:rPr>
              <w:del w:id="952" w:author="nidal saleh" w:date="2025-06-13T21:10:00Z"/>
            </w:rPr>
          </w:rPrChange>
        </w:rPr>
        <w:pPrChange w:id="953" w:author="nidal saleh" w:date="2025-06-08T17:35:00Z">
          <w:pPr>
            <w:pStyle w:val="NormalWeb"/>
            <w:numPr>
              <w:numId w:val="35"/>
            </w:numPr>
            <w:bidi/>
            <w:ind w:left="720" w:hanging="360"/>
          </w:pPr>
        </w:pPrChange>
      </w:pPr>
      <w:del w:id="954" w:author="nidal saleh" w:date="2025-06-08T17:35:00Z">
        <w:r w:rsidRPr="007F2ED9" w:rsidDel="000F154F">
          <w:rPr>
            <w:sz w:val="32"/>
            <w:szCs w:val="32"/>
            <w:rtl/>
            <w:rPrChange w:id="955" w:author="nidal saleh" w:date="2025-06-14T11:13:00Z">
              <w:rPr>
                <w:rtl/>
              </w:rPr>
            </w:rPrChange>
          </w:rPr>
          <w:br/>
        </w:r>
      </w:del>
      <w:r w:rsidRPr="007F2ED9">
        <w:rPr>
          <w:sz w:val="32"/>
          <w:szCs w:val="32"/>
          <w:rtl/>
          <w:rPrChange w:id="956" w:author="nidal saleh" w:date="2025-06-14T11:13:00Z">
            <w:rPr>
              <w:rtl/>
            </w:rPr>
          </w:rPrChange>
        </w:rPr>
        <w:t xml:space="preserve"> تحديد عتبات لكل نوع من التشتت مع تأخير زمني</w:t>
      </w:r>
      <w:ins w:id="957" w:author="nidal saleh" w:date="2025-06-18T09:32:00Z">
        <w:r w:rsidR="00CC1F0B">
          <w:rPr>
            <w:rFonts w:hint="cs"/>
            <w:sz w:val="32"/>
            <w:szCs w:val="32"/>
            <w:rtl/>
          </w:rPr>
          <w:t xml:space="preserve"> </w:t>
        </w:r>
        <w:r w:rsidR="00CC1F0B" w:rsidRPr="009E51D0">
          <w:rPr>
            <w:rFonts w:hint="eastAsia"/>
            <w:sz w:val="32"/>
            <w:szCs w:val="32"/>
            <w:rtl/>
          </w:rPr>
          <w:t>مثال</w:t>
        </w:r>
      </w:ins>
      <w:r w:rsidRPr="007F2ED9">
        <w:rPr>
          <w:sz w:val="32"/>
          <w:szCs w:val="32"/>
          <w:rtl/>
          <w:rPrChange w:id="958" w:author="nidal saleh" w:date="2025-06-14T11:13:00Z">
            <w:rPr>
              <w:rtl/>
            </w:rPr>
          </w:rPrChange>
        </w:rPr>
        <w:t xml:space="preserve"> (2 ثانية</w:t>
      </w:r>
      <w:del w:id="959" w:author="nidal saleh" w:date="2025-06-18T09:32:00Z">
        <w:r w:rsidRPr="007F2ED9" w:rsidDel="00CC1F0B">
          <w:rPr>
            <w:sz w:val="32"/>
            <w:szCs w:val="32"/>
            <w:lang w:bidi="ar-SY"/>
            <w:rPrChange w:id="960" w:author="nidal saleh" w:date="2025-06-14T11:13:00Z">
              <w:rPr>
                <w:lang w:bidi="ar-SY"/>
              </w:rPr>
            </w:rPrChange>
          </w:rPr>
          <w:delText>/</w:delText>
        </w:r>
      </w:del>
      <w:del w:id="961" w:author="nidal saleh" w:date="2025-06-18T09:31:00Z">
        <w:r w:rsidRPr="007F2ED9" w:rsidDel="00CC1F0B">
          <w:rPr>
            <w:rFonts w:hint="eastAsia"/>
            <w:sz w:val="32"/>
            <w:szCs w:val="32"/>
            <w:rtl/>
            <w:rPrChange w:id="962" w:author="nidal saleh" w:date="2025-06-14T11:13:00Z">
              <w:rPr>
                <w:rFonts w:hint="eastAsia"/>
                <w:rtl/>
              </w:rPr>
            </w:rPrChange>
          </w:rPr>
          <w:delText>مثال</w:delText>
        </w:r>
      </w:del>
      <w:r w:rsidRPr="007F2ED9">
        <w:rPr>
          <w:sz w:val="32"/>
          <w:szCs w:val="32"/>
          <w:rtl/>
          <w:rPrChange w:id="963" w:author="nidal saleh" w:date="2025-06-14T11:13:00Z">
            <w:rPr>
              <w:rtl/>
            </w:rPr>
          </w:rPrChange>
        </w:rPr>
        <w:t>) لتجنب الإنذارات الخاطئة</w:t>
      </w:r>
      <w:r w:rsidRPr="007F2ED9">
        <w:rPr>
          <w:sz w:val="32"/>
          <w:szCs w:val="32"/>
          <w:rPrChange w:id="964" w:author="nidal saleh" w:date="2025-06-14T11:13:00Z">
            <w:rPr/>
          </w:rPrChange>
        </w:rPr>
        <w:t>.</w:t>
      </w:r>
    </w:p>
    <w:p w14:paraId="37A5066E" w14:textId="77777777" w:rsidR="00187156" w:rsidRPr="007F2ED9" w:rsidRDefault="00187156">
      <w:pPr>
        <w:pStyle w:val="NormalWeb"/>
        <w:numPr>
          <w:ilvl w:val="0"/>
          <w:numId w:val="44"/>
        </w:numPr>
        <w:bidi/>
        <w:rPr>
          <w:sz w:val="32"/>
          <w:szCs w:val="32"/>
          <w:rPrChange w:id="965" w:author="nidal saleh" w:date="2025-06-14T11:13:00Z">
            <w:rPr/>
          </w:rPrChange>
        </w:rPr>
        <w:pPrChange w:id="966" w:author="nidal saleh" w:date="2025-06-13T21:10:00Z">
          <w:pPr>
            <w:pStyle w:val="NormalWeb"/>
            <w:bidi/>
          </w:pPr>
        </w:pPrChange>
      </w:pPr>
    </w:p>
    <w:p w14:paraId="3277EA67" w14:textId="7673557E" w:rsidR="00187156" w:rsidRPr="007F2ED9" w:rsidRDefault="00C24FA2">
      <w:pPr>
        <w:pStyle w:val="ListParagraph"/>
        <w:numPr>
          <w:ilvl w:val="0"/>
          <w:numId w:val="36"/>
        </w:numPr>
        <w:bidi/>
        <w:rPr>
          <w:rFonts w:ascii="Times New Roman" w:eastAsia="Times New Roman" w:hAnsi="Times New Roman" w:cs="Times New Roman"/>
          <w:sz w:val="32"/>
          <w:szCs w:val="32"/>
          <w:rPrChange w:id="967" w:author="nidal saleh" w:date="2025-06-14T11:13:00Z">
            <w:rPr>
              <w:rFonts w:ascii="Times New Roman" w:eastAsia="Times New Roman" w:hAnsi="Times New Roman" w:cs="Times New Roman"/>
              <w:sz w:val="24"/>
              <w:szCs w:val="24"/>
            </w:rPr>
          </w:rPrChange>
        </w:rPr>
        <w:pPrChange w:id="968" w:author="nidal saleh" w:date="2025-06-08T17:33:00Z">
          <w:pPr>
            <w:pStyle w:val="ListParagraph"/>
            <w:numPr>
              <w:numId w:val="35"/>
            </w:numPr>
            <w:bidi/>
            <w:ind w:hanging="360"/>
          </w:pPr>
        </w:pPrChange>
      </w:pPr>
      <w:r w:rsidRPr="007F2ED9">
        <w:rPr>
          <w:rFonts w:ascii="Times New Roman" w:eastAsia="Times New Roman" w:hAnsi="Times New Roman" w:cs="Times New Roman"/>
          <w:sz w:val="32"/>
          <w:szCs w:val="32"/>
          <w:rtl/>
          <w:rPrChange w:id="969" w:author="nidal saleh" w:date="2025-06-14T11:13:00Z">
            <w:rPr>
              <w:rFonts w:ascii="Times New Roman" w:eastAsia="Times New Roman" w:hAnsi="Times New Roman" w:cs="Times New Roman"/>
              <w:sz w:val="24"/>
              <w:szCs w:val="24"/>
              <w:rtl/>
            </w:rPr>
          </w:rPrChange>
        </w:rPr>
        <w:t>التنبيه والتسجيل:</w:t>
      </w:r>
    </w:p>
    <w:p w14:paraId="6FFC1A9C" w14:textId="16F6BEEB" w:rsidR="00C24FA2" w:rsidRPr="007F2ED9" w:rsidRDefault="00C24FA2">
      <w:pPr>
        <w:pStyle w:val="ListParagraph"/>
        <w:numPr>
          <w:ilvl w:val="1"/>
          <w:numId w:val="36"/>
        </w:numPr>
        <w:bidi/>
        <w:rPr>
          <w:rFonts w:ascii="Times New Roman" w:eastAsia="Times New Roman" w:hAnsi="Times New Roman" w:cs="Times New Roman"/>
          <w:sz w:val="32"/>
          <w:szCs w:val="32"/>
          <w:rPrChange w:id="970" w:author="nidal saleh" w:date="2025-06-14T11:13:00Z">
            <w:rPr>
              <w:rFonts w:ascii="Times New Roman" w:eastAsia="Times New Roman" w:hAnsi="Times New Roman" w:cs="Times New Roman"/>
              <w:sz w:val="24"/>
              <w:szCs w:val="24"/>
            </w:rPr>
          </w:rPrChange>
        </w:rPr>
        <w:pPrChange w:id="971" w:author="nidal saleh" w:date="2025-06-08T17:33:00Z">
          <w:pPr>
            <w:pStyle w:val="ListParagraph"/>
            <w:numPr>
              <w:ilvl w:val="1"/>
              <w:numId w:val="35"/>
            </w:numPr>
            <w:bidi/>
            <w:ind w:left="1440" w:hanging="360"/>
          </w:pPr>
        </w:pPrChange>
      </w:pPr>
      <w:r w:rsidRPr="007F2ED9">
        <w:rPr>
          <w:rFonts w:ascii="Times New Roman" w:eastAsia="Times New Roman" w:hAnsi="Times New Roman" w:cs="Times New Roman"/>
          <w:sz w:val="32"/>
          <w:szCs w:val="32"/>
          <w:rtl/>
          <w:rPrChange w:id="972" w:author="nidal saleh" w:date="2025-06-14T11:13:00Z">
            <w:rPr>
              <w:rFonts w:ascii="Times New Roman" w:eastAsia="Times New Roman" w:hAnsi="Times New Roman" w:cs="Times New Roman"/>
              <w:sz w:val="24"/>
              <w:szCs w:val="24"/>
              <w:rtl/>
            </w:rPr>
          </w:rPrChange>
        </w:rPr>
        <w:t>تشغيل إنذار صوتي عند اكتشاف التشتت لمدة تزيد عن ثانيتين.</w:t>
      </w:r>
    </w:p>
    <w:p w14:paraId="3595C6D0" w14:textId="1BB48E8F" w:rsidR="00C24FA2" w:rsidRPr="007F2ED9" w:rsidRDefault="00C24FA2">
      <w:pPr>
        <w:pStyle w:val="ListParagraph"/>
        <w:numPr>
          <w:ilvl w:val="1"/>
          <w:numId w:val="36"/>
        </w:numPr>
        <w:bidi/>
        <w:rPr>
          <w:rFonts w:ascii="Times New Roman" w:eastAsia="Times New Roman" w:hAnsi="Times New Roman" w:cs="Times New Roman"/>
          <w:sz w:val="32"/>
          <w:szCs w:val="32"/>
          <w:rPrChange w:id="973" w:author="nidal saleh" w:date="2025-06-14T11:13:00Z">
            <w:rPr>
              <w:rFonts w:ascii="Times New Roman" w:eastAsia="Times New Roman" w:hAnsi="Times New Roman" w:cs="Times New Roman"/>
              <w:sz w:val="24"/>
              <w:szCs w:val="24"/>
            </w:rPr>
          </w:rPrChange>
        </w:rPr>
        <w:pPrChange w:id="974" w:author="nidal saleh" w:date="2025-06-08T17:33:00Z">
          <w:pPr>
            <w:pStyle w:val="ListParagraph"/>
            <w:numPr>
              <w:ilvl w:val="1"/>
              <w:numId w:val="35"/>
            </w:numPr>
            <w:bidi/>
            <w:ind w:left="1440" w:hanging="360"/>
          </w:pPr>
        </w:pPrChange>
      </w:pPr>
      <w:r w:rsidRPr="007F2ED9">
        <w:rPr>
          <w:rFonts w:ascii="Times New Roman" w:eastAsia="Times New Roman" w:hAnsi="Times New Roman" w:cs="Times New Roman"/>
          <w:sz w:val="32"/>
          <w:szCs w:val="32"/>
          <w:rtl/>
          <w:rPrChange w:id="975" w:author="nidal saleh" w:date="2025-06-14T11:13:00Z">
            <w:rPr>
              <w:rFonts w:ascii="Times New Roman" w:eastAsia="Times New Roman" w:hAnsi="Times New Roman" w:cs="Times New Roman"/>
              <w:sz w:val="24"/>
              <w:szCs w:val="24"/>
              <w:rtl/>
            </w:rPr>
          </w:rPrChange>
        </w:rPr>
        <w:t xml:space="preserve">تسجيل الحالات في قاعدة بيانات </w:t>
      </w:r>
      <w:r w:rsidRPr="007F2ED9">
        <w:rPr>
          <w:rFonts w:ascii="Times New Roman" w:eastAsia="Times New Roman" w:hAnsi="Times New Roman" w:cs="Times New Roman"/>
          <w:sz w:val="32"/>
          <w:szCs w:val="32"/>
          <w:rPrChange w:id="976" w:author="nidal saleh" w:date="2025-06-14T11:13:00Z">
            <w:rPr>
              <w:rFonts w:ascii="Times New Roman" w:eastAsia="Times New Roman" w:hAnsi="Times New Roman" w:cs="Times New Roman"/>
              <w:sz w:val="24"/>
              <w:szCs w:val="24"/>
            </w:rPr>
          </w:rPrChange>
        </w:rPr>
        <w:t>SQLite</w:t>
      </w:r>
      <w:r w:rsidRPr="007F2ED9">
        <w:rPr>
          <w:rFonts w:ascii="Times New Roman" w:eastAsia="Times New Roman" w:hAnsi="Times New Roman" w:cs="Times New Roman"/>
          <w:sz w:val="32"/>
          <w:szCs w:val="32"/>
          <w:rtl/>
          <w:rPrChange w:id="977" w:author="nidal saleh" w:date="2025-06-14T11:13:00Z">
            <w:rPr>
              <w:rFonts w:ascii="Times New Roman" w:eastAsia="Times New Roman" w:hAnsi="Times New Roman" w:cs="Times New Roman"/>
              <w:sz w:val="24"/>
              <w:szCs w:val="24"/>
              <w:rtl/>
            </w:rPr>
          </w:rPrChange>
        </w:rPr>
        <w:t xml:space="preserve"> مع تفاصيل (النوع، وقت البدء، وقت الانتهاء، المدة، الموقع).</w:t>
      </w:r>
    </w:p>
    <w:p w14:paraId="4DF8E205" w14:textId="3C3B91B1" w:rsidR="00C24FA2" w:rsidRPr="007F2ED9" w:rsidRDefault="00C24FA2">
      <w:pPr>
        <w:pStyle w:val="ListParagraph"/>
        <w:numPr>
          <w:ilvl w:val="1"/>
          <w:numId w:val="36"/>
        </w:numPr>
        <w:bidi/>
        <w:rPr>
          <w:rFonts w:ascii="Times New Roman" w:eastAsia="Times New Roman" w:hAnsi="Times New Roman" w:cs="Times New Roman"/>
          <w:sz w:val="32"/>
          <w:szCs w:val="32"/>
          <w:rPrChange w:id="978" w:author="nidal saleh" w:date="2025-06-14T11:13:00Z">
            <w:rPr>
              <w:rFonts w:ascii="Times New Roman" w:eastAsia="Times New Roman" w:hAnsi="Times New Roman" w:cs="Times New Roman"/>
              <w:sz w:val="24"/>
              <w:szCs w:val="24"/>
            </w:rPr>
          </w:rPrChange>
        </w:rPr>
        <w:pPrChange w:id="979" w:author="nidal saleh" w:date="2025-06-08T17:33:00Z">
          <w:pPr>
            <w:pStyle w:val="ListParagraph"/>
            <w:numPr>
              <w:ilvl w:val="1"/>
              <w:numId w:val="35"/>
            </w:numPr>
            <w:bidi/>
            <w:ind w:left="1440" w:hanging="360"/>
          </w:pPr>
        </w:pPrChange>
      </w:pPr>
      <w:r w:rsidRPr="007F2ED9">
        <w:rPr>
          <w:rFonts w:ascii="Times New Roman" w:eastAsia="Times New Roman" w:hAnsi="Times New Roman" w:cs="Times New Roman"/>
          <w:sz w:val="32"/>
          <w:szCs w:val="32"/>
          <w:rtl/>
          <w:rPrChange w:id="980" w:author="nidal saleh" w:date="2025-06-14T11:13:00Z">
            <w:rPr>
              <w:rFonts w:ascii="Times New Roman" w:eastAsia="Times New Roman" w:hAnsi="Times New Roman" w:cs="Times New Roman"/>
              <w:sz w:val="24"/>
              <w:szCs w:val="24"/>
              <w:rtl/>
            </w:rPr>
          </w:rPrChange>
        </w:rPr>
        <w:t xml:space="preserve">إرسال إشعارات عبر البريد الإلكتروني </w:t>
      </w:r>
      <w:proofErr w:type="spellStart"/>
      <w:r w:rsidRPr="007F2ED9">
        <w:rPr>
          <w:rFonts w:ascii="Times New Roman" w:eastAsia="Times New Roman" w:hAnsi="Times New Roman" w:cs="Times New Roman"/>
          <w:sz w:val="32"/>
          <w:szCs w:val="32"/>
          <w:rtl/>
          <w:rPrChange w:id="981" w:author="nidal saleh" w:date="2025-06-14T11:13:00Z">
            <w:rPr>
              <w:rFonts w:ascii="Times New Roman" w:eastAsia="Times New Roman" w:hAnsi="Times New Roman" w:cs="Times New Roman"/>
              <w:sz w:val="24"/>
              <w:szCs w:val="24"/>
              <w:rtl/>
            </w:rPr>
          </w:rPrChange>
        </w:rPr>
        <w:t>وتيليجرام</w:t>
      </w:r>
      <w:proofErr w:type="spellEnd"/>
      <w:r w:rsidRPr="007F2ED9">
        <w:rPr>
          <w:rFonts w:ascii="Times New Roman" w:eastAsia="Times New Roman" w:hAnsi="Times New Roman" w:cs="Times New Roman"/>
          <w:sz w:val="32"/>
          <w:szCs w:val="32"/>
          <w:rtl/>
          <w:rPrChange w:id="982" w:author="nidal saleh" w:date="2025-06-14T11:13:00Z">
            <w:rPr>
              <w:rFonts w:ascii="Times New Roman" w:eastAsia="Times New Roman" w:hAnsi="Times New Roman" w:cs="Times New Roman"/>
              <w:sz w:val="24"/>
              <w:szCs w:val="24"/>
              <w:rtl/>
            </w:rPr>
          </w:rPrChange>
        </w:rPr>
        <w:t>.</w:t>
      </w:r>
    </w:p>
    <w:p w14:paraId="6003A617" w14:textId="5F859E43" w:rsidR="00C24FA2" w:rsidRPr="007F2ED9" w:rsidRDefault="00187156">
      <w:pPr>
        <w:pStyle w:val="ListParagraph"/>
        <w:numPr>
          <w:ilvl w:val="0"/>
          <w:numId w:val="36"/>
        </w:numPr>
        <w:bidi/>
        <w:rPr>
          <w:rFonts w:ascii="Times New Roman" w:eastAsia="Times New Roman" w:hAnsi="Times New Roman" w:cs="Times New Roman"/>
          <w:sz w:val="32"/>
          <w:szCs w:val="32"/>
          <w:rPrChange w:id="983" w:author="nidal saleh" w:date="2025-06-14T11:13:00Z">
            <w:rPr/>
          </w:rPrChange>
        </w:rPr>
        <w:pPrChange w:id="984" w:author="nidal saleh" w:date="2025-06-08T17:33:00Z">
          <w:pPr>
            <w:bidi/>
            <w:ind w:left="360"/>
          </w:pPr>
        </w:pPrChange>
      </w:pPr>
      <w:del w:id="985" w:author="nidal saleh" w:date="2025-06-08T17:33:00Z">
        <w:r w:rsidRPr="007F2ED9" w:rsidDel="000F154F">
          <w:rPr>
            <w:rFonts w:ascii="Times New Roman" w:eastAsia="Times New Roman" w:hAnsi="Times New Roman" w:cs="Times New Roman"/>
            <w:sz w:val="32"/>
            <w:szCs w:val="32"/>
            <w:rtl/>
            <w:rPrChange w:id="986" w:author="nidal saleh" w:date="2025-06-14T11:13:00Z">
              <w:rPr>
                <w:rtl/>
              </w:rPr>
            </w:rPrChange>
          </w:rPr>
          <w:delText>4.</w:delText>
        </w:r>
        <w:r w:rsidR="00C24FA2" w:rsidRPr="007F2ED9" w:rsidDel="000F154F">
          <w:rPr>
            <w:rFonts w:ascii="Times New Roman" w:eastAsia="Times New Roman" w:hAnsi="Times New Roman" w:cs="Times New Roman"/>
            <w:sz w:val="32"/>
            <w:szCs w:val="32"/>
            <w:rtl/>
            <w:rPrChange w:id="987" w:author="nidal saleh" w:date="2025-06-14T11:13:00Z">
              <w:rPr>
                <w:rtl/>
              </w:rPr>
            </w:rPrChange>
          </w:rPr>
          <w:delText>**</w:delText>
        </w:r>
      </w:del>
      <w:r w:rsidR="00C24FA2" w:rsidRPr="007F2ED9">
        <w:rPr>
          <w:rFonts w:ascii="Times New Roman" w:eastAsia="Times New Roman" w:hAnsi="Times New Roman" w:cs="Times New Roman"/>
          <w:sz w:val="32"/>
          <w:szCs w:val="32"/>
          <w:rtl/>
          <w:rPrChange w:id="988" w:author="nidal saleh" w:date="2025-06-14T11:13:00Z">
            <w:rPr>
              <w:rtl/>
            </w:rPr>
          </w:rPrChange>
        </w:rPr>
        <w:t>واجهة المستخدم</w:t>
      </w:r>
      <w:del w:id="989" w:author="nidal saleh" w:date="2025-06-08T17:33:00Z">
        <w:r w:rsidR="00C24FA2" w:rsidRPr="007F2ED9" w:rsidDel="000F154F">
          <w:rPr>
            <w:rFonts w:ascii="Times New Roman" w:eastAsia="Times New Roman" w:hAnsi="Times New Roman" w:cs="Times New Roman"/>
            <w:sz w:val="32"/>
            <w:szCs w:val="32"/>
            <w:rtl/>
            <w:rPrChange w:id="990" w:author="nidal saleh" w:date="2025-06-14T11:13:00Z">
              <w:rPr>
                <w:rtl/>
              </w:rPr>
            </w:rPrChange>
          </w:rPr>
          <w:delText>**</w:delText>
        </w:r>
      </w:del>
      <w:r w:rsidR="00C24FA2" w:rsidRPr="007F2ED9">
        <w:rPr>
          <w:rFonts w:ascii="Times New Roman" w:eastAsia="Times New Roman" w:hAnsi="Times New Roman" w:cs="Times New Roman"/>
          <w:sz w:val="32"/>
          <w:szCs w:val="32"/>
          <w:rtl/>
          <w:rPrChange w:id="991" w:author="nidal saleh" w:date="2025-06-14T11:13:00Z">
            <w:rPr>
              <w:rtl/>
            </w:rPr>
          </w:rPrChange>
        </w:rPr>
        <w:t>:</w:t>
      </w:r>
    </w:p>
    <w:p w14:paraId="0707BD1D" w14:textId="6565F2BA" w:rsidR="00C24FA2" w:rsidRPr="007F2ED9" w:rsidRDefault="00C24FA2">
      <w:pPr>
        <w:pStyle w:val="ListParagraph"/>
        <w:numPr>
          <w:ilvl w:val="1"/>
          <w:numId w:val="43"/>
        </w:numPr>
        <w:bidi/>
        <w:rPr>
          <w:rFonts w:ascii="Times New Roman" w:eastAsia="Times New Roman" w:hAnsi="Times New Roman" w:cs="Times New Roman"/>
          <w:sz w:val="32"/>
          <w:szCs w:val="32"/>
          <w:rPrChange w:id="992" w:author="nidal saleh" w:date="2025-06-14T11:13:00Z">
            <w:rPr>
              <w:rFonts w:ascii="Times New Roman" w:eastAsia="Times New Roman" w:hAnsi="Times New Roman" w:cs="Times New Roman"/>
              <w:sz w:val="24"/>
              <w:szCs w:val="24"/>
            </w:rPr>
          </w:rPrChange>
        </w:rPr>
        <w:pPrChange w:id="993" w:author="nidal saleh" w:date="2025-06-08T17:34:00Z">
          <w:pPr>
            <w:pStyle w:val="ListParagraph"/>
            <w:numPr>
              <w:ilvl w:val="1"/>
              <w:numId w:val="35"/>
            </w:numPr>
            <w:bidi/>
            <w:ind w:left="1440" w:hanging="360"/>
          </w:pPr>
        </w:pPrChange>
      </w:pPr>
      <w:r w:rsidRPr="007F2ED9">
        <w:rPr>
          <w:rFonts w:ascii="Times New Roman" w:eastAsia="Times New Roman" w:hAnsi="Times New Roman" w:cs="Times New Roman"/>
          <w:sz w:val="32"/>
          <w:szCs w:val="32"/>
          <w:rtl/>
          <w:rPrChange w:id="994" w:author="nidal saleh" w:date="2025-06-14T11:13:00Z">
            <w:rPr>
              <w:rFonts w:ascii="Times New Roman" w:eastAsia="Times New Roman" w:hAnsi="Times New Roman" w:cs="Times New Roman"/>
              <w:sz w:val="24"/>
              <w:szCs w:val="24"/>
              <w:rtl/>
            </w:rPr>
          </w:rPrChange>
        </w:rPr>
        <w:t xml:space="preserve">تصميم واجهة باستخدام </w:t>
      </w:r>
      <w:proofErr w:type="spellStart"/>
      <w:r w:rsidRPr="007F2ED9">
        <w:rPr>
          <w:rFonts w:ascii="Times New Roman" w:eastAsia="Times New Roman" w:hAnsi="Times New Roman" w:cs="Times New Roman"/>
          <w:sz w:val="32"/>
          <w:szCs w:val="32"/>
          <w:rPrChange w:id="995" w:author="nidal saleh" w:date="2025-06-14T11:13:00Z">
            <w:rPr>
              <w:rFonts w:ascii="Times New Roman" w:eastAsia="Times New Roman" w:hAnsi="Times New Roman" w:cs="Times New Roman"/>
              <w:sz w:val="24"/>
              <w:szCs w:val="24"/>
            </w:rPr>
          </w:rPrChange>
        </w:rPr>
        <w:t>Tkinter</w:t>
      </w:r>
      <w:proofErr w:type="spellEnd"/>
      <w:r w:rsidRPr="007F2ED9">
        <w:rPr>
          <w:rFonts w:ascii="Times New Roman" w:eastAsia="Times New Roman" w:hAnsi="Times New Roman" w:cs="Times New Roman"/>
          <w:sz w:val="32"/>
          <w:szCs w:val="32"/>
          <w:rtl/>
          <w:rPrChange w:id="996" w:author="nidal saleh" w:date="2025-06-14T11:13:00Z">
            <w:rPr>
              <w:rFonts w:ascii="Times New Roman" w:eastAsia="Times New Roman" w:hAnsi="Times New Roman" w:cs="Times New Roman"/>
              <w:sz w:val="24"/>
              <w:szCs w:val="24"/>
              <w:rtl/>
            </w:rPr>
          </w:rPrChange>
        </w:rPr>
        <w:t xml:space="preserve"> لعرض السجلات والإحصائيات.</w:t>
      </w:r>
    </w:p>
    <w:p w14:paraId="4EEEC592" w14:textId="337221B8" w:rsidR="00C24FA2" w:rsidRPr="007F2ED9" w:rsidRDefault="00C24FA2">
      <w:pPr>
        <w:pStyle w:val="ListParagraph"/>
        <w:numPr>
          <w:ilvl w:val="1"/>
          <w:numId w:val="43"/>
        </w:numPr>
        <w:bidi/>
        <w:rPr>
          <w:rFonts w:ascii="Times New Roman" w:eastAsia="Times New Roman" w:hAnsi="Times New Roman" w:cs="Times New Roman"/>
          <w:sz w:val="32"/>
          <w:szCs w:val="32"/>
          <w:rPrChange w:id="997" w:author="nidal saleh" w:date="2025-06-14T11:13:00Z">
            <w:rPr>
              <w:rFonts w:ascii="Times New Roman" w:eastAsia="Times New Roman" w:hAnsi="Times New Roman" w:cs="Times New Roman"/>
              <w:sz w:val="24"/>
              <w:szCs w:val="24"/>
            </w:rPr>
          </w:rPrChange>
        </w:rPr>
        <w:pPrChange w:id="998" w:author="nidal saleh" w:date="2025-06-08T17:34:00Z">
          <w:pPr>
            <w:pStyle w:val="ListParagraph"/>
            <w:numPr>
              <w:ilvl w:val="1"/>
              <w:numId w:val="35"/>
            </w:numPr>
            <w:bidi/>
            <w:ind w:left="1440" w:hanging="360"/>
          </w:pPr>
        </w:pPrChange>
      </w:pPr>
      <w:r w:rsidRPr="007F2ED9">
        <w:rPr>
          <w:rFonts w:ascii="Times New Roman" w:eastAsia="Times New Roman" w:hAnsi="Times New Roman" w:cs="Times New Roman"/>
          <w:sz w:val="32"/>
          <w:szCs w:val="32"/>
          <w:rtl/>
          <w:rPrChange w:id="999" w:author="nidal saleh" w:date="2025-06-14T11:13:00Z">
            <w:rPr>
              <w:rFonts w:ascii="Times New Roman" w:eastAsia="Times New Roman" w:hAnsi="Times New Roman" w:cs="Times New Roman"/>
              <w:sz w:val="24"/>
              <w:szCs w:val="24"/>
              <w:rtl/>
            </w:rPr>
          </w:rPrChange>
        </w:rPr>
        <w:t>إمكانية تصفية الحالات حسب النوع وحذف السجلات.</w:t>
      </w:r>
    </w:p>
    <w:p w14:paraId="7E7DAF68" w14:textId="322230D0" w:rsidR="009D1593" w:rsidRPr="009D1593" w:rsidRDefault="00C24FA2">
      <w:pPr>
        <w:pStyle w:val="ListParagraph"/>
        <w:numPr>
          <w:ilvl w:val="1"/>
          <w:numId w:val="43"/>
        </w:numPr>
        <w:bidi/>
        <w:rPr>
          <w:rFonts w:ascii="Times New Roman" w:eastAsia="Times New Roman" w:hAnsi="Times New Roman" w:cs="Times New Roman"/>
          <w:sz w:val="32"/>
          <w:szCs w:val="32"/>
          <w:rPrChange w:id="1000" w:author="nidal saleh" w:date="2025-06-14T11:17:00Z">
            <w:rPr>
              <w:rFonts w:ascii="Times New Roman" w:eastAsia="Times New Roman" w:hAnsi="Times New Roman" w:cs="Times New Roman"/>
              <w:sz w:val="24"/>
              <w:szCs w:val="24"/>
            </w:rPr>
          </w:rPrChange>
        </w:rPr>
        <w:pPrChange w:id="1001" w:author="nidal saleh" w:date="2025-06-14T11:17:00Z">
          <w:pPr>
            <w:pStyle w:val="ListParagraph"/>
            <w:numPr>
              <w:ilvl w:val="1"/>
              <w:numId w:val="35"/>
            </w:numPr>
            <w:bidi/>
            <w:ind w:left="1440" w:hanging="360"/>
          </w:pPr>
        </w:pPrChange>
      </w:pPr>
      <w:r w:rsidRPr="007F2ED9">
        <w:rPr>
          <w:rFonts w:ascii="Times New Roman" w:eastAsia="Times New Roman" w:hAnsi="Times New Roman" w:cs="Times New Roman"/>
          <w:sz w:val="32"/>
          <w:szCs w:val="32"/>
          <w:rtl/>
          <w:rPrChange w:id="1002" w:author="nidal saleh" w:date="2025-06-14T11:13:00Z">
            <w:rPr>
              <w:rFonts w:ascii="Times New Roman" w:eastAsia="Times New Roman" w:hAnsi="Times New Roman" w:cs="Times New Roman"/>
              <w:sz w:val="24"/>
              <w:szCs w:val="24"/>
              <w:rtl/>
            </w:rPr>
          </w:rPrChange>
        </w:rPr>
        <w:t xml:space="preserve">إنشاء تقارير يومية بصيغتي </w:t>
      </w:r>
      <w:ins w:id="1003" w:author="nidal saleh" w:date="2025-06-08T01:35:00Z">
        <w:r w:rsidR="00187156" w:rsidRPr="007F2ED9">
          <w:rPr>
            <w:rFonts w:ascii="Times New Roman" w:eastAsia="Times New Roman" w:hAnsi="Times New Roman" w:cs="Times New Roman"/>
            <w:sz w:val="32"/>
            <w:szCs w:val="32"/>
            <w:lang w:bidi="ar-SY"/>
            <w:rPrChange w:id="1004" w:author="nidal saleh" w:date="2025-06-14T11:13:00Z">
              <w:rPr>
                <w:rFonts w:ascii="Times New Roman" w:eastAsia="Times New Roman" w:hAnsi="Times New Roman" w:cs="Times New Roman"/>
                <w:sz w:val="24"/>
                <w:szCs w:val="24"/>
                <w:lang w:bidi="ar-SY"/>
              </w:rPr>
            </w:rPrChange>
          </w:rPr>
          <w:t>TXT</w:t>
        </w:r>
      </w:ins>
      <w:r w:rsidRPr="007F2ED9">
        <w:rPr>
          <w:rFonts w:ascii="Times New Roman" w:eastAsia="Times New Roman" w:hAnsi="Times New Roman" w:cs="Times New Roman"/>
          <w:sz w:val="32"/>
          <w:szCs w:val="32"/>
          <w:rtl/>
          <w:rPrChange w:id="1005" w:author="nidal saleh" w:date="2025-06-14T11:13:00Z">
            <w:rPr>
              <w:rFonts w:ascii="Times New Roman" w:eastAsia="Times New Roman" w:hAnsi="Times New Roman" w:cs="Times New Roman"/>
              <w:sz w:val="24"/>
              <w:szCs w:val="24"/>
              <w:rtl/>
            </w:rPr>
          </w:rPrChange>
        </w:rPr>
        <w:t xml:space="preserve"> و</w:t>
      </w:r>
      <w:r w:rsidRPr="007F2ED9">
        <w:rPr>
          <w:rFonts w:ascii="Times New Roman" w:eastAsia="Times New Roman" w:hAnsi="Times New Roman" w:cs="Times New Roman"/>
          <w:sz w:val="32"/>
          <w:szCs w:val="32"/>
          <w:rPrChange w:id="1006" w:author="nidal saleh" w:date="2025-06-14T11:13:00Z">
            <w:rPr>
              <w:rFonts w:ascii="Times New Roman" w:eastAsia="Times New Roman" w:hAnsi="Times New Roman" w:cs="Times New Roman"/>
              <w:sz w:val="24"/>
              <w:szCs w:val="24"/>
            </w:rPr>
          </w:rPrChange>
        </w:rPr>
        <w:t>PDF</w:t>
      </w:r>
      <w:r w:rsidRPr="007F2ED9">
        <w:rPr>
          <w:rFonts w:ascii="Times New Roman" w:eastAsia="Times New Roman" w:hAnsi="Times New Roman" w:cs="Times New Roman"/>
          <w:sz w:val="32"/>
          <w:szCs w:val="32"/>
          <w:rtl/>
          <w:rPrChange w:id="1007" w:author="nidal saleh" w:date="2025-06-14T11:13:00Z">
            <w:rPr>
              <w:rFonts w:ascii="Times New Roman" w:eastAsia="Times New Roman" w:hAnsi="Times New Roman" w:cs="Times New Roman"/>
              <w:sz w:val="24"/>
              <w:szCs w:val="24"/>
              <w:rtl/>
            </w:rPr>
          </w:rPrChange>
        </w:rPr>
        <w:t xml:space="preserve"> باستخدام </w:t>
      </w:r>
      <w:proofErr w:type="spellStart"/>
      <w:r w:rsidRPr="007F2ED9">
        <w:rPr>
          <w:rFonts w:ascii="Times New Roman" w:eastAsia="Times New Roman" w:hAnsi="Times New Roman" w:cs="Times New Roman"/>
          <w:sz w:val="32"/>
          <w:szCs w:val="32"/>
          <w:rPrChange w:id="1008" w:author="nidal saleh" w:date="2025-06-14T11:13:00Z">
            <w:rPr>
              <w:rFonts w:ascii="Times New Roman" w:eastAsia="Times New Roman" w:hAnsi="Times New Roman" w:cs="Times New Roman"/>
              <w:sz w:val="24"/>
              <w:szCs w:val="24"/>
            </w:rPr>
          </w:rPrChange>
        </w:rPr>
        <w:t>ReportLab</w:t>
      </w:r>
      <w:proofErr w:type="spellEnd"/>
      <w:r w:rsidRPr="007F2ED9">
        <w:rPr>
          <w:rFonts w:ascii="Times New Roman" w:eastAsia="Times New Roman" w:hAnsi="Times New Roman" w:cs="Times New Roman"/>
          <w:sz w:val="32"/>
          <w:szCs w:val="32"/>
          <w:rtl/>
          <w:rPrChange w:id="1009" w:author="nidal saleh" w:date="2025-06-14T11:13:00Z">
            <w:rPr>
              <w:rFonts w:ascii="Times New Roman" w:eastAsia="Times New Roman" w:hAnsi="Times New Roman" w:cs="Times New Roman"/>
              <w:sz w:val="24"/>
              <w:szCs w:val="24"/>
              <w:rtl/>
            </w:rPr>
          </w:rPrChange>
        </w:rPr>
        <w:t>.</w:t>
      </w:r>
    </w:p>
    <w:p w14:paraId="59EA4D11" w14:textId="2357920D" w:rsidR="00C24FA2" w:rsidRPr="007F2ED9" w:rsidRDefault="00187156">
      <w:pPr>
        <w:pStyle w:val="ListParagraph"/>
        <w:numPr>
          <w:ilvl w:val="0"/>
          <w:numId w:val="36"/>
        </w:numPr>
        <w:bidi/>
        <w:rPr>
          <w:rFonts w:ascii="Times New Roman" w:eastAsia="Times New Roman" w:hAnsi="Times New Roman" w:cs="Times New Roman"/>
          <w:sz w:val="32"/>
          <w:szCs w:val="32"/>
          <w:rPrChange w:id="1010" w:author="nidal saleh" w:date="2025-06-14T11:13:00Z">
            <w:rPr/>
          </w:rPrChange>
        </w:rPr>
        <w:pPrChange w:id="1011" w:author="nidal saleh" w:date="2025-06-08T17:33:00Z">
          <w:pPr>
            <w:bidi/>
            <w:ind w:left="360"/>
          </w:pPr>
        </w:pPrChange>
      </w:pPr>
      <w:del w:id="1012" w:author="nidal saleh" w:date="2025-06-08T17:33:00Z">
        <w:r w:rsidRPr="007F2ED9" w:rsidDel="000F154F">
          <w:rPr>
            <w:rFonts w:ascii="Times New Roman" w:eastAsia="Times New Roman" w:hAnsi="Times New Roman" w:cs="Times New Roman"/>
            <w:sz w:val="32"/>
            <w:szCs w:val="32"/>
            <w:rtl/>
            <w:rPrChange w:id="1013" w:author="nidal saleh" w:date="2025-06-14T11:13:00Z">
              <w:rPr>
                <w:rtl/>
              </w:rPr>
            </w:rPrChange>
          </w:rPr>
          <w:delText>5.</w:delText>
        </w:r>
      </w:del>
      <w:r w:rsidR="00C24FA2" w:rsidRPr="007F2ED9">
        <w:rPr>
          <w:rFonts w:ascii="Times New Roman" w:eastAsia="Times New Roman" w:hAnsi="Times New Roman" w:cs="Times New Roman"/>
          <w:sz w:val="32"/>
          <w:szCs w:val="32"/>
          <w:rtl/>
          <w:rPrChange w:id="1014" w:author="nidal saleh" w:date="2025-06-14T11:13:00Z">
            <w:rPr>
              <w:rtl/>
            </w:rPr>
          </w:rPrChange>
        </w:rPr>
        <w:t>الجدولة:</w:t>
      </w:r>
    </w:p>
    <w:p w14:paraId="0C9B5979" w14:textId="5F109390" w:rsidR="00C24FA2" w:rsidDel="00CC1F0B" w:rsidRDefault="00C24FA2">
      <w:pPr>
        <w:pStyle w:val="ListParagraph"/>
        <w:numPr>
          <w:ilvl w:val="1"/>
          <w:numId w:val="36"/>
        </w:numPr>
        <w:bidi/>
        <w:rPr>
          <w:del w:id="1015" w:author="nidal saleh" w:date="2025-06-14T11:19:00Z"/>
          <w:rFonts w:ascii="Times New Roman" w:eastAsia="Times New Roman" w:hAnsi="Times New Roman" w:cs="Times New Roman"/>
          <w:sz w:val="32"/>
          <w:szCs w:val="32"/>
        </w:rPr>
      </w:pPr>
      <w:r w:rsidRPr="007F2ED9">
        <w:rPr>
          <w:rFonts w:ascii="Times New Roman" w:eastAsia="Times New Roman" w:hAnsi="Times New Roman" w:cs="Times New Roman"/>
          <w:sz w:val="32"/>
          <w:szCs w:val="32"/>
          <w:rtl/>
          <w:rPrChange w:id="1016" w:author="nidal saleh" w:date="2025-06-14T11:13:00Z">
            <w:rPr>
              <w:rFonts w:ascii="Times New Roman" w:eastAsia="Times New Roman" w:hAnsi="Times New Roman" w:cs="Times New Roman"/>
              <w:sz w:val="24"/>
              <w:szCs w:val="24"/>
              <w:rtl/>
            </w:rPr>
          </w:rPrChange>
        </w:rPr>
        <w:t>استخدام خيوط (</w:t>
      </w:r>
      <w:r w:rsidRPr="007F2ED9">
        <w:rPr>
          <w:rFonts w:ascii="Times New Roman" w:eastAsia="Times New Roman" w:hAnsi="Times New Roman" w:cs="Times New Roman"/>
          <w:sz w:val="32"/>
          <w:szCs w:val="32"/>
          <w:rPrChange w:id="1017" w:author="nidal saleh" w:date="2025-06-14T11:13:00Z">
            <w:rPr>
              <w:rFonts w:ascii="Times New Roman" w:eastAsia="Times New Roman" w:hAnsi="Times New Roman" w:cs="Times New Roman"/>
              <w:sz w:val="24"/>
              <w:szCs w:val="24"/>
            </w:rPr>
          </w:rPrChange>
        </w:rPr>
        <w:t>Threading</w:t>
      </w:r>
      <w:r w:rsidRPr="007F2ED9">
        <w:rPr>
          <w:rFonts w:ascii="Times New Roman" w:eastAsia="Times New Roman" w:hAnsi="Times New Roman" w:cs="Times New Roman"/>
          <w:sz w:val="32"/>
          <w:szCs w:val="32"/>
          <w:rtl/>
          <w:rPrChange w:id="1018" w:author="nidal saleh" w:date="2025-06-14T11:13:00Z">
            <w:rPr>
              <w:rFonts w:ascii="Times New Roman" w:eastAsia="Times New Roman" w:hAnsi="Times New Roman" w:cs="Times New Roman"/>
              <w:sz w:val="24"/>
              <w:szCs w:val="24"/>
              <w:rtl/>
            </w:rPr>
          </w:rPrChange>
        </w:rPr>
        <w:t xml:space="preserve">) لجدولة إرسال تقارير يومية إلى </w:t>
      </w:r>
      <w:proofErr w:type="spellStart"/>
      <w:r w:rsidRPr="007F2ED9">
        <w:rPr>
          <w:rFonts w:ascii="Times New Roman" w:eastAsia="Times New Roman" w:hAnsi="Times New Roman" w:cs="Times New Roman"/>
          <w:sz w:val="32"/>
          <w:szCs w:val="32"/>
          <w:rtl/>
          <w:rPrChange w:id="1019" w:author="nidal saleh" w:date="2025-06-14T11:13:00Z">
            <w:rPr>
              <w:rFonts w:ascii="Times New Roman" w:eastAsia="Times New Roman" w:hAnsi="Times New Roman" w:cs="Times New Roman"/>
              <w:sz w:val="24"/>
              <w:szCs w:val="24"/>
              <w:rtl/>
            </w:rPr>
          </w:rPrChange>
        </w:rPr>
        <w:t>تيليجرام</w:t>
      </w:r>
      <w:proofErr w:type="spellEnd"/>
      <w:r w:rsidRPr="007F2ED9">
        <w:rPr>
          <w:rFonts w:ascii="Times New Roman" w:eastAsia="Times New Roman" w:hAnsi="Times New Roman" w:cs="Times New Roman"/>
          <w:sz w:val="32"/>
          <w:szCs w:val="32"/>
          <w:rtl/>
          <w:rPrChange w:id="1020" w:author="nidal saleh" w:date="2025-06-14T11:13:00Z">
            <w:rPr>
              <w:rFonts w:ascii="Times New Roman" w:eastAsia="Times New Roman" w:hAnsi="Times New Roman" w:cs="Times New Roman"/>
              <w:sz w:val="24"/>
              <w:szCs w:val="24"/>
              <w:rtl/>
            </w:rPr>
          </w:rPrChange>
        </w:rPr>
        <w:t xml:space="preserve"> في وقت محدد.</w:t>
      </w:r>
    </w:p>
    <w:p w14:paraId="7FF6B426" w14:textId="77777777" w:rsidR="00CC1F0B" w:rsidRPr="007F2ED9" w:rsidRDefault="00CC1F0B">
      <w:pPr>
        <w:pStyle w:val="ListParagraph"/>
        <w:numPr>
          <w:ilvl w:val="1"/>
          <w:numId w:val="36"/>
        </w:numPr>
        <w:bidi/>
        <w:rPr>
          <w:ins w:id="1021" w:author="nidal saleh" w:date="2025-06-18T09:36:00Z"/>
          <w:rFonts w:ascii="Times New Roman" w:eastAsia="Times New Roman" w:hAnsi="Times New Roman" w:cs="Times New Roman"/>
          <w:sz w:val="32"/>
          <w:szCs w:val="32"/>
          <w:rPrChange w:id="1022" w:author="nidal saleh" w:date="2025-06-14T11:13:00Z">
            <w:rPr>
              <w:ins w:id="1023" w:author="nidal saleh" w:date="2025-06-18T09:36:00Z"/>
              <w:rFonts w:ascii="Times New Roman" w:eastAsia="Times New Roman" w:hAnsi="Times New Roman" w:cs="Times New Roman"/>
              <w:sz w:val="24"/>
              <w:szCs w:val="24"/>
            </w:rPr>
          </w:rPrChange>
        </w:rPr>
        <w:pPrChange w:id="1024" w:author="nidal saleh" w:date="2025-06-18T09:36:00Z">
          <w:pPr>
            <w:pStyle w:val="ListParagraph"/>
            <w:numPr>
              <w:ilvl w:val="1"/>
              <w:numId w:val="35"/>
            </w:numPr>
            <w:bidi/>
            <w:ind w:left="1440" w:hanging="360"/>
          </w:pPr>
        </w:pPrChange>
      </w:pPr>
    </w:p>
    <w:p w14:paraId="7FDFA00E" w14:textId="77777777" w:rsidR="00C24FA2" w:rsidRPr="009D1593" w:rsidRDefault="00C24FA2">
      <w:pPr>
        <w:pStyle w:val="ListParagraph"/>
        <w:bidi/>
        <w:ind w:left="1440"/>
        <w:rPr>
          <w:rFonts w:ascii="Times New Roman" w:eastAsia="Times New Roman" w:hAnsi="Times New Roman" w:cs="Times New Roman"/>
          <w:sz w:val="24"/>
          <w:szCs w:val="24"/>
          <w:lang w:bidi="ar-SY"/>
          <w:rPrChange w:id="1025" w:author="nidal saleh" w:date="2025-06-14T11:19:00Z">
            <w:rPr>
              <w:lang w:bidi="ar-SY"/>
            </w:rPr>
          </w:rPrChange>
        </w:rPr>
        <w:pPrChange w:id="1026" w:author="nidal saleh" w:date="2025-06-18T09:36:00Z">
          <w:pPr>
            <w:bidi/>
          </w:pPr>
        </w:pPrChange>
      </w:pPr>
    </w:p>
    <w:p w14:paraId="08997F1C" w14:textId="64A03BAD" w:rsidR="00C24FA2" w:rsidRPr="00705C95" w:rsidRDefault="00B478C3">
      <w:pPr>
        <w:pStyle w:val="Heading2"/>
        <w:bidi/>
        <w:rPr>
          <w:rFonts w:eastAsia="Times New Roman"/>
          <w:sz w:val="32"/>
          <w:szCs w:val="32"/>
          <w:rPrChange w:id="1027" w:author="nidal saleh" w:date="2025-06-14T12:07:00Z">
            <w:rPr>
              <w:rFonts w:eastAsia="Times New Roman"/>
            </w:rPr>
          </w:rPrChange>
        </w:rPr>
        <w:pPrChange w:id="1028" w:author="nidal saleh" w:date="2025-06-18T09:36:00Z">
          <w:pPr>
            <w:bidi/>
          </w:pPr>
        </w:pPrChange>
      </w:pPr>
      <w:bookmarkStart w:id="1029" w:name="_Toc201131134"/>
      <w:ins w:id="1030" w:author="nidal saleh" w:date="2025-06-26T14:51:00Z">
        <w:r>
          <w:rPr>
            <w:rFonts w:eastAsia="Times New Roman" w:hint="cs"/>
            <w:sz w:val="32"/>
            <w:szCs w:val="32"/>
            <w:rtl/>
          </w:rPr>
          <w:lastRenderedPageBreak/>
          <w:t xml:space="preserve">1.5 </w:t>
        </w:r>
      </w:ins>
      <w:r w:rsidR="00C24FA2" w:rsidRPr="00705C95">
        <w:rPr>
          <w:rFonts w:eastAsia="Times New Roman"/>
          <w:sz w:val="32"/>
          <w:szCs w:val="32"/>
          <w:rtl/>
          <w:rPrChange w:id="1031" w:author="nidal saleh" w:date="2025-06-14T12:07:00Z">
            <w:rPr>
              <w:rFonts w:eastAsia="Times New Roman"/>
              <w:rtl/>
            </w:rPr>
          </w:rPrChange>
        </w:rPr>
        <w:t>توزيع فصول التقرير</w:t>
      </w:r>
      <w:bookmarkEnd w:id="1029"/>
    </w:p>
    <w:p w14:paraId="530A5BC4" w14:textId="6DCB78AC" w:rsidR="007D10A9" w:rsidRPr="009D1593" w:rsidRDefault="007D10A9">
      <w:pPr>
        <w:pStyle w:val="NormalWeb"/>
        <w:bidi/>
        <w:rPr>
          <w:ins w:id="1032" w:author="nidal saleh" w:date="2025-06-13T21:06:00Z"/>
          <w:sz w:val="32"/>
          <w:szCs w:val="32"/>
          <w:rPrChange w:id="1033" w:author="nidal saleh" w:date="2025-06-14T11:19:00Z">
            <w:rPr>
              <w:ins w:id="1034" w:author="nidal saleh" w:date="2025-06-13T21:06:00Z"/>
            </w:rPr>
          </w:rPrChange>
        </w:rPr>
        <w:pPrChange w:id="1035" w:author="nidal saleh" w:date="2025-06-18T09:33:00Z">
          <w:pPr>
            <w:pStyle w:val="NormalWeb"/>
          </w:pPr>
        </w:pPrChange>
      </w:pPr>
      <w:ins w:id="1036" w:author="nidal saleh" w:date="2025-06-13T21:06:00Z">
        <w:r w:rsidRPr="009D1593">
          <w:rPr>
            <w:rStyle w:val="Strong"/>
            <w:rFonts w:eastAsiaTheme="majorEastAsia"/>
            <w:sz w:val="32"/>
            <w:szCs w:val="32"/>
            <w:rtl/>
            <w:rPrChange w:id="1037" w:author="nidal saleh" w:date="2025-06-14T11:19:00Z">
              <w:rPr>
                <w:rStyle w:val="Strong"/>
                <w:rFonts w:eastAsiaTheme="majorEastAsia"/>
                <w:rtl/>
              </w:rPr>
            </w:rPrChange>
          </w:rPr>
          <w:t>الفصل الأول: المقدمة</w:t>
        </w:r>
        <w:r w:rsidRPr="009D1593">
          <w:rPr>
            <w:rStyle w:val="Strong"/>
            <w:rFonts w:eastAsiaTheme="majorEastAsia"/>
            <w:sz w:val="32"/>
            <w:szCs w:val="32"/>
            <w:rPrChange w:id="1038" w:author="nidal saleh" w:date="2025-06-14T11:19:00Z">
              <w:rPr>
                <w:rStyle w:val="Strong"/>
                <w:rFonts w:eastAsiaTheme="majorEastAsia"/>
              </w:rPr>
            </w:rPrChange>
          </w:rPr>
          <w:t xml:space="preserve"> (Introduction)</w:t>
        </w:r>
      </w:ins>
    </w:p>
    <w:p w14:paraId="4F6F5694" w14:textId="04F9E9C8" w:rsidR="007D10A9" w:rsidRPr="009D1593" w:rsidRDefault="007D10A9">
      <w:pPr>
        <w:pStyle w:val="NormalWeb"/>
        <w:numPr>
          <w:ilvl w:val="0"/>
          <w:numId w:val="74"/>
        </w:numPr>
        <w:bidi/>
        <w:rPr>
          <w:ins w:id="1039" w:author="nidal saleh" w:date="2025-06-13T21:06:00Z"/>
          <w:sz w:val="32"/>
          <w:szCs w:val="32"/>
          <w:rPrChange w:id="1040" w:author="nidal saleh" w:date="2025-06-14T11:18:00Z">
            <w:rPr>
              <w:ins w:id="1041" w:author="nidal saleh" w:date="2025-06-13T21:06:00Z"/>
            </w:rPr>
          </w:rPrChange>
        </w:rPr>
        <w:pPrChange w:id="1042" w:author="nidal saleh" w:date="2025-06-13T21:06:00Z">
          <w:pPr>
            <w:pStyle w:val="NormalWeb"/>
            <w:numPr>
              <w:numId w:val="66"/>
            </w:numPr>
            <w:tabs>
              <w:tab w:val="num" w:pos="720"/>
            </w:tabs>
            <w:ind w:left="720" w:hanging="360"/>
          </w:pPr>
        </w:pPrChange>
      </w:pPr>
      <w:ins w:id="1043" w:author="nidal saleh" w:date="2025-06-13T21:06:00Z">
        <w:r w:rsidRPr="009D1593">
          <w:rPr>
            <w:sz w:val="32"/>
            <w:szCs w:val="32"/>
            <w:rtl/>
            <w:rPrChange w:id="1044" w:author="nidal saleh" w:date="2025-06-14T11:18:00Z">
              <w:rPr>
                <w:rtl/>
              </w:rPr>
            </w:rPrChange>
          </w:rPr>
          <w:t>خلفية عامة عن الموضوع</w:t>
        </w:r>
      </w:ins>
      <w:ins w:id="1045" w:author="nidal saleh" w:date="2025-06-18T09:34:00Z">
        <w:r w:rsidR="00CC1F0B">
          <w:rPr>
            <w:rFonts w:hint="cs"/>
            <w:sz w:val="32"/>
            <w:szCs w:val="32"/>
            <w:rtl/>
          </w:rPr>
          <w:t>.</w:t>
        </w:r>
      </w:ins>
    </w:p>
    <w:p w14:paraId="7D594693" w14:textId="5C2D2134" w:rsidR="007D10A9" w:rsidRPr="009D1593" w:rsidRDefault="007D10A9">
      <w:pPr>
        <w:pStyle w:val="NormalWeb"/>
        <w:numPr>
          <w:ilvl w:val="0"/>
          <w:numId w:val="74"/>
        </w:numPr>
        <w:bidi/>
        <w:rPr>
          <w:ins w:id="1046" w:author="nidal saleh" w:date="2025-06-13T21:06:00Z"/>
          <w:sz w:val="32"/>
          <w:szCs w:val="32"/>
          <w:rPrChange w:id="1047" w:author="nidal saleh" w:date="2025-06-14T11:18:00Z">
            <w:rPr>
              <w:ins w:id="1048" w:author="nidal saleh" w:date="2025-06-13T21:06:00Z"/>
            </w:rPr>
          </w:rPrChange>
        </w:rPr>
        <w:pPrChange w:id="1049" w:author="nidal saleh" w:date="2025-06-13T21:06:00Z">
          <w:pPr>
            <w:pStyle w:val="NormalWeb"/>
            <w:numPr>
              <w:numId w:val="66"/>
            </w:numPr>
            <w:tabs>
              <w:tab w:val="num" w:pos="720"/>
            </w:tabs>
            <w:ind w:left="720" w:hanging="360"/>
          </w:pPr>
        </w:pPrChange>
      </w:pPr>
      <w:ins w:id="1050" w:author="nidal saleh" w:date="2025-06-13T21:06:00Z">
        <w:r w:rsidRPr="009D1593">
          <w:rPr>
            <w:sz w:val="32"/>
            <w:szCs w:val="32"/>
            <w:rtl/>
            <w:rPrChange w:id="1051" w:author="nidal saleh" w:date="2025-06-14T11:18:00Z">
              <w:rPr>
                <w:rtl/>
              </w:rPr>
            </w:rPrChange>
          </w:rPr>
          <w:t>سبب اختيار المشروع</w:t>
        </w:r>
      </w:ins>
      <w:ins w:id="1052" w:author="nidal saleh" w:date="2025-06-18T09:34:00Z">
        <w:r w:rsidR="00CC1F0B">
          <w:rPr>
            <w:rFonts w:hint="cs"/>
            <w:sz w:val="32"/>
            <w:szCs w:val="32"/>
            <w:rtl/>
          </w:rPr>
          <w:t>.</w:t>
        </w:r>
      </w:ins>
    </w:p>
    <w:p w14:paraId="64F57B4C" w14:textId="6BEE25CD" w:rsidR="007D10A9" w:rsidRPr="009D1593" w:rsidRDefault="007D10A9">
      <w:pPr>
        <w:pStyle w:val="NormalWeb"/>
        <w:numPr>
          <w:ilvl w:val="0"/>
          <w:numId w:val="74"/>
        </w:numPr>
        <w:bidi/>
        <w:rPr>
          <w:ins w:id="1053" w:author="nidal saleh" w:date="2025-06-13T21:06:00Z"/>
          <w:sz w:val="32"/>
          <w:szCs w:val="32"/>
          <w:rPrChange w:id="1054" w:author="nidal saleh" w:date="2025-06-14T11:18:00Z">
            <w:rPr>
              <w:ins w:id="1055" w:author="nidal saleh" w:date="2025-06-13T21:06:00Z"/>
            </w:rPr>
          </w:rPrChange>
        </w:rPr>
        <w:pPrChange w:id="1056" w:author="nidal saleh" w:date="2025-06-13T21:06:00Z">
          <w:pPr>
            <w:pStyle w:val="NormalWeb"/>
            <w:numPr>
              <w:numId w:val="66"/>
            </w:numPr>
            <w:tabs>
              <w:tab w:val="num" w:pos="720"/>
            </w:tabs>
            <w:ind w:left="720" w:hanging="360"/>
          </w:pPr>
        </w:pPrChange>
      </w:pPr>
      <w:ins w:id="1057" w:author="nidal saleh" w:date="2025-06-13T21:06:00Z">
        <w:r w:rsidRPr="009D1593">
          <w:rPr>
            <w:sz w:val="32"/>
            <w:szCs w:val="32"/>
            <w:rtl/>
            <w:rPrChange w:id="1058" w:author="nidal saleh" w:date="2025-06-14T11:18:00Z">
              <w:rPr>
                <w:rtl/>
              </w:rPr>
            </w:rPrChange>
          </w:rPr>
          <w:t>أهمية المشروع وأهدافه</w:t>
        </w:r>
      </w:ins>
      <w:ins w:id="1059" w:author="nidal saleh" w:date="2025-06-18T09:34:00Z">
        <w:r w:rsidR="00CC1F0B">
          <w:rPr>
            <w:rFonts w:hint="cs"/>
            <w:sz w:val="32"/>
            <w:szCs w:val="32"/>
            <w:rtl/>
          </w:rPr>
          <w:t>.</w:t>
        </w:r>
      </w:ins>
    </w:p>
    <w:p w14:paraId="3888033A" w14:textId="09375669" w:rsidR="007D10A9" w:rsidRPr="009D1593" w:rsidRDefault="007D10A9">
      <w:pPr>
        <w:pStyle w:val="NormalWeb"/>
        <w:numPr>
          <w:ilvl w:val="0"/>
          <w:numId w:val="74"/>
        </w:numPr>
        <w:bidi/>
        <w:rPr>
          <w:ins w:id="1060" w:author="nidal saleh" w:date="2025-06-13T21:06:00Z"/>
          <w:sz w:val="32"/>
          <w:szCs w:val="32"/>
          <w:rPrChange w:id="1061" w:author="nidal saleh" w:date="2025-06-14T11:18:00Z">
            <w:rPr>
              <w:ins w:id="1062" w:author="nidal saleh" w:date="2025-06-13T21:06:00Z"/>
            </w:rPr>
          </w:rPrChange>
        </w:rPr>
        <w:pPrChange w:id="1063" w:author="nidal saleh" w:date="2025-06-13T21:06:00Z">
          <w:pPr>
            <w:pStyle w:val="NormalWeb"/>
            <w:numPr>
              <w:numId w:val="66"/>
            </w:numPr>
            <w:tabs>
              <w:tab w:val="num" w:pos="720"/>
            </w:tabs>
            <w:ind w:left="720" w:hanging="360"/>
          </w:pPr>
        </w:pPrChange>
      </w:pPr>
      <w:ins w:id="1064" w:author="nidal saleh" w:date="2025-06-13T21:06:00Z">
        <w:r w:rsidRPr="009D1593">
          <w:rPr>
            <w:sz w:val="32"/>
            <w:szCs w:val="32"/>
            <w:rtl/>
            <w:rPrChange w:id="1065" w:author="nidal saleh" w:date="2025-06-14T11:18:00Z">
              <w:rPr>
                <w:rtl/>
              </w:rPr>
            </w:rPrChange>
          </w:rPr>
          <w:t>المنهجية العامة المستخدمة</w:t>
        </w:r>
      </w:ins>
      <w:ins w:id="1066" w:author="nidal saleh" w:date="2025-06-18T09:34:00Z">
        <w:r w:rsidR="00CC1F0B">
          <w:rPr>
            <w:rFonts w:hint="cs"/>
            <w:sz w:val="32"/>
            <w:szCs w:val="32"/>
            <w:rtl/>
          </w:rPr>
          <w:t>.</w:t>
        </w:r>
      </w:ins>
    </w:p>
    <w:p w14:paraId="54F0A222" w14:textId="76982A42" w:rsidR="007D10A9" w:rsidRDefault="007D10A9">
      <w:pPr>
        <w:pStyle w:val="NormalWeb"/>
        <w:numPr>
          <w:ilvl w:val="0"/>
          <w:numId w:val="74"/>
        </w:numPr>
        <w:bidi/>
        <w:rPr>
          <w:ins w:id="1067" w:author="nidal saleh" w:date="2025-06-18T09:36:00Z"/>
          <w:sz w:val="32"/>
          <w:szCs w:val="32"/>
        </w:rPr>
      </w:pPr>
      <w:ins w:id="1068" w:author="nidal saleh" w:date="2025-06-13T21:06:00Z">
        <w:r w:rsidRPr="009D1593">
          <w:rPr>
            <w:sz w:val="32"/>
            <w:szCs w:val="32"/>
            <w:rtl/>
            <w:rPrChange w:id="1069" w:author="nidal saleh" w:date="2025-06-14T11:18:00Z">
              <w:rPr>
                <w:rtl/>
              </w:rPr>
            </w:rPrChange>
          </w:rPr>
          <w:t>توزيع فصول التقرير</w:t>
        </w:r>
      </w:ins>
      <w:ins w:id="1070" w:author="nidal saleh" w:date="2025-06-18T09:34:00Z">
        <w:r w:rsidR="00CC1F0B">
          <w:rPr>
            <w:rFonts w:hint="cs"/>
            <w:sz w:val="32"/>
            <w:szCs w:val="32"/>
            <w:rtl/>
          </w:rPr>
          <w:t>.</w:t>
        </w:r>
      </w:ins>
    </w:p>
    <w:p w14:paraId="1BE90C40" w14:textId="77777777" w:rsidR="00CC1F0B" w:rsidRPr="009D1593" w:rsidRDefault="00CC1F0B">
      <w:pPr>
        <w:pStyle w:val="NormalWeb"/>
        <w:bidi/>
        <w:rPr>
          <w:ins w:id="1071" w:author="nidal saleh" w:date="2025-06-13T21:06:00Z"/>
          <w:sz w:val="32"/>
          <w:szCs w:val="32"/>
          <w:rPrChange w:id="1072" w:author="nidal saleh" w:date="2025-06-14T11:18:00Z">
            <w:rPr>
              <w:ins w:id="1073" w:author="nidal saleh" w:date="2025-06-13T21:06:00Z"/>
            </w:rPr>
          </w:rPrChange>
        </w:rPr>
        <w:pPrChange w:id="1074" w:author="nidal saleh" w:date="2025-06-18T09:36:00Z">
          <w:pPr>
            <w:pStyle w:val="NormalWeb"/>
            <w:numPr>
              <w:numId w:val="66"/>
            </w:numPr>
            <w:tabs>
              <w:tab w:val="num" w:pos="720"/>
            </w:tabs>
            <w:ind w:left="720" w:hanging="360"/>
          </w:pPr>
        </w:pPrChange>
      </w:pPr>
    </w:p>
    <w:p w14:paraId="2E88D8EE" w14:textId="627ED2C8" w:rsidR="007D10A9" w:rsidRPr="009D1593" w:rsidRDefault="007D10A9">
      <w:pPr>
        <w:pStyle w:val="NormalWeb"/>
        <w:bidi/>
        <w:rPr>
          <w:ins w:id="1075" w:author="nidal saleh" w:date="2025-06-13T21:06:00Z"/>
          <w:sz w:val="32"/>
          <w:szCs w:val="32"/>
          <w:rPrChange w:id="1076" w:author="nidal saleh" w:date="2025-06-14T11:19:00Z">
            <w:rPr>
              <w:ins w:id="1077" w:author="nidal saleh" w:date="2025-06-13T21:06:00Z"/>
            </w:rPr>
          </w:rPrChange>
        </w:rPr>
        <w:pPrChange w:id="1078" w:author="nidal saleh" w:date="2025-06-13T21:06:00Z">
          <w:pPr>
            <w:pStyle w:val="NormalWeb"/>
          </w:pPr>
        </w:pPrChange>
      </w:pPr>
      <w:ins w:id="1079" w:author="nidal saleh" w:date="2025-06-13T21:06:00Z">
        <w:r w:rsidRPr="009D1593">
          <w:rPr>
            <w:rStyle w:val="Strong"/>
            <w:rFonts w:eastAsiaTheme="majorEastAsia"/>
            <w:sz w:val="32"/>
            <w:szCs w:val="32"/>
            <w:rtl/>
            <w:rPrChange w:id="1080" w:author="nidal saleh" w:date="2025-06-14T11:19:00Z">
              <w:rPr>
                <w:rStyle w:val="Strong"/>
                <w:rFonts w:eastAsiaTheme="majorEastAsia"/>
                <w:rtl/>
              </w:rPr>
            </w:rPrChange>
          </w:rPr>
          <w:t>الفصل الثاني: الدراسات السابقة</w:t>
        </w:r>
        <w:r w:rsidRPr="009D1593">
          <w:rPr>
            <w:rStyle w:val="Strong"/>
            <w:rFonts w:eastAsiaTheme="majorEastAsia"/>
            <w:sz w:val="32"/>
            <w:szCs w:val="32"/>
            <w:rPrChange w:id="1081" w:author="nidal saleh" w:date="2025-06-14T11:19:00Z">
              <w:rPr>
                <w:rStyle w:val="Strong"/>
                <w:rFonts w:eastAsiaTheme="majorEastAsia"/>
              </w:rPr>
            </w:rPrChange>
          </w:rPr>
          <w:t xml:space="preserve"> (Literature Review)</w:t>
        </w:r>
      </w:ins>
    </w:p>
    <w:p w14:paraId="52F6EF7D" w14:textId="483D32D0" w:rsidR="007D10A9" w:rsidRPr="00CC1F0B" w:rsidRDefault="007D10A9">
      <w:pPr>
        <w:pStyle w:val="NormalWeb"/>
        <w:numPr>
          <w:ilvl w:val="0"/>
          <w:numId w:val="75"/>
        </w:numPr>
        <w:bidi/>
        <w:rPr>
          <w:ins w:id="1082" w:author="nidal saleh" w:date="2025-06-13T21:06:00Z"/>
          <w:sz w:val="32"/>
          <w:szCs w:val="32"/>
          <w:rPrChange w:id="1083" w:author="nidal saleh" w:date="2025-06-18T09:34:00Z">
            <w:rPr>
              <w:ins w:id="1084" w:author="nidal saleh" w:date="2025-06-13T21:06:00Z"/>
            </w:rPr>
          </w:rPrChange>
        </w:rPr>
        <w:pPrChange w:id="1085" w:author="nidal saleh" w:date="2025-06-13T21:06:00Z">
          <w:pPr>
            <w:pStyle w:val="NormalWeb"/>
            <w:numPr>
              <w:numId w:val="67"/>
            </w:numPr>
            <w:tabs>
              <w:tab w:val="num" w:pos="720"/>
            </w:tabs>
            <w:ind w:left="720" w:hanging="360"/>
          </w:pPr>
        </w:pPrChange>
      </w:pPr>
      <w:ins w:id="1086" w:author="nidal saleh" w:date="2025-06-13T21:06:00Z">
        <w:r w:rsidRPr="00CC1F0B">
          <w:rPr>
            <w:sz w:val="32"/>
            <w:szCs w:val="32"/>
            <w:rtl/>
            <w:rPrChange w:id="1087" w:author="nidal saleh" w:date="2025-06-18T09:34:00Z">
              <w:rPr>
                <w:rtl/>
              </w:rPr>
            </w:rPrChange>
          </w:rPr>
          <w:t>استعراض لأبحاث ومشاريع مشابهة</w:t>
        </w:r>
      </w:ins>
      <w:ins w:id="1088" w:author="nidal saleh" w:date="2025-06-18T09:34:00Z">
        <w:r w:rsidR="00CC1F0B">
          <w:rPr>
            <w:rFonts w:hint="cs"/>
            <w:sz w:val="32"/>
            <w:szCs w:val="32"/>
            <w:rtl/>
          </w:rPr>
          <w:t>.</w:t>
        </w:r>
      </w:ins>
    </w:p>
    <w:p w14:paraId="664E5DC2" w14:textId="034A7426" w:rsidR="007D10A9" w:rsidRPr="00CC1F0B" w:rsidRDefault="007D10A9">
      <w:pPr>
        <w:pStyle w:val="NormalWeb"/>
        <w:numPr>
          <w:ilvl w:val="0"/>
          <w:numId w:val="75"/>
        </w:numPr>
        <w:bidi/>
        <w:rPr>
          <w:ins w:id="1089" w:author="nidal saleh" w:date="2025-06-13T21:06:00Z"/>
          <w:sz w:val="32"/>
          <w:szCs w:val="32"/>
          <w:rPrChange w:id="1090" w:author="nidal saleh" w:date="2025-06-18T09:34:00Z">
            <w:rPr>
              <w:ins w:id="1091" w:author="nidal saleh" w:date="2025-06-13T21:06:00Z"/>
            </w:rPr>
          </w:rPrChange>
        </w:rPr>
        <w:pPrChange w:id="1092" w:author="nidal saleh" w:date="2025-06-13T21:06:00Z">
          <w:pPr>
            <w:pStyle w:val="NormalWeb"/>
            <w:numPr>
              <w:numId w:val="67"/>
            </w:numPr>
            <w:tabs>
              <w:tab w:val="num" w:pos="720"/>
            </w:tabs>
            <w:ind w:left="720" w:hanging="360"/>
          </w:pPr>
        </w:pPrChange>
      </w:pPr>
      <w:ins w:id="1093" w:author="nidal saleh" w:date="2025-06-13T21:06:00Z">
        <w:r w:rsidRPr="00CC1F0B">
          <w:rPr>
            <w:sz w:val="32"/>
            <w:szCs w:val="32"/>
            <w:rtl/>
            <w:rPrChange w:id="1094" w:author="nidal saleh" w:date="2025-06-18T09:34:00Z">
              <w:rPr>
                <w:rtl/>
              </w:rPr>
            </w:rPrChange>
          </w:rPr>
          <w:t>تحليل نقدي لنتائج الدراسات السابقة</w:t>
        </w:r>
      </w:ins>
      <w:ins w:id="1095" w:author="nidal saleh" w:date="2025-06-18T09:34:00Z">
        <w:r w:rsidR="00CC1F0B">
          <w:rPr>
            <w:rFonts w:hint="cs"/>
            <w:sz w:val="32"/>
            <w:szCs w:val="32"/>
            <w:rtl/>
          </w:rPr>
          <w:t>.</w:t>
        </w:r>
      </w:ins>
    </w:p>
    <w:p w14:paraId="676FC306" w14:textId="7CF217F3" w:rsidR="007D10A9" w:rsidRPr="00CC1F0B" w:rsidRDefault="007D10A9">
      <w:pPr>
        <w:pStyle w:val="NormalWeb"/>
        <w:numPr>
          <w:ilvl w:val="0"/>
          <w:numId w:val="75"/>
        </w:numPr>
        <w:bidi/>
        <w:rPr>
          <w:ins w:id="1096" w:author="nidal saleh" w:date="2025-06-13T21:06:00Z"/>
          <w:sz w:val="32"/>
          <w:szCs w:val="32"/>
          <w:rPrChange w:id="1097" w:author="nidal saleh" w:date="2025-06-18T09:34:00Z">
            <w:rPr>
              <w:ins w:id="1098" w:author="nidal saleh" w:date="2025-06-13T21:06:00Z"/>
            </w:rPr>
          </w:rPrChange>
        </w:rPr>
        <w:pPrChange w:id="1099" w:author="nidal saleh" w:date="2025-06-13T21:06:00Z">
          <w:pPr>
            <w:pStyle w:val="NormalWeb"/>
            <w:numPr>
              <w:numId w:val="67"/>
            </w:numPr>
            <w:tabs>
              <w:tab w:val="num" w:pos="720"/>
            </w:tabs>
            <w:ind w:left="720" w:hanging="360"/>
          </w:pPr>
        </w:pPrChange>
      </w:pPr>
      <w:ins w:id="1100" w:author="nidal saleh" w:date="2025-06-13T21:06:00Z">
        <w:r w:rsidRPr="00CC1F0B">
          <w:rPr>
            <w:sz w:val="32"/>
            <w:szCs w:val="32"/>
            <w:rtl/>
            <w:rPrChange w:id="1101" w:author="nidal saleh" w:date="2025-06-18T09:34:00Z">
              <w:rPr>
                <w:rtl/>
              </w:rPr>
            </w:rPrChange>
          </w:rPr>
          <w:t>ما يميز هذا المشروع عن</w:t>
        </w:r>
      </w:ins>
      <w:ins w:id="1102" w:author="nidal saleh" w:date="2025-06-13T21:14:00Z">
        <w:r w:rsidR="00C14B85" w:rsidRPr="00CC1F0B">
          <w:rPr>
            <w:sz w:val="32"/>
            <w:szCs w:val="32"/>
            <w:rtl/>
            <w:rPrChange w:id="1103" w:author="nidal saleh" w:date="2025-06-18T09:34:00Z">
              <w:rPr>
                <w:rtl/>
              </w:rPr>
            </w:rPrChange>
          </w:rPr>
          <w:t xml:space="preserve"> غيره</w:t>
        </w:r>
      </w:ins>
      <w:ins w:id="1104" w:author="nidal saleh" w:date="2025-06-18T09:34:00Z">
        <w:r w:rsidR="00CC1F0B">
          <w:rPr>
            <w:rFonts w:hint="cs"/>
            <w:sz w:val="32"/>
            <w:szCs w:val="32"/>
            <w:rtl/>
          </w:rPr>
          <w:t>.</w:t>
        </w:r>
      </w:ins>
    </w:p>
    <w:p w14:paraId="4599BE6E" w14:textId="2634A3FB" w:rsidR="007D10A9" w:rsidRDefault="007D10A9">
      <w:pPr>
        <w:pStyle w:val="NormalWeb"/>
        <w:numPr>
          <w:ilvl w:val="0"/>
          <w:numId w:val="75"/>
        </w:numPr>
        <w:bidi/>
        <w:rPr>
          <w:ins w:id="1105" w:author="nidal saleh" w:date="2025-06-18T09:36:00Z"/>
          <w:sz w:val="32"/>
          <w:szCs w:val="32"/>
        </w:rPr>
      </w:pPr>
      <w:ins w:id="1106" w:author="nidal saleh" w:date="2025-06-13T21:06:00Z">
        <w:r w:rsidRPr="00CC1F0B">
          <w:rPr>
            <w:sz w:val="32"/>
            <w:szCs w:val="32"/>
            <w:rtl/>
            <w:rPrChange w:id="1107" w:author="nidal saleh" w:date="2025-06-18T09:34:00Z">
              <w:rPr>
                <w:rtl/>
              </w:rPr>
            </w:rPrChange>
          </w:rPr>
          <w:t>جدول مقارنة بين المشروع الحالي والدراسات السابقة</w:t>
        </w:r>
      </w:ins>
      <w:ins w:id="1108" w:author="nidal saleh" w:date="2025-06-18T09:35:00Z">
        <w:r w:rsidR="00CC1F0B">
          <w:rPr>
            <w:rFonts w:hint="cs"/>
            <w:sz w:val="32"/>
            <w:szCs w:val="32"/>
            <w:rtl/>
          </w:rPr>
          <w:t>.</w:t>
        </w:r>
      </w:ins>
    </w:p>
    <w:p w14:paraId="5521E6B3" w14:textId="77777777" w:rsidR="00CC1F0B" w:rsidRPr="00CC1F0B" w:rsidRDefault="00CC1F0B">
      <w:pPr>
        <w:pStyle w:val="NormalWeb"/>
        <w:bidi/>
        <w:rPr>
          <w:ins w:id="1109" w:author="nidal saleh" w:date="2025-06-13T21:06:00Z"/>
          <w:sz w:val="32"/>
          <w:szCs w:val="32"/>
          <w:rPrChange w:id="1110" w:author="nidal saleh" w:date="2025-06-18T09:34:00Z">
            <w:rPr>
              <w:ins w:id="1111" w:author="nidal saleh" w:date="2025-06-13T21:06:00Z"/>
            </w:rPr>
          </w:rPrChange>
        </w:rPr>
        <w:pPrChange w:id="1112" w:author="nidal saleh" w:date="2025-06-18T09:36:00Z">
          <w:pPr>
            <w:pStyle w:val="NormalWeb"/>
            <w:numPr>
              <w:numId w:val="67"/>
            </w:numPr>
            <w:tabs>
              <w:tab w:val="num" w:pos="720"/>
            </w:tabs>
            <w:ind w:left="720" w:hanging="360"/>
          </w:pPr>
        </w:pPrChange>
      </w:pPr>
    </w:p>
    <w:p w14:paraId="362B6877" w14:textId="12BEE603" w:rsidR="007D10A9" w:rsidRPr="009D1593" w:rsidRDefault="007D10A9">
      <w:pPr>
        <w:pStyle w:val="NormalWeb"/>
        <w:bidi/>
        <w:rPr>
          <w:ins w:id="1113" w:author="nidal saleh" w:date="2025-06-13T21:06:00Z"/>
          <w:sz w:val="32"/>
          <w:szCs w:val="32"/>
          <w:rPrChange w:id="1114" w:author="nidal saleh" w:date="2025-06-14T11:19:00Z">
            <w:rPr>
              <w:ins w:id="1115" w:author="nidal saleh" w:date="2025-06-13T21:06:00Z"/>
            </w:rPr>
          </w:rPrChange>
        </w:rPr>
        <w:pPrChange w:id="1116" w:author="nidal saleh" w:date="2025-06-13T21:06:00Z">
          <w:pPr>
            <w:pStyle w:val="NormalWeb"/>
          </w:pPr>
        </w:pPrChange>
      </w:pPr>
      <w:ins w:id="1117" w:author="nidal saleh" w:date="2025-06-13T21:06:00Z">
        <w:r w:rsidRPr="009D1593">
          <w:rPr>
            <w:rStyle w:val="Strong"/>
            <w:rFonts w:eastAsiaTheme="majorEastAsia"/>
            <w:sz w:val="32"/>
            <w:szCs w:val="32"/>
            <w:rtl/>
            <w:rPrChange w:id="1118" w:author="nidal saleh" w:date="2025-06-14T11:19:00Z">
              <w:rPr>
                <w:rStyle w:val="Strong"/>
                <w:rFonts w:eastAsiaTheme="majorEastAsia"/>
                <w:rtl/>
              </w:rPr>
            </w:rPrChange>
          </w:rPr>
          <w:t>الفصل الثالث: المتطلبات وتحليل النظام</w:t>
        </w:r>
        <w:r w:rsidRPr="009D1593">
          <w:rPr>
            <w:rStyle w:val="Strong"/>
            <w:rFonts w:eastAsiaTheme="majorEastAsia"/>
            <w:sz w:val="32"/>
            <w:szCs w:val="32"/>
            <w:rPrChange w:id="1119" w:author="nidal saleh" w:date="2025-06-14T11:19:00Z">
              <w:rPr>
                <w:rStyle w:val="Strong"/>
                <w:rFonts w:eastAsiaTheme="majorEastAsia"/>
              </w:rPr>
            </w:rPrChange>
          </w:rPr>
          <w:t xml:space="preserve"> (System Analysis and Requirements)</w:t>
        </w:r>
      </w:ins>
    </w:p>
    <w:p w14:paraId="3A53634A" w14:textId="7E8AAAD2" w:rsidR="007D10A9" w:rsidRPr="009D1593" w:rsidRDefault="007D10A9">
      <w:pPr>
        <w:pStyle w:val="NormalWeb"/>
        <w:numPr>
          <w:ilvl w:val="0"/>
          <w:numId w:val="76"/>
        </w:numPr>
        <w:bidi/>
        <w:rPr>
          <w:ins w:id="1120" w:author="nidal saleh" w:date="2025-06-13T21:06:00Z"/>
          <w:sz w:val="32"/>
          <w:szCs w:val="32"/>
          <w:rPrChange w:id="1121" w:author="nidal saleh" w:date="2025-06-14T11:19:00Z">
            <w:rPr>
              <w:ins w:id="1122" w:author="nidal saleh" w:date="2025-06-13T21:06:00Z"/>
            </w:rPr>
          </w:rPrChange>
        </w:rPr>
        <w:pPrChange w:id="1123" w:author="nidal saleh" w:date="2025-06-13T21:06:00Z">
          <w:pPr>
            <w:pStyle w:val="NormalWeb"/>
            <w:numPr>
              <w:numId w:val="68"/>
            </w:numPr>
            <w:tabs>
              <w:tab w:val="num" w:pos="720"/>
            </w:tabs>
            <w:ind w:left="720" w:hanging="360"/>
          </w:pPr>
        </w:pPrChange>
      </w:pPr>
      <w:ins w:id="1124" w:author="nidal saleh" w:date="2025-06-13T21:06:00Z">
        <w:r w:rsidRPr="009D1593">
          <w:rPr>
            <w:sz w:val="32"/>
            <w:szCs w:val="32"/>
            <w:rtl/>
            <w:rPrChange w:id="1125" w:author="nidal saleh" w:date="2025-06-14T11:19:00Z">
              <w:rPr>
                <w:rtl/>
              </w:rPr>
            </w:rPrChange>
          </w:rPr>
          <w:t>وصف المشكلة أو الحاجة</w:t>
        </w:r>
      </w:ins>
      <w:ins w:id="1126" w:author="nidal saleh" w:date="2025-06-18T09:35:00Z">
        <w:r w:rsidR="00CC1F0B">
          <w:rPr>
            <w:rFonts w:hint="cs"/>
            <w:sz w:val="32"/>
            <w:szCs w:val="32"/>
            <w:rtl/>
          </w:rPr>
          <w:t>.</w:t>
        </w:r>
      </w:ins>
    </w:p>
    <w:p w14:paraId="2C14E15B" w14:textId="5796ECF5" w:rsidR="007D10A9" w:rsidRPr="009D1593" w:rsidRDefault="007D10A9">
      <w:pPr>
        <w:pStyle w:val="NormalWeb"/>
        <w:numPr>
          <w:ilvl w:val="0"/>
          <w:numId w:val="76"/>
        </w:numPr>
        <w:bidi/>
        <w:rPr>
          <w:ins w:id="1127" w:author="nidal saleh" w:date="2025-06-13T21:06:00Z"/>
          <w:sz w:val="32"/>
          <w:szCs w:val="32"/>
          <w:rPrChange w:id="1128" w:author="nidal saleh" w:date="2025-06-14T11:19:00Z">
            <w:rPr>
              <w:ins w:id="1129" w:author="nidal saleh" w:date="2025-06-13T21:06:00Z"/>
            </w:rPr>
          </w:rPrChange>
        </w:rPr>
        <w:pPrChange w:id="1130" w:author="nidal saleh" w:date="2025-06-13T21:06:00Z">
          <w:pPr>
            <w:pStyle w:val="NormalWeb"/>
            <w:numPr>
              <w:numId w:val="68"/>
            </w:numPr>
            <w:tabs>
              <w:tab w:val="num" w:pos="720"/>
            </w:tabs>
            <w:ind w:left="720" w:hanging="360"/>
          </w:pPr>
        </w:pPrChange>
      </w:pPr>
      <w:ins w:id="1131" w:author="nidal saleh" w:date="2025-06-13T21:06:00Z">
        <w:r w:rsidRPr="009D1593">
          <w:rPr>
            <w:sz w:val="32"/>
            <w:szCs w:val="32"/>
            <w:rtl/>
            <w:rPrChange w:id="1132" w:author="nidal saleh" w:date="2025-06-14T11:19:00Z">
              <w:rPr>
                <w:rtl/>
              </w:rPr>
            </w:rPrChange>
          </w:rPr>
          <w:t>المتطلبات الوظيفية</w:t>
        </w:r>
      </w:ins>
      <w:ins w:id="1133" w:author="nidal saleh" w:date="2025-06-18T09:35:00Z">
        <w:r w:rsidR="00CC1F0B">
          <w:rPr>
            <w:rFonts w:hint="cs"/>
            <w:sz w:val="32"/>
            <w:szCs w:val="32"/>
            <w:rtl/>
          </w:rPr>
          <w:t>.</w:t>
        </w:r>
      </w:ins>
    </w:p>
    <w:p w14:paraId="381620DF" w14:textId="69465A19" w:rsidR="007D10A9" w:rsidRPr="009D1593" w:rsidRDefault="007D10A9">
      <w:pPr>
        <w:pStyle w:val="NormalWeb"/>
        <w:numPr>
          <w:ilvl w:val="0"/>
          <w:numId w:val="76"/>
        </w:numPr>
        <w:bidi/>
        <w:rPr>
          <w:ins w:id="1134" w:author="nidal saleh" w:date="2025-06-13T21:06:00Z"/>
          <w:sz w:val="32"/>
          <w:szCs w:val="32"/>
          <w:rPrChange w:id="1135" w:author="nidal saleh" w:date="2025-06-14T11:19:00Z">
            <w:rPr>
              <w:ins w:id="1136" w:author="nidal saleh" w:date="2025-06-13T21:06:00Z"/>
            </w:rPr>
          </w:rPrChange>
        </w:rPr>
        <w:pPrChange w:id="1137" w:author="nidal saleh" w:date="2025-06-13T21:06:00Z">
          <w:pPr>
            <w:pStyle w:val="NormalWeb"/>
            <w:numPr>
              <w:numId w:val="68"/>
            </w:numPr>
            <w:tabs>
              <w:tab w:val="num" w:pos="720"/>
            </w:tabs>
            <w:ind w:left="720" w:hanging="360"/>
          </w:pPr>
        </w:pPrChange>
      </w:pPr>
      <w:ins w:id="1138" w:author="nidal saleh" w:date="2025-06-13T21:06:00Z">
        <w:r w:rsidRPr="009D1593">
          <w:rPr>
            <w:sz w:val="32"/>
            <w:szCs w:val="32"/>
            <w:rtl/>
            <w:rPrChange w:id="1139" w:author="nidal saleh" w:date="2025-06-14T11:19:00Z">
              <w:rPr>
                <w:rtl/>
              </w:rPr>
            </w:rPrChange>
          </w:rPr>
          <w:t>المتطلبات غير الوظيفية</w:t>
        </w:r>
      </w:ins>
      <w:ins w:id="1140" w:author="nidal saleh" w:date="2025-06-18T09:35:00Z">
        <w:r w:rsidR="00CC1F0B">
          <w:rPr>
            <w:rFonts w:hint="cs"/>
            <w:sz w:val="32"/>
            <w:szCs w:val="32"/>
            <w:rtl/>
          </w:rPr>
          <w:t>.</w:t>
        </w:r>
      </w:ins>
    </w:p>
    <w:p w14:paraId="43F7E96C" w14:textId="73D86AB5" w:rsidR="007D10A9" w:rsidRDefault="007D10A9">
      <w:pPr>
        <w:pStyle w:val="NormalWeb"/>
        <w:numPr>
          <w:ilvl w:val="0"/>
          <w:numId w:val="76"/>
        </w:numPr>
        <w:bidi/>
        <w:rPr>
          <w:ins w:id="1141" w:author="nidal saleh" w:date="2025-06-18T09:36:00Z"/>
          <w:sz w:val="32"/>
          <w:szCs w:val="32"/>
        </w:rPr>
      </w:pPr>
      <w:ins w:id="1142" w:author="nidal saleh" w:date="2025-06-13T21:06:00Z">
        <w:r w:rsidRPr="009D1593">
          <w:rPr>
            <w:sz w:val="32"/>
            <w:szCs w:val="32"/>
            <w:rtl/>
            <w:rPrChange w:id="1143" w:author="nidal saleh" w:date="2025-06-14T11:19:00Z">
              <w:rPr>
                <w:rtl/>
              </w:rPr>
            </w:rPrChange>
          </w:rPr>
          <w:t xml:space="preserve">دراسة جدوى مبسطة </w:t>
        </w:r>
      </w:ins>
      <w:ins w:id="1144" w:author="nidal saleh" w:date="2025-06-18T09:35:00Z">
        <w:r w:rsidR="00CC1F0B">
          <w:rPr>
            <w:rFonts w:hint="cs"/>
            <w:sz w:val="32"/>
            <w:szCs w:val="32"/>
            <w:rtl/>
          </w:rPr>
          <w:t>.</w:t>
        </w:r>
      </w:ins>
    </w:p>
    <w:p w14:paraId="321D14C1" w14:textId="77777777" w:rsidR="00CC1F0B" w:rsidRPr="009D1593" w:rsidRDefault="00CC1F0B">
      <w:pPr>
        <w:pStyle w:val="NormalWeb"/>
        <w:bidi/>
        <w:rPr>
          <w:ins w:id="1145" w:author="nidal saleh" w:date="2025-06-13T21:06:00Z"/>
          <w:sz w:val="32"/>
          <w:szCs w:val="32"/>
          <w:rPrChange w:id="1146" w:author="nidal saleh" w:date="2025-06-14T11:19:00Z">
            <w:rPr>
              <w:ins w:id="1147" w:author="nidal saleh" w:date="2025-06-13T21:06:00Z"/>
            </w:rPr>
          </w:rPrChange>
        </w:rPr>
        <w:pPrChange w:id="1148" w:author="nidal saleh" w:date="2025-06-18T09:36:00Z">
          <w:pPr>
            <w:pStyle w:val="NormalWeb"/>
            <w:numPr>
              <w:numId w:val="68"/>
            </w:numPr>
            <w:tabs>
              <w:tab w:val="num" w:pos="720"/>
            </w:tabs>
            <w:ind w:left="720" w:hanging="360"/>
          </w:pPr>
        </w:pPrChange>
      </w:pPr>
    </w:p>
    <w:p w14:paraId="05282288" w14:textId="20FC4501" w:rsidR="007D10A9" w:rsidRPr="009D1593" w:rsidRDefault="007D10A9">
      <w:pPr>
        <w:pStyle w:val="NormalWeb"/>
        <w:bidi/>
        <w:rPr>
          <w:ins w:id="1149" w:author="nidal saleh" w:date="2025-06-13T21:06:00Z"/>
          <w:sz w:val="32"/>
          <w:szCs w:val="32"/>
          <w:rPrChange w:id="1150" w:author="nidal saleh" w:date="2025-06-14T11:19:00Z">
            <w:rPr>
              <w:ins w:id="1151" w:author="nidal saleh" w:date="2025-06-13T21:06:00Z"/>
            </w:rPr>
          </w:rPrChange>
        </w:rPr>
        <w:pPrChange w:id="1152" w:author="nidal saleh" w:date="2025-06-13T21:06:00Z">
          <w:pPr>
            <w:pStyle w:val="NormalWeb"/>
          </w:pPr>
        </w:pPrChange>
      </w:pPr>
      <w:ins w:id="1153" w:author="nidal saleh" w:date="2025-06-13T21:06:00Z">
        <w:r w:rsidRPr="009D1593">
          <w:rPr>
            <w:rStyle w:val="Strong"/>
            <w:rFonts w:eastAsiaTheme="majorEastAsia"/>
            <w:sz w:val="32"/>
            <w:szCs w:val="32"/>
            <w:rtl/>
            <w:rPrChange w:id="1154" w:author="nidal saleh" w:date="2025-06-14T11:19:00Z">
              <w:rPr>
                <w:rStyle w:val="Strong"/>
                <w:rFonts w:eastAsiaTheme="majorEastAsia"/>
                <w:rtl/>
              </w:rPr>
            </w:rPrChange>
          </w:rPr>
          <w:t>الفصل الرابع: التصميم</w:t>
        </w:r>
        <w:r w:rsidRPr="009D1593">
          <w:rPr>
            <w:rStyle w:val="Strong"/>
            <w:rFonts w:eastAsiaTheme="majorEastAsia"/>
            <w:sz w:val="32"/>
            <w:szCs w:val="32"/>
            <w:rPrChange w:id="1155" w:author="nidal saleh" w:date="2025-06-14T11:19:00Z">
              <w:rPr>
                <w:rStyle w:val="Strong"/>
                <w:rFonts w:eastAsiaTheme="majorEastAsia"/>
              </w:rPr>
            </w:rPrChange>
          </w:rPr>
          <w:t xml:space="preserve"> (System Design)</w:t>
        </w:r>
      </w:ins>
    </w:p>
    <w:p w14:paraId="7ED9695D" w14:textId="5CCF325D" w:rsidR="007D10A9" w:rsidRPr="009D1593" w:rsidRDefault="007D10A9">
      <w:pPr>
        <w:pStyle w:val="NormalWeb"/>
        <w:numPr>
          <w:ilvl w:val="0"/>
          <w:numId w:val="77"/>
        </w:numPr>
        <w:bidi/>
        <w:rPr>
          <w:ins w:id="1156" w:author="nidal saleh" w:date="2025-06-13T21:06:00Z"/>
          <w:sz w:val="32"/>
          <w:szCs w:val="32"/>
          <w:rPrChange w:id="1157" w:author="nidal saleh" w:date="2025-06-14T11:19:00Z">
            <w:rPr>
              <w:ins w:id="1158" w:author="nidal saleh" w:date="2025-06-13T21:06:00Z"/>
            </w:rPr>
          </w:rPrChange>
        </w:rPr>
        <w:pPrChange w:id="1159" w:author="nidal saleh" w:date="2025-06-13T21:06:00Z">
          <w:pPr>
            <w:pStyle w:val="NormalWeb"/>
            <w:numPr>
              <w:numId w:val="69"/>
            </w:numPr>
            <w:tabs>
              <w:tab w:val="num" w:pos="720"/>
            </w:tabs>
            <w:ind w:left="720" w:hanging="360"/>
          </w:pPr>
        </w:pPrChange>
      </w:pPr>
      <w:ins w:id="1160" w:author="nidal saleh" w:date="2025-06-13T21:06:00Z">
        <w:r w:rsidRPr="009D1593">
          <w:rPr>
            <w:sz w:val="32"/>
            <w:szCs w:val="32"/>
            <w:rtl/>
            <w:rPrChange w:id="1161" w:author="nidal saleh" w:date="2025-06-14T11:19:00Z">
              <w:rPr>
                <w:rtl/>
              </w:rPr>
            </w:rPrChange>
          </w:rPr>
          <w:t>مخططات التصميم</w:t>
        </w:r>
      </w:ins>
      <w:ins w:id="1162" w:author="nidal saleh" w:date="2025-06-13T21:11:00Z">
        <w:r w:rsidRPr="009D1593">
          <w:rPr>
            <w:sz w:val="32"/>
            <w:szCs w:val="32"/>
            <w:rPrChange w:id="1163" w:author="nidal saleh" w:date="2025-06-14T11:19:00Z">
              <w:rPr/>
            </w:rPrChange>
          </w:rPr>
          <w:t>)</w:t>
        </w:r>
      </w:ins>
      <w:ins w:id="1164" w:author="nidal saleh" w:date="2025-06-13T21:06:00Z">
        <w:r w:rsidRPr="009D1593">
          <w:rPr>
            <w:sz w:val="32"/>
            <w:szCs w:val="32"/>
            <w:rPrChange w:id="1165" w:author="nidal saleh" w:date="2025-06-14T11:19:00Z">
              <w:rPr/>
            </w:rPrChange>
          </w:rPr>
          <w:t xml:space="preserve"> </w:t>
        </w:r>
        <w:r w:rsidRPr="009D1593">
          <w:rPr>
            <w:sz w:val="32"/>
            <w:szCs w:val="32"/>
            <w:rtl/>
            <w:rPrChange w:id="1166" w:author="nidal saleh" w:date="2025-06-14T11:19:00Z">
              <w:rPr>
                <w:rtl/>
              </w:rPr>
            </w:rPrChange>
          </w:rPr>
          <w:t xml:space="preserve">المعمارية، التدفق، </w:t>
        </w:r>
      </w:ins>
      <w:ins w:id="1167" w:author="nidal saleh" w:date="2025-06-13T21:10:00Z">
        <w:r w:rsidRPr="009D1593">
          <w:rPr>
            <w:sz w:val="32"/>
            <w:szCs w:val="32"/>
            <w:rPrChange w:id="1168" w:author="nidal saleh" w:date="2025-06-14T11:19:00Z">
              <w:rPr/>
            </w:rPrChange>
          </w:rPr>
          <w:t>(</w:t>
        </w:r>
      </w:ins>
      <w:ins w:id="1169" w:author="nidal saleh" w:date="2025-06-13T21:06:00Z">
        <w:r w:rsidRPr="009D1593">
          <w:rPr>
            <w:sz w:val="32"/>
            <w:szCs w:val="32"/>
            <w:rPrChange w:id="1170" w:author="nidal saleh" w:date="2025-06-14T11:19:00Z">
              <w:rPr/>
            </w:rPrChange>
          </w:rPr>
          <w:t>UML</w:t>
        </w:r>
      </w:ins>
      <w:ins w:id="1171" w:author="nidal saleh" w:date="2025-06-18T09:35:00Z">
        <w:r w:rsidR="00CC1F0B">
          <w:rPr>
            <w:rFonts w:hint="cs"/>
            <w:sz w:val="32"/>
            <w:szCs w:val="32"/>
            <w:rtl/>
            <w:lang w:bidi="ar-SY"/>
          </w:rPr>
          <w:t>.</w:t>
        </w:r>
      </w:ins>
    </w:p>
    <w:p w14:paraId="675D2C42" w14:textId="0FB2E87A" w:rsidR="007D10A9" w:rsidRPr="009D1593" w:rsidRDefault="007D10A9">
      <w:pPr>
        <w:pStyle w:val="NormalWeb"/>
        <w:numPr>
          <w:ilvl w:val="0"/>
          <w:numId w:val="77"/>
        </w:numPr>
        <w:bidi/>
        <w:rPr>
          <w:ins w:id="1172" w:author="nidal saleh" w:date="2025-06-13T21:06:00Z"/>
          <w:sz w:val="32"/>
          <w:szCs w:val="32"/>
          <w:rPrChange w:id="1173" w:author="nidal saleh" w:date="2025-06-14T11:19:00Z">
            <w:rPr>
              <w:ins w:id="1174" w:author="nidal saleh" w:date="2025-06-13T21:06:00Z"/>
            </w:rPr>
          </w:rPrChange>
        </w:rPr>
        <w:pPrChange w:id="1175" w:author="nidal saleh" w:date="2025-06-13T21:11:00Z">
          <w:pPr>
            <w:pStyle w:val="NormalWeb"/>
            <w:numPr>
              <w:numId w:val="69"/>
            </w:numPr>
            <w:tabs>
              <w:tab w:val="num" w:pos="720"/>
            </w:tabs>
            <w:ind w:left="720" w:hanging="360"/>
          </w:pPr>
        </w:pPrChange>
      </w:pPr>
      <w:ins w:id="1176" w:author="nidal saleh" w:date="2025-06-13T21:06:00Z">
        <w:r w:rsidRPr="009D1593">
          <w:rPr>
            <w:sz w:val="32"/>
            <w:szCs w:val="32"/>
            <w:rtl/>
            <w:rPrChange w:id="1177" w:author="nidal saleh" w:date="2025-06-14T11:19:00Z">
              <w:rPr>
                <w:rtl/>
              </w:rPr>
            </w:rPrChange>
          </w:rPr>
          <w:t>تحليل حالات الاستخدام</w:t>
        </w:r>
        <w:r w:rsidRPr="009D1593">
          <w:rPr>
            <w:sz w:val="32"/>
            <w:szCs w:val="32"/>
            <w:rPrChange w:id="1178" w:author="nidal saleh" w:date="2025-06-14T11:19:00Z">
              <w:rPr/>
            </w:rPrChange>
          </w:rPr>
          <w:t xml:space="preserve"> </w:t>
        </w:r>
      </w:ins>
      <w:ins w:id="1179" w:author="nidal saleh" w:date="2025-06-18T09:35:00Z">
        <w:r w:rsidR="00CC1F0B">
          <w:rPr>
            <w:sz w:val="32"/>
            <w:szCs w:val="32"/>
          </w:rPr>
          <w:t>.</w:t>
        </w:r>
      </w:ins>
      <w:ins w:id="1180" w:author="nidal saleh" w:date="2025-06-13T21:06:00Z">
        <w:r w:rsidRPr="009D1593">
          <w:rPr>
            <w:sz w:val="32"/>
            <w:szCs w:val="32"/>
            <w:rPrChange w:id="1181" w:author="nidal saleh" w:date="2025-06-14T11:19:00Z">
              <w:rPr/>
            </w:rPrChange>
          </w:rPr>
          <w:t>(Use Case Analysis)</w:t>
        </w:r>
      </w:ins>
    </w:p>
    <w:p w14:paraId="7C77BC0F" w14:textId="536D3817" w:rsidR="007D10A9" w:rsidRDefault="007D10A9">
      <w:pPr>
        <w:pStyle w:val="NormalWeb"/>
        <w:numPr>
          <w:ilvl w:val="0"/>
          <w:numId w:val="77"/>
        </w:numPr>
        <w:bidi/>
        <w:rPr>
          <w:ins w:id="1182" w:author="nidal saleh" w:date="2025-06-18T09:36:00Z"/>
          <w:sz w:val="32"/>
          <w:szCs w:val="32"/>
        </w:rPr>
      </w:pPr>
      <w:ins w:id="1183" w:author="nidal saleh" w:date="2025-06-13T21:06:00Z">
        <w:r w:rsidRPr="009D1593">
          <w:rPr>
            <w:sz w:val="32"/>
            <w:szCs w:val="32"/>
            <w:rtl/>
            <w:rPrChange w:id="1184" w:author="nidal saleh" w:date="2025-06-14T11:19:00Z">
              <w:rPr>
                <w:rtl/>
              </w:rPr>
            </w:rPrChange>
          </w:rPr>
          <w:t>معمارية النموذج الذكي</w:t>
        </w:r>
      </w:ins>
      <w:ins w:id="1185" w:author="nidal saleh" w:date="2025-06-18T09:35:00Z">
        <w:r w:rsidR="00CC1F0B">
          <w:rPr>
            <w:sz w:val="32"/>
            <w:szCs w:val="32"/>
          </w:rPr>
          <w:t>.</w:t>
        </w:r>
      </w:ins>
      <w:ins w:id="1186" w:author="nidal saleh" w:date="2025-06-13T21:06:00Z">
        <w:r w:rsidRPr="009D1593">
          <w:rPr>
            <w:sz w:val="32"/>
            <w:szCs w:val="32"/>
            <w:rPrChange w:id="1187" w:author="nidal saleh" w:date="2025-06-14T11:19:00Z">
              <w:rPr/>
            </w:rPrChange>
          </w:rPr>
          <w:t xml:space="preserve"> (AI Model Architecture)</w:t>
        </w:r>
      </w:ins>
    </w:p>
    <w:p w14:paraId="4B94FCCD" w14:textId="77777777" w:rsidR="00CC1F0B" w:rsidRDefault="00CC1F0B" w:rsidP="00CC1F0B">
      <w:pPr>
        <w:pStyle w:val="NormalWeb"/>
        <w:bidi/>
        <w:rPr>
          <w:ins w:id="1188" w:author="nidal saleh" w:date="2025-06-18T09:37:00Z"/>
          <w:sz w:val="32"/>
          <w:szCs w:val="32"/>
          <w:rtl/>
        </w:rPr>
      </w:pPr>
    </w:p>
    <w:p w14:paraId="6A52D7A4" w14:textId="77777777" w:rsidR="00CC1F0B" w:rsidRDefault="00CC1F0B" w:rsidP="00CC1F0B">
      <w:pPr>
        <w:pStyle w:val="NormalWeb"/>
        <w:bidi/>
        <w:rPr>
          <w:ins w:id="1189" w:author="nidal saleh" w:date="2025-06-18T09:37:00Z"/>
          <w:sz w:val="32"/>
          <w:szCs w:val="32"/>
          <w:rtl/>
        </w:rPr>
      </w:pPr>
    </w:p>
    <w:p w14:paraId="4EC2D503" w14:textId="77777777" w:rsidR="00CC1F0B" w:rsidRPr="009D1593" w:rsidRDefault="00CC1F0B">
      <w:pPr>
        <w:pStyle w:val="NormalWeb"/>
        <w:bidi/>
        <w:rPr>
          <w:ins w:id="1190" w:author="nidal saleh" w:date="2025-06-13T21:06:00Z"/>
          <w:sz w:val="32"/>
          <w:szCs w:val="32"/>
          <w:rPrChange w:id="1191" w:author="nidal saleh" w:date="2025-06-14T11:19:00Z">
            <w:rPr>
              <w:ins w:id="1192" w:author="nidal saleh" w:date="2025-06-13T21:06:00Z"/>
            </w:rPr>
          </w:rPrChange>
        </w:rPr>
        <w:pPrChange w:id="1193" w:author="nidal saleh" w:date="2025-06-18T09:37:00Z">
          <w:pPr>
            <w:pStyle w:val="NormalWeb"/>
            <w:numPr>
              <w:numId w:val="69"/>
            </w:numPr>
            <w:tabs>
              <w:tab w:val="num" w:pos="720"/>
            </w:tabs>
            <w:ind w:left="720" w:hanging="360"/>
          </w:pPr>
        </w:pPrChange>
      </w:pPr>
    </w:p>
    <w:p w14:paraId="187694B8" w14:textId="35A7106B" w:rsidR="007D10A9" w:rsidRPr="009D1593" w:rsidRDefault="007D10A9">
      <w:pPr>
        <w:pStyle w:val="NormalWeb"/>
        <w:bidi/>
        <w:rPr>
          <w:ins w:id="1194" w:author="nidal saleh" w:date="2025-06-13T21:06:00Z"/>
          <w:sz w:val="32"/>
          <w:szCs w:val="32"/>
          <w:lang w:bidi="ar-SY"/>
          <w:rPrChange w:id="1195" w:author="nidal saleh" w:date="2025-06-14T11:19:00Z">
            <w:rPr>
              <w:ins w:id="1196" w:author="nidal saleh" w:date="2025-06-13T21:06:00Z"/>
            </w:rPr>
          </w:rPrChange>
        </w:rPr>
        <w:pPrChange w:id="1197" w:author="nidal saleh" w:date="2025-06-13T21:06:00Z">
          <w:pPr>
            <w:pStyle w:val="NormalWeb"/>
          </w:pPr>
        </w:pPrChange>
      </w:pPr>
      <w:ins w:id="1198" w:author="nidal saleh" w:date="2025-06-13T21:06:00Z">
        <w:r w:rsidRPr="009D1593">
          <w:rPr>
            <w:rStyle w:val="Strong"/>
            <w:rFonts w:eastAsiaTheme="majorEastAsia"/>
            <w:sz w:val="32"/>
            <w:szCs w:val="32"/>
            <w:rtl/>
            <w:rPrChange w:id="1199" w:author="nidal saleh" w:date="2025-06-14T11:19:00Z">
              <w:rPr>
                <w:rStyle w:val="Strong"/>
                <w:rFonts w:eastAsiaTheme="majorEastAsia"/>
                <w:rtl/>
              </w:rPr>
            </w:rPrChange>
          </w:rPr>
          <w:t>الفصل الخامس: التنفيذ</w:t>
        </w:r>
        <w:r w:rsidRPr="009D1593">
          <w:rPr>
            <w:rStyle w:val="Strong"/>
            <w:rFonts w:eastAsiaTheme="majorEastAsia"/>
            <w:sz w:val="32"/>
            <w:szCs w:val="32"/>
            <w:rPrChange w:id="1200" w:author="nidal saleh" w:date="2025-06-14T11:19:00Z">
              <w:rPr>
                <w:rStyle w:val="Strong"/>
                <w:rFonts w:eastAsiaTheme="majorEastAsia"/>
              </w:rPr>
            </w:rPrChange>
          </w:rPr>
          <w:t xml:space="preserve"> (Implementation)</w:t>
        </w:r>
      </w:ins>
    </w:p>
    <w:p w14:paraId="183427B2" w14:textId="07FED48C" w:rsidR="007D10A9" w:rsidRPr="009D1593" w:rsidRDefault="007D10A9">
      <w:pPr>
        <w:pStyle w:val="NormalWeb"/>
        <w:numPr>
          <w:ilvl w:val="0"/>
          <w:numId w:val="78"/>
        </w:numPr>
        <w:bidi/>
        <w:rPr>
          <w:ins w:id="1201" w:author="nidal saleh" w:date="2025-06-13T21:06:00Z"/>
          <w:sz w:val="32"/>
          <w:szCs w:val="32"/>
          <w:rPrChange w:id="1202" w:author="nidal saleh" w:date="2025-06-14T11:19:00Z">
            <w:rPr>
              <w:ins w:id="1203" w:author="nidal saleh" w:date="2025-06-13T21:06:00Z"/>
            </w:rPr>
          </w:rPrChange>
        </w:rPr>
        <w:pPrChange w:id="1204" w:author="nidal saleh" w:date="2025-06-13T21:07:00Z">
          <w:pPr>
            <w:pStyle w:val="NormalWeb"/>
            <w:numPr>
              <w:numId w:val="70"/>
            </w:numPr>
            <w:tabs>
              <w:tab w:val="num" w:pos="720"/>
            </w:tabs>
            <w:ind w:left="720" w:hanging="360"/>
          </w:pPr>
        </w:pPrChange>
      </w:pPr>
      <w:ins w:id="1205" w:author="nidal saleh" w:date="2025-06-13T21:06:00Z">
        <w:r w:rsidRPr="009D1593">
          <w:rPr>
            <w:sz w:val="32"/>
            <w:szCs w:val="32"/>
            <w:rtl/>
            <w:rPrChange w:id="1206" w:author="nidal saleh" w:date="2025-06-14T11:19:00Z">
              <w:rPr>
                <w:rtl/>
              </w:rPr>
            </w:rPrChange>
          </w:rPr>
          <w:lastRenderedPageBreak/>
          <w:t>الأدوات واللغات المستخدمة</w:t>
        </w:r>
      </w:ins>
      <w:ins w:id="1207" w:author="nidal saleh" w:date="2025-06-18T09:35:00Z">
        <w:r w:rsidR="00CC1F0B">
          <w:rPr>
            <w:rFonts w:hint="cs"/>
            <w:sz w:val="32"/>
            <w:szCs w:val="32"/>
            <w:rtl/>
          </w:rPr>
          <w:t>.</w:t>
        </w:r>
      </w:ins>
    </w:p>
    <w:p w14:paraId="23E38AC4" w14:textId="317EEFBC" w:rsidR="007D10A9" w:rsidRPr="009D1593" w:rsidRDefault="007D10A9">
      <w:pPr>
        <w:pStyle w:val="NormalWeb"/>
        <w:numPr>
          <w:ilvl w:val="0"/>
          <w:numId w:val="78"/>
        </w:numPr>
        <w:bidi/>
        <w:rPr>
          <w:ins w:id="1208" w:author="nidal saleh" w:date="2025-06-13T21:06:00Z"/>
          <w:sz w:val="32"/>
          <w:szCs w:val="32"/>
          <w:rPrChange w:id="1209" w:author="nidal saleh" w:date="2025-06-14T11:19:00Z">
            <w:rPr>
              <w:ins w:id="1210" w:author="nidal saleh" w:date="2025-06-13T21:06:00Z"/>
            </w:rPr>
          </w:rPrChange>
        </w:rPr>
        <w:pPrChange w:id="1211" w:author="nidal saleh" w:date="2025-06-13T21:07:00Z">
          <w:pPr>
            <w:pStyle w:val="NormalWeb"/>
            <w:numPr>
              <w:numId w:val="70"/>
            </w:numPr>
            <w:tabs>
              <w:tab w:val="num" w:pos="720"/>
            </w:tabs>
            <w:ind w:left="720" w:hanging="360"/>
          </w:pPr>
        </w:pPrChange>
      </w:pPr>
      <w:ins w:id="1212" w:author="nidal saleh" w:date="2025-06-13T21:06:00Z">
        <w:r w:rsidRPr="009D1593">
          <w:rPr>
            <w:sz w:val="32"/>
            <w:szCs w:val="32"/>
            <w:rtl/>
            <w:rPrChange w:id="1213" w:author="nidal saleh" w:date="2025-06-14T11:19:00Z">
              <w:rPr>
                <w:rtl/>
              </w:rPr>
            </w:rPrChange>
          </w:rPr>
          <w:t>شرح بناء النظام أو النموذج</w:t>
        </w:r>
      </w:ins>
      <w:ins w:id="1214" w:author="nidal saleh" w:date="2025-06-18T09:35:00Z">
        <w:r w:rsidR="00CC1F0B">
          <w:rPr>
            <w:rFonts w:hint="cs"/>
            <w:sz w:val="32"/>
            <w:szCs w:val="32"/>
            <w:rtl/>
          </w:rPr>
          <w:t>.</w:t>
        </w:r>
      </w:ins>
    </w:p>
    <w:p w14:paraId="6081DFCC" w14:textId="0937CCAF" w:rsidR="00CC1F0B" w:rsidRDefault="007D10A9" w:rsidP="00CC1F0B">
      <w:pPr>
        <w:pStyle w:val="NormalWeb"/>
        <w:numPr>
          <w:ilvl w:val="0"/>
          <w:numId w:val="78"/>
        </w:numPr>
        <w:bidi/>
        <w:rPr>
          <w:ins w:id="1215" w:author="nidal saleh" w:date="2025-06-18T09:37:00Z"/>
          <w:sz w:val="32"/>
          <w:szCs w:val="32"/>
        </w:rPr>
      </w:pPr>
      <w:ins w:id="1216" w:author="nidal saleh" w:date="2025-06-13T21:06:00Z">
        <w:r w:rsidRPr="009D1593">
          <w:rPr>
            <w:sz w:val="32"/>
            <w:szCs w:val="32"/>
            <w:rtl/>
            <w:rPrChange w:id="1217" w:author="nidal saleh" w:date="2025-06-14T11:19:00Z">
              <w:rPr>
                <w:rtl/>
              </w:rPr>
            </w:rPrChange>
          </w:rPr>
          <w:t>شرح الأجزاء البرمجية الأساسية</w:t>
        </w:r>
      </w:ins>
      <w:ins w:id="1218" w:author="nidal saleh" w:date="2025-06-18T09:35:00Z">
        <w:r w:rsidR="00CC1F0B">
          <w:rPr>
            <w:rFonts w:hint="cs"/>
            <w:sz w:val="32"/>
            <w:szCs w:val="32"/>
            <w:rtl/>
          </w:rPr>
          <w:t>.</w:t>
        </w:r>
      </w:ins>
    </w:p>
    <w:p w14:paraId="62BEEE1D" w14:textId="77777777" w:rsidR="00CC1F0B" w:rsidRPr="00CC1F0B" w:rsidRDefault="00CC1F0B">
      <w:pPr>
        <w:pStyle w:val="NormalWeb"/>
        <w:bidi/>
        <w:ind w:left="720"/>
        <w:rPr>
          <w:ins w:id="1219" w:author="nidal saleh" w:date="2025-06-13T21:06:00Z"/>
          <w:sz w:val="32"/>
          <w:szCs w:val="32"/>
          <w:rPrChange w:id="1220" w:author="nidal saleh" w:date="2025-06-18T09:37:00Z">
            <w:rPr>
              <w:ins w:id="1221" w:author="nidal saleh" w:date="2025-06-13T21:06:00Z"/>
            </w:rPr>
          </w:rPrChange>
        </w:rPr>
        <w:pPrChange w:id="1222" w:author="nidal saleh" w:date="2025-06-18T09:37:00Z">
          <w:pPr>
            <w:pStyle w:val="NormalWeb"/>
            <w:numPr>
              <w:numId w:val="70"/>
            </w:numPr>
            <w:tabs>
              <w:tab w:val="num" w:pos="720"/>
            </w:tabs>
            <w:ind w:left="720" w:hanging="360"/>
          </w:pPr>
        </w:pPrChange>
      </w:pPr>
    </w:p>
    <w:p w14:paraId="1C81824B" w14:textId="6E33B6F9" w:rsidR="007D10A9" w:rsidRPr="009D1593" w:rsidRDefault="007D10A9">
      <w:pPr>
        <w:pStyle w:val="NormalWeb"/>
        <w:bidi/>
        <w:rPr>
          <w:ins w:id="1223" w:author="nidal saleh" w:date="2025-06-13T21:06:00Z"/>
          <w:sz w:val="32"/>
          <w:szCs w:val="32"/>
          <w:rPrChange w:id="1224" w:author="nidal saleh" w:date="2025-06-14T11:19:00Z">
            <w:rPr>
              <w:ins w:id="1225" w:author="nidal saleh" w:date="2025-06-13T21:06:00Z"/>
            </w:rPr>
          </w:rPrChange>
        </w:rPr>
        <w:pPrChange w:id="1226" w:author="nidal saleh" w:date="2025-06-13T21:06:00Z">
          <w:pPr>
            <w:pStyle w:val="NormalWeb"/>
          </w:pPr>
        </w:pPrChange>
      </w:pPr>
      <w:ins w:id="1227" w:author="nidal saleh" w:date="2025-06-13T21:06:00Z">
        <w:r w:rsidRPr="009D1593">
          <w:rPr>
            <w:rStyle w:val="Strong"/>
            <w:rFonts w:eastAsiaTheme="majorEastAsia"/>
            <w:sz w:val="32"/>
            <w:szCs w:val="32"/>
            <w:rtl/>
            <w:rPrChange w:id="1228" w:author="nidal saleh" w:date="2025-06-14T11:19:00Z">
              <w:rPr>
                <w:rStyle w:val="Strong"/>
                <w:rFonts w:eastAsiaTheme="majorEastAsia"/>
                <w:rtl/>
              </w:rPr>
            </w:rPrChange>
          </w:rPr>
          <w:t>الفصل السادس: الاختبار والتقييم</w:t>
        </w:r>
        <w:r w:rsidRPr="009D1593">
          <w:rPr>
            <w:rStyle w:val="Strong"/>
            <w:rFonts w:eastAsiaTheme="majorEastAsia"/>
            <w:sz w:val="32"/>
            <w:szCs w:val="32"/>
            <w:rPrChange w:id="1229" w:author="nidal saleh" w:date="2025-06-14T11:19:00Z">
              <w:rPr>
                <w:rStyle w:val="Strong"/>
                <w:rFonts w:eastAsiaTheme="majorEastAsia"/>
              </w:rPr>
            </w:rPrChange>
          </w:rPr>
          <w:t xml:space="preserve"> (Testing and Evaluation)</w:t>
        </w:r>
      </w:ins>
    </w:p>
    <w:p w14:paraId="2F702E3F" w14:textId="20F7173D" w:rsidR="007D10A9" w:rsidRPr="009D1593" w:rsidRDefault="007D10A9">
      <w:pPr>
        <w:pStyle w:val="NormalWeb"/>
        <w:numPr>
          <w:ilvl w:val="0"/>
          <w:numId w:val="79"/>
        </w:numPr>
        <w:bidi/>
        <w:rPr>
          <w:ins w:id="1230" w:author="nidal saleh" w:date="2025-06-13T21:06:00Z"/>
          <w:sz w:val="32"/>
          <w:szCs w:val="32"/>
          <w:rPrChange w:id="1231" w:author="nidal saleh" w:date="2025-06-14T11:19:00Z">
            <w:rPr>
              <w:ins w:id="1232" w:author="nidal saleh" w:date="2025-06-13T21:06:00Z"/>
            </w:rPr>
          </w:rPrChange>
        </w:rPr>
        <w:pPrChange w:id="1233" w:author="nidal saleh" w:date="2025-06-13T21:07:00Z">
          <w:pPr>
            <w:pStyle w:val="NormalWeb"/>
            <w:numPr>
              <w:numId w:val="71"/>
            </w:numPr>
            <w:tabs>
              <w:tab w:val="num" w:pos="720"/>
            </w:tabs>
            <w:ind w:left="720" w:hanging="360"/>
          </w:pPr>
        </w:pPrChange>
      </w:pPr>
      <w:ins w:id="1234" w:author="nidal saleh" w:date="2025-06-13T21:06:00Z">
        <w:r w:rsidRPr="009D1593">
          <w:rPr>
            <w:sz w:val="32"/>
            <w:szCs w:val="32"/>
            <w:rtl/>
            <w:rPrChange w:id="1235" w:author="nidal saleh" w:date="2025-06-14T11:19:00Z">
              <w:rPr>
                <w:rtl/>
              </w:rPr>
            </w:rPrChange>
          </w:rPr>
          <w:t>طرق الاختبار (وحدات، تكامل، أداء)</w:t>
        </w:r>
      </w:ins>
      <w:ins w:id="1236" w:author="nidal saleh" w:date="2025-06-18T09:35:00Z">
        <w:r w:rsidR="00CC1F0B">
          <w:rPr>
            <w:rFonts w:hint="cs"/>
            <w:sz w:val="32"/>
            <w:szCs w:val="32"/>
            <w:rtl/>
          </w:rPr>
          <w:t>.</w:t>
        </w:r>
      </w:ins>
    </w:p>
    <w:p w14:paraId="7DAAE6CC" w14:textId="56458ABA" w:rsidR="007D10A9" w:rsidRPr="009D1593" w:rsidRDefault="007D10A9">
      <w:pPr>
        <w:pStyle w:val="NormalWeb"/>
        <w:numPr>
          <w:ilvl w:val="0"/>
          <w:numId w:val="79"/>
        </w:numPr>
        <w:bidi/>
        <w:rPr>
          <w:ins w:id="1237" w:author="nidal saleh" w:date="2025-06-13T21:06:00Z"/>
          <w:sz w:val="32"/>
          <w:szCs w:val="32"/>
          <w:rPrChange w:id="1238" w:author="nidal saleh" w:date="2025-06-14T11:19:00Z">
            <w:rPr>
              <w:ins w:id="1239" w:author="nidal saleh" w:date="2025-06-13T21:06:00Z"/>
            </w:rPr>
          </w:rPrChange>
        </w:rPr>
        <w:pPrChange w:id="1240" w:author="nidal saleh" w:date="2025-06-13T21:07:00Z">
          <w:pPr>
            <w:pStyle w:val="NormalWeb"/>
            <w:numPr>
              <w:numId w:val="71"/>
            </w:numPr>
            <w:tabs>
              <w:tab w:val="num" w:pos="720"/>
            </w:tabs>
            <w:ind w:left="720" w:hanging="360"/>
          </w:pPr>
        </w:pPrChange>
      </w:pPr>
      <w:ins w:id="1241" w:author="nidal saleh" w:date="2025-06-13T21:06:00Z">
        <w:r w:rsidRPr="009D1593">
          <w:rPr>
            <w:sz w:val="32"/>
            <w:szCs w:val="32"/>
            <w:rtl/>
            <w:rPrChange w:id="1242" w:author="nidal saleh" w:date="2025-06-14T11:19:00Z">
              <w:rPr>
                <w:rtl/>
              </w:rPr>
            </w:rPrChange>
          </w:rPr>
          <w:t>نتائج الاختبارات</w:t>
        </w:r>
      </w:ins>
      <w:ins w:id="1243" w:author="nidal saleh" w:date="2025-06-18T09:35:00Z">
        <w:r w:rsidR="00CC1F0B">
          <w:rPr>
            <w:rFonts w:hint="cs"/>
            <w:sz w:val="32"/>
            <w:szCs w:val="32"/>
            <w:rtl/>
          </w:rPr>
          <w:t>.</w:t>
        </w:r>
      </w:ins>
    </w:p>
    <w:p w14:paraId="20651DFE" w14:textId="62E12E5C" w:rsidR="007D10A9" w:rsidRPr="009D1593" w:rsidRDefault="007D10A9">
      <w:pPr>
        <w:pStyle w:val="NormalWeb"/>
        <w:numPr>
          <w:ilvl w:val="0"/>
          <w:numId w:val="79"/>
        </w:numPr>
        <w:bidi/>
        <w:rPr>
          <w:ins w:id="1244" w:author="nidal saleh" w:date="2025-06-13T21:06:00Z"/>
          <w:sz w:val="32"/>
          <w:szCs w:val="32"/>
          <w:rPrChange w:id="1245" w:author="nidal saleh" w:date="2025-06-14T11:19:00Z">
            <w:rPr>
              <w:ins w:id="1246" w:author="nidal saleh" w:date="2025-06-13T21:06:00Z"/>
            </w:rPr>
          </w:rPrChange>
        </w:rPr>
        <w:pPrChange w:id="1247" w:author="nidal saleh" w:date="2025-06-13T21:07:00Z">
          <w:pPr>
            <w:pStyle w:val="NormalWeb"/>
            <w:numPr>
              <w:numId w:val="71"/>
            </w:numPr>
            <w:tabs>
              <w:tab w:val="num" w:pos="720"/>
            </w:tabs>
            <w:ind w:left="720" w:hanging="360"/>
          </w:pPr>
        </w:pPrChange>
      </w:pPr>
      <w:ins w:id="1248" w:author="nidal saleh" w:date="2025-06-13T21:06:00Z">
        <w:r w:rsidRPr="009D1593">
          <w:rPr>
            <w:sz w:val="32"/>
            <w:szCs w:val="32"/>
            <w:rtl/>
            <w:rPrChange w:id="1249" w:author="nidal saleh" w:date="2025-06-14T11:19:00Z">
              <w:rPr>
                <w:rtl/>
              </w:rPr>
            </w:rPrChange>
          </w:rPr>
          <w:t>تقييم الأداء (دقة، استدعاء)</w:t>
        </w:r>
      </w:ins>
      <w:ins w:id="1250" w:author="nidal saleh" w:date="2025-06-18T09:35:00Z">
        <w:r w:rsidR="00CC1F0B">
          <w:rPr>
            <w:rFonts w:hint="cs"/>
            <w:sz w:val="32"/>
            <w:szCs w:val="32"/>
            <w:rtl/>
          </w:rPr>
          <w:t>.</w:t>
        </w:r>
      </w:ins>
    </w:p>
    <w:p w14:paraId="623C52BE" w14:textId="1421AB53" w:rsidR="007D10A9" w:rsidRPr="009D1593" w:rsidRDefault="007D10A9">
      <w:pPr>
        <w:pStyle w:val="NormalWeb"/>
        <w:numPr>
          <w:ilvl w:val="0"/>
          <w:numId w:val="79"/>
        </w:numPr>
        <w:bidi/>
        <w:rPr>
          <w:ins w:id="1251" w:author="nidal saleh" w:date="2025-06-13T21:06:00Z"/>
          <w:sz w:val="32"/>
          <w:szCs w:val="32"/>
          <w:rPrChange w:id="1252" w:author="nidal saleh" w:date="2025-06-14T11:19:00Z">
            <w:rPr>
              <w:ins w:id="1253" w:author="nidal saleh" w:date="2025-06-13T21:06:00Z"/>
            </w:rPr>
          </w:rPrChange>
        </w:rPr>
        <w:pPrChange w:id="1254" w:author="nidal saleh" w:date="2025-06-13T21:07:00Z">
          <w:pPr>
            <w:pStyle w:val="NormalWeb"/>
            <w:numPr>
              <w:numId w:val="71"/>
            </w:numPr>
            <w:tabs>
              <w:tab w:val="num" w:pos="720"/>
            </w:tabs>
            <w:ind w:left="720" w:hanging="360"/>
          </w:pPr>
        </w:pPrChange>
      </w:pPr>
      <w:ins w:id="1255" w:author="nidal saleh" w:date="2025-06-13T21:06:00Z">
        <w:r w:rsidRPr="009D1593">
          <w:rPr>
            <w:sz w:val="32"/>
            <w:szCs w:val="32"/>
            <w:rtl/>
            <w:rPrChange w:id="1256" w:author="nidal saleh" w:date="2025-06-14T11:19:00Z">
              <w:rPr>
                <w:rtl/>
              </w:rPr>
            </w:rPrChange>
          </w:rPr>
          <w:t>لقطات من واجهة المستخدم والنظام</w:t>
        </w:r>
      </w:ins>
      <w:ins w:id="1257" w:author="nidal saleh" w:date="2025-06-18T09:35:00Z">
        <w:r w:rsidR="00CC1F0B">
          <w:rPr>
            <w:rFonts w:hint="cs"/>
            <w:sz w:val="32"/>
            <w:szCs w:val="32"/>
            <w:rtl/>
          </w:rPr>
          <w:t>.</w:t>
        </w:r>
      </w:ins>
    </w:p>
    <w:p w14:paraId="3F3F2913" w14:textId="1F8D31E7" w:rsidR="007D10A9" w:rsidRPr="009D1593" w:rsidRDefault="007D10A9">
      <w:pPr>
        <w:pStyle w:val="NormalWeb"/>
        <w:bidi/>
        <w:rPr>
          <w:ins w:id="1258" w:author="nidal saleh" w:date="2025-06-13T21:06:00Z"/>
          <w:sz w:val="32"/>
          <w:szCs w:val="32"/>
          <w:rPrChange w:id="1259" w:author="nidal saleh" w:date="2025-06-14T11:19:00Z">
            <w:rPr>
              <w:ins w:id="1260" w:author="nidal saleh" w:date="2025-06-13T21:06:00Z"/>
            </w:rPr>
          </w:rPrChange>
        </w:rPr>
        <w:pPrChange w:id="1261" w:author="nidal saleh" w:date="2025-06-13T21:06:00Z">
          <w:pPr>
            <w:pStyle w:val="NormalWeb"/>
          </w:pPr>
        </w:pPrChange>
      </w:pPr>
      <w:ins w:id="1262" w:author="nidal saleh" w:date="2025-06-13T21:06:00Z">
        <w:r w:rsidRPr="009D1593">
          <w:rPr>
            <w:rStyle w:val="Strong"/>
            <w:rFonts w:eastAsiaTheme="majorEastAsia"/>
            <w:sz w:val="32"/>
            <w:szCs w:val="32"/>
            <w:rtl/>
            <w:rPrChange w:id="1263" w:author="nidal saleh" w:date="2025-06-14T11:19:00Z">
              <w:rPr>
                <w:rStyle w:val="Strong"/>
                <w:rFonts w:eastAsiaTheme="majorEastAsia"/>
                <w:rtl/>
              </w:rPr>
            </w:rPrChange>
          </w:rPr>
          <w:t>الفصل السابع: النتائج والمناقشة</w:t>
        </w:r>
        <w:r w:rsidRPr="009D1593">
          <w:rPr>
            <w:rStyle w:val="Strong"/>
            <w:rFonts w:eastAsiaTheme="majorEastAsia"/>
            <w:sz w:val="32"/>
            <w:szCs w:val="32"/>
            <w:rPrChange w:id="1264" w:author="nidal saleh" w:date="2025-06-14T11:19:00Z">
              <w:rPr>
                <w:rStyle w:val="Strong"/>
                <w:rFonts w:eastAsiaTheme="majorEastAsia"/>
              </w:rPr>
            </w:rPrChange>
          </w:rPr>
          <w:t xml:space="preserve"> (Results and Discussion)</w:t>
        </w:r>
      </w:ins>
    </w:p>
    <w:p w14:paraId="7517A6E0" w14:textId="7A0B66FA" w:rsidR="007D10A9" w:rsidRPr="009D1593" w:rsidRDefault="007D10A9">
      <w:pPr>
        <w:pStyle w:val="NormalWeb"/>
        <w:numPr>
          <w:ilvl w:val="0"/>
          <w:numId w:val="80"/>
        </w:numPr>
        <w:bidi/>
        <w:rPr>
          <w:ins w:id="1265" w:author="nidal saleh" w:date="2025-06-13T21:06:00Z"/>
          <w:sz w:val="32"/>
          <w:szCs w:val="32"/>
          <w:rPrChange w:id="1266" w:author="nidal saleh" w:date="2025-06-14T11:19:00Z">
            <w:rPr>
              <w:ins w:id="1267" w:author="nidal saleh" w:date="2025-06-13T21:06:00Z"/>
            </w:rPr>
          </w:rPrChange>
        </w:rPr>
        <w:pPrChange w:id="1268" w:author="nidal saleh" w:date="2025-06-13T21:07:00Z">
          <w:pPr>
            <w:pStyle w:val="NormalWeb"/>
            <w:numPr>
              <w:numId w:val="72"/>
            </w:numPr>
            <w:tabs>
              <w:tab w:val="num" w:pos="720"/>
            </w:tabs>
            <w:ind w:left="720" w:hanging="360"/>
          </w:pPr>
        </w:pPrChange>
      </w:pPr>
      <w:ins w:id="1269" w:author="nidal saleh" w:date="2025-06-13T21:06:00Z">
        <w:r w:rsidRPr="009D1593">
          <w:rPr>
            <w:sz w:val="32"/>
            <w:szCs w:val="32"/>
            <w:rtl/>
            <w:rPrChange w:id="1270" w:author="nidal saleh" w:date="2025-06-14T11:19:00Z">
              <w:rPr>
                <w:rtl/>
              </w:rPr>
            </w:rPrChange>
          </w:rPr>
          <w:t>تحليل النتائج المحققة</w:t>
        </w:r>
      </w:ins>
      <w:ins w:id="1271" w:author="nidal saleh" w:date="2025-06-18T09:35:00Z">
        <w:r w:rsidR="00CC1F0B">
          <w:rPr>
            <w:rFonts w:hint="cs"/>
            <w:sz w:val="32"/>
            <w:szCs w:val="32"/>
            <w:rtl/>
          </w:rPr>
          <w:t>.</w:t>
        </w:r>
      </w:ins>
    </w:p>
    <w:p w14:paraId="2769CB93" w14:textId="14F911EB" w:rsidR="007D10A9" w:rsidRPr="009D1593" w:rsidRDefault="007D10A9">
      <w:pPr>
        <w:pStyle w:val="NormalWeb"/>
        <w:numPr>
          <w:ilvl w:val="0"/>
          <w:numId w:val="80"/>
        </w:numPr>
        <w:bidi/>
        <w:rPr>
          <w:ins w:id="1272" w:author="nidal saleh" w:date="2025-06-13T21:06:00Z"/>
          <w:sz w:val="32"/>
          <w:szCs w:val="32"/>
          <w:rPrChange w:id="1273" w:author="nidal saleh" w:date="2025-06-14T11:19:00Z">
            <w:rPr>
              <w:ins w:id="1274" w:author="nidal saleh" w:date="2025-06-13T21:06:00Z"/>
            </w:rPr>
          </w:rPrChange>
        </w:rPr>
        <w:pPrChange w:id="1275" w:author="nidal saleh" w:date="2025-06-13T21:07:00Z">
          <w:pPr>
            <w:pStyle w:val="NormalWeb"/>
            <w:numPr>
              <w:numId w:val="72"/>
            </w:numPr>
            <w:tabs>
              <w:tab w:val="num" w:pos="720"/>
            </w:tabs>
            <w:ind w:left="720" w:hanging="360"/>
          </w:pPr>
        </w:pPrChange>
      </w:pPr>
      <w:ins w:id="1276" w:author="nidal saleh" w:date="2025-06-13T21:06:00Z">
        <w:r w:rsidRPr="009D1593">
          <w:rPr>
            <w:sz w:val="32"/>
            <w:szCs w:val="32"/>
            <w:rtl/>
            <w:rPrChange w:id="1277" w:author="nidal saleh" w:date="2025-06-14T11:19:00Z">
              <w:rPr>
                <w:rtl/>
              </w:rPr>
            </w:rPrChange>
          </w:rPr>
          <w:t>التحديات التي واجهت التنفيذ</w:t>
        </w:r>
      </w:ins>
      <w:ins w:id="1278" w:author="nidal saleh" w:date="2025-06-18T09:35:00Z">
        <w:r w:rsidR="00CC1F0B">
          <w:rPr>
            <w:rFonts w:hint="cs"/>
            <w:sz w:val="32"/>
            <w:szCs w:val="32"/>
            <w:rtl/>
          </w:rPr>
          <w:t>.</w:t>
        </w:r>
      </w:ins>
    </w:p>
    <w:p w14:paraId="20B384F8" w14:textId="1A100168" w:rsidR="007D10A9" w:rsidRPr="009D1593" w:rsidRDefault="007D10A9">
      <w:pPr>
        <w:pStyle w:val="NormalWeb"/>
        <w:numPr>
          <w:ilvl w:val="0"/>
          <w:numId w:val="80"/>
        </w:numPr>
        <w:bidi/>
        <w:rPr>
          <w:ins w:id="1279" w:author="nidal saleh" w:date="2025-06-13T21:06:00Z"/>
          <w:sz w:val="32"/>
          <w:szCs w:val="32"/>
          <w:rPrChange w:id="1280" w:author="nidal saleh" w:date="2025-06-14T11:19:00Z">
            <w:rPr>
              <w:ins w:id="1281" w:author="nidal saleh" w:date="2025-06-13T21:06:00Z"/>
            </w:rPr>
          </w:rPrChange>
        </w:rPr>
        <w:pPrChange w:id="1282" w:author="nidal saleh" w:date="2025-06-13T21:07:00Z">
          <w:pPr>
            <w:pStyle w:val="NormalWeb"/>
            <w:numPr>
              <w:numId w:val="72"/>
            </w:numPr>
            <w:tabs>
              <w:tab w:val="num" w:pos="720"/>
            </w:tabs>
            <w:ind w:left="720" w:hanging="360"/>
          </w:pPr>
        </w:pPrChange>
      </w:pPr>
      <w:ins w:id="1283" w:author="nidal saleh" w:date="2025-06-13T21:06:00Z">
        <w:r w:rsidRPr="009D1593">
          <w:rPr>
            <w:sz w:val="32"/>
            <w:szCs w:val="32"/>
            <w:rtl/>
            <w:rPrChange w:id="1284" w:author="nidal saleh" w:date="2025-06-14T11:19:00Z">
              <w:rPr>
                <w:rtl/>
              </w:rPr>
            </w:rPrChange>
          </w:rPr>
          <w:t>تفسير النجاحات والإخفاقات</w:t>
        </w:r>
      </w:ins>
      <w:ins w:id="1285" w:author="nidal saleh" w:date="2025-06-18T09:35:00Z">
        <w:r w:rsidR="00CC1F0B">
          <w:rPr>
            <w:rFonts w:hint="cs"/>
            <w:sz w:val="32"/>
            <w:szCs w:val="32"/>
            <w:rtl/>
            <w:lang w:bidi="ar-SY"/>
          </w:rPr>
          <w:t>.</w:t>
        </w:r>
      </w:ins>
    </w:p>
    <w:p w14:paraId="2200EB46" w14:textId="185EF77A" w:rsidR="007D10A9" w:rsidRPr="009D1593" w:rsidRDefault="007D10A9">
      <w:pPr>
        <w:pStyle w:val="NormalWeb"/>
        <w:bidi/>
        <w:rPr>
          <w:ins w:id="1286" w:author="nidal saleh" w:date="2025-06-13T21:06:00Z"/>
          <w:sz w:val="32"/>
          <w:szCs w:val="32"/>
          <w:rPrChange w:id="1287" w:author="nidal saleh" w:date="2025-06-14T11:19:00Z">
            <w:rPr>
              <w:ins w:id="1288" w:author="nidal saleh" w:date="2025-06-13T21:06:00Z"/>
            </w:rPr>
          </w:rPrChange>
        </w:rPr>
        <w:pPrChange w:id="1289" w:author="nidal saleh" w:date="2025-06-13T21:06:00Z">
          <w:pPr>
            <w:pStyle w:val="NormalWeb"/>
          </w:pPr>
        </w:pPrChange>
      </w:pPr>
      <w:ins w:id="1290" w:author="nidal saleh" w:date="2025-06-13T21:06:00Z">
        <w:r w:rsidRPr="009D1593">
          <w:rPr>
            <w:rStyle w:val="Strong"/>
            <w:rFonts w:eastAsiaTheme="majorEastAsia"/>
            <w:sz w:val="32"/>
            <w:szCs w:val="32"/>
            <w:rtl/>
            <w:rPrChange w:id="1291" w:author="nidal saleh" w:date="2025-06-14T11:19:00Z">
              <w:rPr>
                <w:rStyle w:val="Strong"/>
                <w:rFonts w:eastAsiaTheme="majorEastAsia"/>
                <w:rtl/>
              </w:rPr>
            </w:rPrChange>
          </w:rPr>
          <w:t>الفصل الثامن: الخاتمة والتوصيات</w:t>
        </w:r>
        <w:r w:rsidRPr="009D1593">
          <w:rPr>
            <w:rStyle w:val="Strong"/>
            <w:rFonts w:eastAsiaTheme="majorEastAsia"/>
            <w:sz w:val="32"/>
            <w:szCs w:val="32"/>
            <w:rPrChange w:id="1292" w:author="nidal saleh" w:date="2025-06-14T11:19:00Z">
              <w:rPr>
                <w:rStyle w:val="Strong"/>
                <w:rFonts w:eastAsiaTheme="majorEastAsia"/>
              </w:rPr>
            </w:rPrChange>
          </w:rPr>
          <w:t xml:space="preserve"> (Conclusion and Recommendations)</w:t>
        </w:r>
      </w:ins>
    </w:p>
    <w:p w14:paraId="184E935B" w14:textId="4CD71EBC" w:rsidR="007D10A9" w:rsidRPr="009D1593" w:rsidRDefault="007D10A9">
      <w:pPr>
        <w:pStyle w:val="NormalWeb"/>
        <w:numPr>
          <w:ilvl w:val="0"/>
          <w:numId w:val="81"/>
        </w:numPr>
        <w:bidi/>
        <w:rPr>
          <w:ins w:id="1293" w:author="nidal saleh" w:date="2025-06-13T21:06:00Z"/>
          <w:sz w:val="32"/>
          <w:szCs w:val="32"/>
          <w:rPrChange w:id="1294" w:author="nidal saleh" w:date="2025-06-14T11:19:00Z">
            <w:rPr>
              <w:ins w:id="1295" w:author="nidal saleh" w:date="2025-06-13T21:06:00Z"/>
            </w:rPr>
          </w:rPrChange>
        </w:rPr>
        <w:pPrChange w:id="1296" w:author="nidal saleh" w:date="2025-06-13T21:07:00Z">
          <w:pPr>
            <w:pStyle w:val="NormalWeb"/>
            <w:numPr>
              <w:numId w:val="73"/>
            </w:numPr>
            <w:tabs>
              <w:tab w:val="num" w:pos="720"/>
            </w:tabs>
            <w:ind w:left="720" w:hanging="360"/>
          </w:pPr>
        </w:pPrChange>
      </w:pPr>
      <w:ins w:id="1297" w:author="nidal saleh" w:date="2025-06-13T21:06:00Z">
        <w:r w:rsidRPr="009D1593">
          <w:rPr>
            <w:sz w:val="32"/>
            <w:szCs w:val="32"/>
            <w:rtl/>
            <w:rPrChange w:id="1298" w:author="nidal saleh" w:date="2025-06-14T11:19:00Z">
              <w:rPr>
                <w:rtl/>
              </w:rPr>
            </w:rPrChange>
          </w:rPr>
          <w:t>ملخص النتائج الرئيسية</w:t>
        </w:r>
      </w:ins>
      <w:ins w:id="1299" w:author="nidal saleh" w:date="2025-06-18T09:35:00Z">
        <w:r w:rsidR="00CC1F0B">
          <w:rPr>
            <w:rFonts w:hint="cs"/>
            <w:sz w:val="32"/>
            <w:szCs w:val="32"/>
            <w:rtl/>
          </w:rPr>
          <w:t>.</w:t>
        </w:r>
      </w:ins>
    </w:p>
    <w:p w14:paraId="1977C302" w14:textId="3F18A0E3" w:rsidR="007D10A9" w:rsidRPr="009D1593" w:rsidRDefault="007D10A9">
      <w:pPr>
        <w:pStyle w:val="NormalWeb"/>
        <w:numPr>
          <w:ilvl w:val="0"/>
          <w:numId w:val="81"/>
        </w:numPr>
        <w:bidi/>
        <w:rPr>
          <w:ins w:id="1300" w:author="nidal saleh" w:date="2025-06-13T21:06:00Z"/>
          <w:sz w:val="32"/>
          <w:szCs w:val="32"/>
          <w:rPrChange w:id="1301" w:author="nidal saleh" w:date="2025-06-14T11:19:00Z">
            <w:rPr>
              <w:ins w:id="1302" w:author="nidal saleh" w:date="2025-06-13T21:06:00Z"/>
            </w:rPr>
          </w:rPrChange>
        </w:rPr>
        <w:pPrChange w:id="1303" w:author="nidal saleh" w:date="2025-06-13T21:07:00Z">
          <w:pPr>
            <w:pStyle w:val="NormalWeb"/>
            <w:numPr>
              <w:numId w:val="73"/>
            </w:numPr>
            <w:tabs>
              <w:tab w:val="num" w:pos="720"/>
            </w:tabs>
            <w:ind w:left="720" w:hanging="360"/>
          </w:pPr>
        </w:pPrChange>
      </w:pPr>
      <w:ins w:id="1304" w:author="nidal saleh" w:date="2025-06-13T21:06:00Z">
        <w:r w:rsidRPr="009D1593">
          <w:rPr>
            <w:sz w:val="32"/>
            <w:szCs w:val="32"/>
            <w:rtl/>
            <w:rPrChange w:id="1305" w:author="nidal saleh" w:date="2025-06-14T11:19:00Z">
              <w:rPr>
                <w:rtl/>
              </w:rPr>
            </w:rPrChange>
          </w:rPr>
          <w:t>ما يمكن تحسينه مستقبلًا</w:t>
        </w:r>
      </w:ins>
      <w:ins w:id="1306" w:author="nidal saleh" w:date="2025-06-18T09:35:00Z">
        <w:r w:rsidR="00CC1F0B">
          <w:rPr>
            <w:rFonts w:hint="cs"/>
            <w:sz w:val="32"/>
            <w:szCs w:val="32"/>
            <w:rtl/>
          </w:rPr>
          <w:t>.</w:t>
        </w:r>
      </w:ins>
    </w:p>
    <w:p w14:paraId="2280D901" w14:textId="4AAD1170" w:rsidR="007D10A9" w:rsidRPr="009D1593" w:rsidRDefault="007D10A9">
      <w:pPr>
        <w:pStyle w:val="NormalWeb"/>
        <w:numPr>
          <w:ilvl w:val="0"/>
          <w:numId w:val="81"/>
        </w:numPr>
        <w:bidi/>
        <w:rPr>
          <w:ins w:id="1307" w:author="nidal saleh" w:date="2025-06-13T21:06:00Z"/>
          <w:sz w:val="32"/>
          <w:szCs w:val="32"/>
          <w:rPrChange w:id="1308" w:author="nidal saleh" w:date="2025-06-14T11:19:00Z">
            <w:rPr>
              <w:ins w:id="1309" w:author="nidal saleh" w:date="2025-06-13T21:06:00Z"/>
            </w:rPr>
          </w:rPrChange>
        </w:rPr>
        <w:pPrChange w:id="1310" w:author="nidal saleh" w:date="2025-06-13T21:07:00Z">
          <w:pPr>
            <w:pStyle w:val="NormalWeb"/>
            <w:numPr>
              <w:numId w:val="73"/>
            </w:numPr>
            <w:tabs>
              <w:tab w:val="num" w:pos="720"/>
            </w:tabs>
            <w:ind w:left="720" w:hanging="360"/>
          </w:pPr>
        </w:pPrChange>
      </w:pPr>
      <w:ins w:id="1311" w:author="nidal saleh" w:date="2025-06-13T21:06:00Z">
        <w:r w:rsidRPr="009D1593">
          <w:rPr>
            <w:sz w:val="32"/>
            <w:szCs w:val="32"/>
            <w:rtl/>
            <w:rPrChange w:id="1312" w:author="nidal saleh" w:date="2025-06-14T11:19:00Z">
              <w:rPr>
                <w:rtl/>
              </w:rPr>
            </w:rPrChange>
          </w:rPr>
          <w:t>مقترحات لأعمال مستقبلية</w:t>
        </w:r>
      </w:ins>
      <w:ins w:id="1313" w:author="nidal saleh" w:date="2025-06-18T09:35:00Z">
        <w:r w:rsidR="00CC1F0B">
          <w:rPr>
            <w:rFonts w:hint="cs"/>
            <w:sz w:val="32"/>
            <w:szCs w:val="32"/>
            <w:rtl/>
          </w:rPr>
          <w:t>.</w:t>
        </w:r>
      </w:ins>
    </w:p>
    <w:p w14:paraId="03AE07AD" w14:textId="32979EAB" w:rsidR="00C24FA2" w:rsidRPr="009D1593" w:rsidDel="007D10A9" w:rsidRDefault="00C24FA2" w:rsidP="00C24FA2">
      <w:pPr>
        <w:bidi/>
        <w:rPr>
          <w:del w:id="1314" w:author="nidal saleh" w:date="2025-06-13T21:05:00Z"/>
          <w:rFonts w:ascii="Times New Roman" w:eastAsia="Times New Roman" w:hAnsi="Times New Roman" w:cs="Times New Roman"/>
          <w:sz w:val="32"/>
          <w:szCs w:val="32"/>
          <w:rPrChange w:id="1315" w:author="nidal saleh" w:date="2025-06-14T11:19:00Z">
            <w:rPr>
              <w:del w:id="1316" w:author="nidal saleh" w:date="2025-06-13T21:05:00Z"/>
              <w:rFonts w:ascii="Times New Roman" w:eastAsia="Times New Roman" w:hAnsi="Times New Roman" w:cs="Times New Roman"/>
              <w:sz w:val="24"/>
              <w:szCs w:val="24"/>
            </w:rPr>
          </w:rPrChange>
        </w:rPr>
      </w:pPr>
      <w:del w:id="1317" w:author="nidal saleh" w:date="2025-06-13T21:05:00Z">
        <w:r w:rsidRPr="009D1593" w:rsidDel="007D10A9">
          <w:rPr>
            <w:rFonts w:ascii="Times New Roman" w:eastAsia="Times New Roman" w:hAnsi="Times New Roman" w:cs="Times New Roman"/>
            <w:sz w:val="32"/>
            <w:szCs w:val="32"/>
            <w:rtl/>
            <w:rPrChange w:id="1318" w:author="nidal saleh" w:date="2025-06-14T11:19:00Z">
              <w:rPr>
                <w:rFonts w:ascii="Times New Roman" w:eastAsia="Times New Roman" w:hAnsi="Times New Roman" w:cs="Times New Roman"/>
                <w:sz w:val="24"/>
                <w:szCs w:val="24"/>
                <w:rtl/>
              </w:rPr>
            </w:rPrChange>
          </w:rPr>
          <w:delText xml:space="preserve">1. </w:delText>
        </w:r>
      </w:del>
      <w:del w:id="1319" w:author="nidal saleh" w:date="2025-06-08T01:38:00Z">
        <w:r w:rsidRPr="009D1593" w:rsidDel="00D15337">
          <w:rPr>
            <w:rFonts w:ascii="Times New Roman" w:eastAsia="Times New Roman" w:hAnsi="Times New Roman" w:cs="Times New Roman"/>
            <w:sz w:val="32"/>
            <w:szCs w:val="32"/>
            <w:rtl/>
            <w:rPrChange w:id="1320" w:author="nidal saleh" w:date="2025-06-14T11:19:00Z">
              <w:rPr>
                <w:rFonts w:ascii="Times New Roman" w:eastAsia="Times New Roman" w:hAnsi="Times New Roman" w:cs="Times New Roman"/>
                <w:sz w:val="24"/>
                <w:szCs w:val="24"/>
                <w:rtl/>
              </w:rPr>
            </w:rPrChange>
          </w:rPr>
          <w:delText>**</w:delText>
        </w:r>
      </w:del>
      <w:del w:id="1321" w:author="nidal saleh" w:date="2025-06-13T21:05:00Z">
        <w:r w:rsidRPr="009D1593" w:rsidDel="007D10A9">
          <w:rPr>
            <w:rFonts w:ascii="Times New Roman" w:eastAsia="Times New Roman" w:hAnsi="Times New Roman" w:cs="Times New Roman"/>
            <w:sz w:val="32"/>
            <w:szCs w:val="32"/>
            <w:rtl/>
            <w:rPrChange w:id="1322" w:author="nidal saleh" w:date="2025-06-14T11:19:00Z">
              <w:rPr>
                <w:rFonts w:ascii="Times New Roman" w:eastAsia="Times New Roman" w:hAnsi="Times New Roman" w:cs="Times New Roman"/>
                <w:sz w:val="24"/>
                <w:szCs w:val="24"/>
                <w:rtl/>
              </w:rPr>
            </w:rPrChange>
          </w:rPr>
          <w:delText>المقدمة</w:delText>
        </w:r>
      </w:del>
      <w:del w:id="1323" w:author="nidal saleh" w:date="2025-06-08T01:37:00Z">
        <w:r w:rsidRPr="009D1593" w:rsidDel="00D15337">
          <w:rPr>
            <w:rFonts w:ascii="Times New Roman" w:eastAsia="Times New Roman" w:hAnsi="Times New Roman" w:cs="Times New Roman"/>
            <w:sz w:val="32"/>
            <w:szCs w:val="32"/>
            <w:rtl/>
            <w:rPrChange w:id="1324" w:author="nidal saleh" w:date="2025-06-14T11:19:00Z">
              <w:rPr>
                <w:rFonts w:ascii="Times New Roman" w:eastAsia="Times New Roman" w:hAnsi="Times New Roman" w:cs="Times New Roman"/>
                <w:sz w:val="24"/>
                <w:szCs w:val="24"/>
                <w:rtl/>
              </w:rPr>
            </w:rPrChange>
          </w:rPr>
          <w:delText>**</w:delText>
        </w:r>
      </w:del>
      <w:del w:id="1325" w:author="nidal saleh" w:date="2025-06-13T21:05:00Z">
        <w:r w:rsidRPr="009D1593" w:rsidDel="007D10A9">
          <w:rPr>
            <w:rFonts w:ascii="Times New Roman" w:eastAsia="Times New Roman" w:hAnsi="Times New Roman" w:cs="Times New Roman"/>
            <w:sz w:val="32"/>
            <w:szCs w:val="32"/>
            <w:rtl/>
            <w:rPrChange w:id="1326" w:author="nidal saleh" w:date="2025-06-14T11:19:00Z">
              <w:rPr>
                <w:rFonts w:ascii="Times New Roman" w:eastAsia="Times New Roman" w:hAnsi="Times New Roman" w:cs="Times New Roman"/>
                <w:sz w:val="24"/>
                <w:szCs w:val="24"/>
                <w:rtl/>
              </w:rPr>
            </w:rPrChange>
          </w:rPr>
          <w:delText>:</w:delText>
        </w:r>
      </w:del>
    </w:p>
    <w:p w14:paraId="46693BA8" w14:textId="37AD7F3B" w:rsidR="00C24FA2" w:rsidRPr="009D1593" w:rsidDel="007D10A9" w:rsidRDefault="00C24FA2" w:rsidP="00C24FA2">
      <w:pPr>
        <w:bidi/>
        <w:rPr>
          <w:del w:id="1327" w:author="nidal saleh" w:date="2025-06-13T21:05:00Z"/>
          <w:rFonts w:ascii="Times New Roman" w:eastAsia="Times New Roman" w:hAnsi="Times New Roman" w:cs="Times New Roman"/>
          <w:sz w:val="32"/>
          <w:szCs w:val="32"/>
          <w:rPrChange w:id="1328" w:author="nidal saleh" w:date="2025-06-14T11:19:00Z">
            <w:rPr>
              <w:del w:id="1329" w:author="nidal saleh" w:date="2025-06-13T21:05:00Z"/>
              <w:rFonts w:ascii="Times New Roman" w:eastAsia="Times New Roman" w:hAnsi="Times New Roman" w:cs="Times New Roman"/>
              <w:sz w:val="24"/>
              <w:szCs w:val="24"/>
            </w:rPr>
          </w:rPrChange>
        </w:rPr>
      </w:pPr>
      <w:del w:id="1330" w:author="nidal saleh" w:date="2025-06-13T21:05:00Z">
        <w:r w:rsidRPr="009D1593" w:rsidDel="007D10A9">
          <w:rPr>
            <w:rFonts w:ascii="Times New Roman" w:eastAsia="Times New Roman" w:hAnsi="Times New Roman" w:cs="Times New Roman"/>
            <w:sz w:val="32"/>
            <w:szCs w:val="32"/>
            <w:rtl/>
            <w:rPrChange w:id="1331" w:author="nidal saleh" w:date="2025-06-14T11:19:00Z">
              <w:rPr>
                <w:rFonts w:ascii="Times New Roman" w:eastAsia="Times New Roman" w:hAnsi="Times New Roman" w:cs="Times New Roman"/>
                <w:sz w:val="24"/>
                <w:szCs w:val="24"/>
                <w:rtl/>
              </w:rPr>
            </w:rPrChange>
          </w:rPr>
          <w:delText xml:space="preserve">   - خلفية عن مشكلة تشتت السائق والحاجة إلى حلول تقنية.</w:delText>
        </w:r>
      </w:del>
    </w:p>
    <w:p w14:paraId="4E2284A1" w14:textId="38E9D6B9" w:rsidR="00C24FA2" w:rsidRPr="009D1593" w:rsidDel="007D10A9" w:rsidRDefault="00C24FA2" w:rsidP="00C24FA2">
      <w:pPr>
        <w:bidi/>
        <w:rPr>
          <w:del w:id="1332" w:author="nidal saleh" w:date="2025-06-13T21:05:00Z"/>
          <w:rFonts w:ascii="Times New Roman" w:eastAsia="Times New Roman" w:hAnsi="Times New Roman" w:cs="Times New Roman"/>
          <w:sz w:val="32"/>
          <w:szCs w:val="32"/>
          <w:rPrChange w:id="1333" w:author="nidal saleh" w:date="2025-06-14T11:19:00Z">
            <w:rPr>
              <w:del w:id="1334" w:author="nidal saleh" w:date="2025-06-13T21:05:00Z"/>
              <w:rFonts w:ascii="Times New Roman" w:eastAsia="Times New Roman" w:hAnsi="Times New Roman" w:cs="Times New Roman"/>
              <w:sz w:val="24"/>
              <w:szCs w:val="24"/>
            </w:rPr>
          </w:rPrChange>
        </w:rPr>
      </w:pPr>
      <w:del w:id="1335" w:author="nidal saleh" w:date="2025-06-13T21:05:00Z">
        <w:r w:rsidRPr="009D1593" w:rsidDel="007D10A9">
          <w:rPr>
            <w:rFonts w:ascii="Times New Roman" w:eastAsia="Times New Roman" w:hAnsi="Times New Roman" w:cs="Times New Roman"/>
            <w:sz w:val="32"/>
            <w:szCs w:val="32"/>
            <w:rtl/>
            <w:rPrChange w:id="1336" w:author="nidal saleh" w:date="2025-06-14T11:19:00Z">
              <w:rPr>
                <w:rFonts w:ascii="Times New Roman" w:eastAsia="Times New Roman" w:hAnsi="Times New Roman" w:cs="Times New Roman"/>
                <w:sz w:val="24"/>
                <w:szCs w:val="24"/>
                <w:rtl/>
              </w:rPr>
            </w:rPrChange>
          </w:rPr>
          <w:delText xml:space="preserve">   - أهداف المشروع وأهميته.</w:delText>
        </w:r>
      </w:del>
    </w:p>
    <w:p w14:paraId="1D470435" w14:textId="19269082" w:rsidR="00C24FA2" w:rsidRPr="009D1593" w:rsidDel="007D10A9" w:rsidRDefault="00C24FA2" w:rsidP="00C24FA2">
      <w:pPr>
        <w:bidi/>
        <w:rPr>
          <w:del w:id="1337" w:author="nidal saleh" w:date="2025-06-13T21:05:00Z"/>
          <w:rFonts w:ascii="Times New Roman" w:eastAsia="Times New Roman" w:hAnsi="Times New Roman" w:cs="Times New Roman"/>
          <w:sz w:val="32"/>
          <w:szCs w:val="32"/>
          <w:rPrChange w:id="1338" w:author="nidal saleh" w:date="2025-06-14T11:19:00Z">
            <w:rPr>
              <w:del w:id="1339" w:author="nidal saleh" w:date="2025-06-13T21:05:00Z"/>
              <w:rFonts w:ascii="Times New Roman" w:eastAsia="Times New Roman" w:hAnsi="Times New Roman" w:cs="Times New Roman"/>
              <w:sz w:val="24"/>
              <w:szCs w:val="24"/>
            </w:rPr>
          </w:rPrChange>
        </w:rPr>
      </w:pPr>
      <w:del w:id="1340" w:author="nidal saleh" w:date="2025-06-13T21:05:00Z">
        <w:r w:rsidRPr="009D1593" w:rsidDel="007D10A9">
          <w:rPr>
            <w:rFonts w:ascii="Times New Roman" w:eastAsia="Times New Roman" w:hAnsi="Times New Roman" w:cs="Times New Roman"/>
            <w:sz w:val="32"/>
            <w:szCs w:val="32"/>
            <w:rtl/>
            <w:rPrChange w:id="1341" w:author="nidal saleh" w:date="2025-06-14T11:19:00Z">
              <w:rPr>
                <w:rFonts w:ascii="Times New Roman" w:eastAsia="Times New Roman" w:hAnsi="Times New Roman" w:cs="Times New Roman"/>
                <w:sz w:val="24"/>
                <w:szCs w:val="24"/>
                <w:rtl/>
              </w:rPr>
            </w:rPrChange>
          </w:rPr>
          <w:delText xml:space="preserve">2. </w:delText>
        </w:r>
      </w:del>
      <w:del w:id="1342" w:author="nidal saleh" w:date="2025-06-08T01:38:00Z">
        <w:r w:rsidRPr="009D1593" w:rsidDel="00D15337">
          <w:rPr>
            <w:rFonts w:ascii="Times New Roman" w:eastAsia="Times New Roman" w:hAnsi="Times New Roman" w:cs="Times New Roman"/>
            <w:sz w:val="32"/>
            <w:szCs w:val="32"/>
            <w:rtl/>
            <w:rPrChange w:id="1343" w:author="nidal saleh" w:date="2025-06-14T11:19:00Z">
              <w:rPr>
                <w:rFonts w:ascii="Times New Roman" w:eastAsia="Times New Roman" w:hAnsi="Times New Roman" w:cs="Times New Roman"/>
                <w:sz w:val="24"/>
                <w:szCs w:val="24"/>
                <w:rtl/>
              </w:rPr>
            </w:rPrChange>
          </w:rPr>
          <w:delText>**</w:delText>
        </w:r>
      </w:del>
      <w:del w:id="1344" w:author="nidal saleh" w:date="2025-06-13T21:05:00Z">
        <w:r w:rsidRPr="009D1593" w:rsidDel="007D10A9">
          <w:rPr>
            <w:rFonts w:ascii="Times New Roman" w:eastAsia="Times New Roman" w:hAnsi="Times New Roman" w:cs="Times New Roman"/>
            <w:sz w:val="32"/>
            <w:szCs w:val="32"/>
            <w:rtl/>
            <w:rPrChange w:id="1345" w:author="nidal saleh" w:date="2025-06-14T11:19:00Z">
              <w:rPr>
                <w:rFonts w:ascii="Times New Roman" w:eastAsia="Times New Roman" w:hAnsi="Times New Roman" w:cs="Times New Roman"/>
                <w:sz w:val="24"/>
                <w:szCs w:val="24"/>
                <w:rtl/>
              </w:rPr>
            </w:rPrChange>
          </w:rPr>
          <w:delText>الأسس النظرية</w:delText>
        </w:r>
      </w:del>
      <w:del w:id="1346" w:author="nidal saleh" w:date="2025-06-08T01:38:00Z">
        <w:r w:rsidRPr="009D1593" w:rsidDel="00D15337">
          <w:rPr>
            <w:rFonts w:ascii="Times New Roman" w:eastAsia="Times New Roman" w:hAnsi="Times New Roman" w:cs="Times New Roman"/>
            <w:sz w:val="32"/>
            <w:szCs w:val="32"/>
            <w:rtl/>
            <w:rPrChange w:id="1347" w:author="nidal saleh" w:date="2025-06-14T11:19:00Z">
              <w:rPr>
                <w:rFonts w:ascii="Times New Roman" w:eastAsia="Times New Roman" w:hAnsi="Times New Roman" w:cs="Times New Roman"/>
                <w:sz w:val="24"/>
                <w:szCs w:val="24"/>
                <w:rtl/>
              </w:rPr>
            </w:rPrChange>
          </w:rPr>
          <w:delText>**</w:delText>
        </w:r>
      </w:del>
      <w:del w:id="1348" w:author="nidal saleh" w:date="2025-06-13T21:05:00Z">
        <w:r w:rsidRPr="009D1593" w:rsidDel="007D10A9">
          <w:rPr>
            <w:rFonts w:ascii="Times New Roman" w:eastAsia="Times New Roman" w:hAnsi="Times New Roman" w:cs="Times New Roman"/>
            <w:sz w:val="32"/>
            <w:szCs w:val="32"/>
            <w:rtl/>
            <w:rPrChange w:id="1349" w:author="nidal saleh" w:date="2025-06-14T11:19:00Z">
              <w:rPr>
                <w:rFonts w:ascii="Times New Roman" w:eastAsia="Times New Roman" w:hAnsi="Times New Roman" w:cs="Times New Roman"/>
                <w:sz w:val="24"/>
                <w:szCs w:val="24"/>
                <w:rtl/>
              </w:rPr>
            </w:rPrChange>
          </w:rPr>
          <w:delText>:</w:delText>
        </w:r>
      </w:del>
    </w:p>
    <w:p w14:paraId="4879386D" w14:textId="3EA1CA62" w:rsidR="00C24FA2" w:rsidRPr="009D1593" w:rsidDel="007D10A9" w:rsidRDefault="00C24FA2" w:rsidP="00C24FA2">
      <w:pPr>
        <w:bidi/>
        <w:rPr>
          <w:del w:id="1350" w:author="nidal saleh" w:date="2025-06-13T21:05:00Z"/>
          <w:rFonts w:ascii="Times New Roman" w:eastAsia="Times New Roman" w:hAnsi="Times New Roman" w:cs="Times New Roman"/>
          <w:sz w:val="32"/>
          <w:szCs w:val="32"/>
          <w:rPrChange w:id="1351" w:author="nidal saleh" w:date="2025-06-14T11:19:00Z">
            <w:rPr>
              <w:del w:id="1352" w:author="nidal saleh" w:date="2025-06-13T21:05:00Z"/>
              <w:rFonts w:ascii="Times New Roman" w:eastAsia="Times New Roman" w:hAnsi="Times New Roman" w:cs="Times New Roman"/>
              <w:sz w:val="24"/>
              <w:szCs w:val="24"/>
            </w:rPr>
          </w:rPrChange>
        </w:rPr>
      </w:pPr>
      <w:del w:id="1353" w:author="nidal saleh" w:date="2025-06-13T21:05:00Z">
        <w:r w:rsidRPr="009D1593" w:rsidDel="007D10A9">
          <w:rPr>
            <w:rFonts w:ascii="Times New Roman" w:eastAsia="Times New Roman" w:hAnsi="Times New Roman" w:cs="Times New Roman"/>
            <w:sz w:val="32"/>
            <w:szCs w:val="32"/>
            <w:rtl/>
            <w:rPrChange w:id="1354" w:author="nidal saleh" w:date="2025-06-14T11:19:00Z">
              <w:rPr>
                <w:rFonts w:ascii="Times New Roman" w:eastAsia="Times New Roman" w:hAnsi="Times New Roman" w:cs="Times New Roman"/>
                <w:sz w:val="24"/>
                <w:szCs w:val="24"/>
                <w:rtl/>
              </w:rPr>
            </w:rPrChange>
          </w:rPr>
          <w:delText xml:space="preserve">   - شرح تقنيات الرؤية الحاسوبية المستخدمة (</w:delText>
        </w:r>
        <w:r w:rsidRPr="009D1593" w:rsidDel="007D10A9">
          <w:rPr>
            <w:rFonts w:ascii="Times New Roman" w:eastAsia="Times New Roman" w:hAnsi="Times New Roman" w:cs="Times New Roman"/>
            <w:sz w:val="32"/>
            <w:szCs w:val="32"/>
            <w:rPrChange w:id="1355" w:author="nidal saleh" w:date="2025-06-14T11:19:00Z">
              <w:rPr>
                <w:rFonts w:ascii="Times New Roman" w:eastAsia="Times New Roman" w:hAnsi="Times New Roman" w:cs="Times New Roman"/>
                <w:sz w:val="24"/>
                <w:szCs w:val="24"/>
              </w:rPr>
            </w:rPrChange>
          </w:rPr>
          <w:delText>EAR</w:delText>
        </w:r>
        <w:r w:rsidRPr="009D1593" w:rsidDel="007D10A9">
          <w:rPr>
            <w:rFonts w:ascii="Times New Roman" w:eastAsia="Times New Roman" w:hAnsi="Times New Roman" w:cs="Times New Roman"/>
            <w:sz w:val="32"/>
            <w:szCs w:val="32"/>
            <w:rtl/>
            <w:rPrChange w:id="1356" w:author="nidal saleh" w:date="2025-06-14T11:19:00Z">
              <w:rPr>
                <w:rFonts w:ascii="Times New Roman" w:eastAsia="Times New Roman" w:hAnsi="Times New Roman" w:cs="Times New Roman"/>
                <w:sz w:val="24"/>
                <w:szCs w:val="24"/>
                <w:rtl/>
              </w:rPr>
            </w:rPrChange>
          </w:rPr>
          <w:delText xml:space="preserve">، </w:delText>
        </w:r>
        <w:r w:rsidRPr="009D1593" w:rsidDel="007D10A9">
          <w:rPr>
            <w:rFonts w:ascii="Times New Roman" w:eastAsia="Times New Roman" w:hAnsi="Times New Roman" w:cs="Times New Roman"/>
            <w:sz w:val="32"/>
            <w:szCs w:val="32"/>
            <w:rPrChange w:id="1357" w:author="nidal saleh" w:date="2025-06-14T11:19:00Z">
              <w:rPr>
                <w:rFonts w:ascii="Times New Roman" w:eastAsia="Times New Roman" w:hAnsi="Times New Roman" w:cs="Times New Roman"/>
                <w:sz w:val="24"/>
                <w:szCs w:val="24"/>
              </w:rPr>
            </w:rPrChange>
          </w:rPr>
          <w:delText>MAR</w:delText>
        </w:r>
        <w:r w:rsidRPr="009D1593" w:rsidDel="007D10A9">
          <w:rPr>
            <w:rFonts w:ascii="Times New Roman" w:eastAsia="Times New Roman" w:hAnsi="Times New Roman" w:cs="Times New Roman"/>
            <w:sz w:val="32"/>
            <w:szCs w:val="32"/>
            <w:rtl/>
            <w:rPrChange w:id="1358" w:author="nidal saleh" w:date="2025-06-14T11:19:00Z">
              <w:rPr>
                <w:rFonts w:ascii="Times New Roman" w:eastAsia="Times New Roman" w:hAnsi="Times New Roman" w:cs="Times New Roman"/>
                <w:sz w:val="24"/>
                <w:szCs w:val="24"/>
                <w:rtl/>
              </w:rPr>
            </w:rPrChange>
          </w:rPr>
          <w:delText>، تحليل زاوية الرأس</w:delText>
        </w:r>
        <w:r w:rsidR="00470163" w:rsidRPr="009D1593" w:rsidDel="007D10A9">
          <w:rPr>
            <w:rFonts w:ascii="Times New Roman" w:eastAsia="Times New Roman" w:hAnsi="Times New Roman" w:cs="Times New Roman"/>
            <w:sz w:val="32"/>
            <w:szCs w:val="32"/>
            <w:rtl/>
            <w:rPrChange w:id="1359" w:author="nidal saleh" w:date="2025-06-14T11:19:00Z">
              <w:rPr>
                <w:rFonts w:ascii="Times New Roman" w:eastAsia="Times New Roman" w:hAnsi="Times New Roman" w:cs="Times New Roman"/>
                <w:sz w:val="24"/>
                <w:szCs w:val="24"/>
                <w:rtl/>
              </w:rPr>
            </w:rPrChange>
          </w:rPr>
          <w:delText xml:space="preserve"> ،</w:delText>
        </w:r>
        <w:r w:rsidR="00470163" w:rsidRPr="009D1593" w:rsidDel="007D10A9">
          <w:rPr>
            <w:rFonts w:ascii="Times New Roman" w:eastAsia="Times New Roman" w:hAnsi="Times New Roman" w:cs="Times New Roman" w:hint="eastAsia"/>
            <w:sz w:val="32"/>
            <w:szCs w:val="32"/>
            <w:rtl/>
            <w:rPrChange w:id="1360" w:author="nidal saleh" w:date="2025-06-14T11:19:00Z">
              <w:rPr>
                <w:rFonts w:ascii="Times New Roman" w:eastAsia="Times New Roman" w:hAnsi="Times New Roman" w:cs="Times New Roman" w:hint="eastAsia"/>
                <w:sz w:val="24"/>
                <w:szCs w:val="24"/>
                <w:rtl/>
              </w:rPr>
            </w:rPrChange>
          </w:rPr>
          <w:delText>اكتشاف</w:delText>
        </w:r>
        <w:r w:rsidR="00470163" w:rsidRPr="009D1593" w:rsidDel="007D10A9">
          <w:rPr>
            <w:rFonts w:ascii="Times New Roman" w:eastAsia="Times New Roman" w:hAnsi="Times New Roman" w:cs="Times New Roman"/>
            <w:sz w:val="32"/>
            <w:szCs w:val="32"/>
            <w:rtl/>
            <w:rPrChange w:id="1361" w:author="nidal saleh" w:date="2025-06-14T11:19:00Z">
              <w:rPr>
                <w:rFonts w:ascii="Times New Roman" w:eastAsia="Times New Roman" w:hAnsi="Times New Roman" w:cs="Times New Roman"/>
                <w:sz w:val="24"/>
                <w:szCs w:val="24"/>
                <w:rtl/>
              </w:rPr>
            </w:rPrChange>
          </w:rPr>
          <w:delText xml:space="preserve"> </w:delText>
        </w:r>
        <w:r w:rsidR="00470163" w:rsidRPr="009D1593" w:rsidDel="007D10A9">
          <w:rPr>
            <w:rFonts w:ascii="Times New Roman" w:eastAsia="Times New Roman" w:hAnsi="Times New Roman" w:cs="Times New Roman" w:hint="eastAsia"/>
            <w:sz w:val="32"/>
            <w:szCs w:val="32"/>
            <w:rtl/>
            <w:rPrChange w:id="1362" w:author="nidal saleh" w:date="2025-06-14T11:19:00Z">
              <w:rPr>
                <w:rFonts w:ascii="Times New Roman" w:eastAsia="Times New Roman" w:hAnsi="Times New Roman" w:cs="Times New Roman" w:hint="eastAsia"/>
                <w:sz w:val="24"/>
                <w:szCs w:val="24"/>
                <w:rtl/>
              </w:rPr>
            </w:rPrChange>
          </w:rPr>
          <w:delText>اليد</w:delText>
        </w:r>
        <w:r w:rsidRPr="009D1593" w:rsidDel="007D10A9">
          <w:rPr>
            <w:rFonts w:ascii="Times New Roman" w:eastAsia="Times New Roman" w:hAnsi="Times New Roman" w:cs="Times New Roman"/>
            <w:sz w:val="32"/>
            <w:szCs w:val="32"/>
            <w:rtl/>
            <w:rPrChange w:id="1363" w:author="nidal saleh" w:date="2025-06-14T11:19:00Z">
              <w:rPr>
                <w:rFonts w:ascii="Times New Roman" w:eastAsia="Times New Roman" w:hAnsi="Times New Roman" w:cs="Times New Roman"/>
                <w:sz w:val="24"/>
                <w:szCs w:val="24"/>
                <w:rtl/>
              </w:rPr>
            </w:rPrChange>
          </w:rPr>
          <w:delText>).</w:delText>
        </w:r>
      </w:del>
    </w:p>
    <w:p w14:paraId="6D7678E6" w14:textId="32D6F57D" w:rsidR="00C24FA2" w:rsidRPr="009D1593" w:rsidDel="007D10A9" w:rsidRDefault="00C24FA2" w:rsidP="00C24FA2">
      <w:pPr>
        <w:bidi/>
        <w:rPr>
          <w:del w:id="1364" w:author="nidal saleh" w:date="2025-06-13T21:05:00Z"/>
          <w:rFonts w:ascii="Times New Roman" w:eastAsia="Times New Roman" w:hAnsi="Times New Roman" w:cs="Times New Roman"/>
          <w:sz w:val="32"/>
          <w:szCs w:val="32"/>
          <w:rPrChange w:id="1365" w:author="nidal saleh" w:date="2025-06-14T11:19:00Z">
            <w:rPr>
              <w:del w:id="1366" w:author="nidal saleh" w:date="2025-06-13T21:05:00Z"/>
              <w:rFonts w:ascii="Times New Roman" w:eastAsia="Times New Roman" w:hAnsi="Times New Roman" w:cs="Times New Roman"/>
              <w:sz w:val="24"/>
              <w:szCs w:val="24"/>
            </w:rPr>
          </w:rPrChange>
        </w:rPr>
      </w:pPr>
      <w:del w:id="1367" w:author="nidal saleh" w:date="2025-06-13T21:05:00Z">
        <w:r w:rsidRPr="009D1593" w:rsidDel="007D10A9">
          <w:rPr>
            <w:rFonts w:ascii="Times New Roman" w:eastAsia="Times New Roman" w:hAnsi="Times New Roman" w:cs="Times New Roman"/>
            <w:sz w:val="32"/>
            <w:szCs w:val="32"/>
            <w:rtl/>
            <w:rPrChange w:id="1368" w:author="nidal saleh" w:date="2025-06-14T11:19:00Z">
              <w:rPr>
                <w:rFonts w:ascii="Times New Roman" w:eastAsia="Times New Roman" w:hAnsi="Times New Roman" w:cs="Times New Roman"/>
                <w:sz w:val="24"/>
                <w:szCs w:val="24"/>
                <w:rtl/>
              </w:rPr>
            </w:rPrChange>
          </w:rPr>
          <w:delText xml:space="preserve">   - نظرة عامة على الأدوات والمكتبات المستخدمة (</w:delText>
        </w:r>
        <w:r w:rsidRPr="009D1593" w:rsidDel="007D10A9">
          <w:rPr>
            <w:rFonts w:ascii="Times New Roman" w:eastAsia="Times New Roman" w:hAnsi="Times New Roman" w:cs="Times New Roman"/>
            <w:sz w:val="32"/>
            <w:szCs w:val="32"/>
            <w:rPrChange w:id="1369" w:author="nidal saleh" w:date="2025-06-14T11:19:00Z">
              <w:rPr>
                <w:rFonts w:ascii="Times New Roman" w:eastAsia="Times New Roman" w:hAnsi="Times New Roman" w:cs="Times New Roman"/>
                <w:sz w:val="24"/>
                <w:szCs w:val="24"/>
              </w:rPr>
            </w:rPrChange>
          </w:rPr>
          <w:delText>OpenCV</w:delText>
        </w:r>
        <w:r w:rsidRPr="009D1593" w:rsidDel="007D10A9">
          <w:rPr>
            <w:rFonts w:ascii="Times New Roman" w:eastAsia="Times New Roman" w:hAnsi="Times New Roman" w:cs="Times New Roman"/>
            <w:sz w:val="32"/>
            <w:szCs w:val="32"/>
            <w:rtl/>
            <w:rPrChange w:id="1370" w:author="nidal saleh" w:date="2025-06-14T11:19:00Z">
              <w:rPr>
                <w:rFonts w:ascii="Times New Roman" w:eastAsia="Times New Roman" w:hAnsi="Times New Roman" w:cs="Times New Roman"/>
                <w:sz w:val="24"/>
                <w:szCs w:val="24"/>
                <w:rtl/>
              </w:rPr>
            </w:rPrChange>
          </w:rPr>
          <w:delText xml:space="preserve">، </w:delText>
        </w:r>
        <w:r w:rsidRPr="009D1593" w:rsidDel="007D10A9">
          <w:rPr>
            <w:rFonts w:ascii="Times New Roman" w:eastAsia="Times New Roman" w:hAnsi="Times New Roman" w:cs="Times New Roman"/>
            <w:sz w:val="32"/>
            <w:szCs w:val="32"/>
            <w:rPrChange w:id="1371" w:author="nidal saleh" w:date="2025-06-14T11:19:00Z">
              <w:rPr>
                <w:rFonts w:ascii="Times New Roman" w:eastAsia="Times New Roman" w:hAnsi="Times New Roman" w:cs="Times New Roman"/>
                <w:sz w:val="24"/>
                <w:szCs w:val="24"/>
              </w:rPr>
            </w:rPrChange>
          </w:rPr>
          <w:delText>Dlib</w:delText>
        </w:r>
        <w:r w:rsidR="00470163" w:rsidRPr="009D1593" w:rsidDel="007D10A9">
          <w:rPr>
            <w:rFonts w:ascii="Times New Roman" w:eastAsia="Times New Roman" w:hAnsi="Times New Roman" w:cs="Times New Roman"/>
            <w:sz w:val="32"/>
            <w:szCs w:val="32"/>
            <w:rtl/>
            <w:rPrChange w:id="1372" w:author="nidal saleh" w:date="2025-06-14T11:19:00Z">
              <w:rPr>
                <w:rFonts w:ascii="Times New Roman" w:eastAsia="Times New Roman" w:hAnsi="Times New Roman" w:cs="Times New Roman"/>
                <w:sz w:val="24"/>
                <w:szCs w:val="24"/>
                <w:rtl/>
              </w:rPr>
            </w:rPrChange>
          </w:rPr>
          <w:delText xml:space="preserve"> </w:delText>
        </w:r>
        <w:r w:rsidRPr="009D1593" w:rsidDel="007D10A9">
          <w:rPr>
            <w:rFonts w:ascii="Times New Roman" w:eastAsia="Times New Roman" w:hAnsi="Times New Roman" w:cs="Times New Roman"/>
            <w:sz w:val="32"/>
            <w:szCs w:val="32"/>
            <w:rtl/>
            <w:rPrChange w:id="1373" w:author="nidal saleh" w:date="2025-06-14T11:19:00Z">
              <w:rPr>
                <w:rFonts w:ascii="Times New Roman" w:eastAsia="Times New Roman" w:hAnsi="Times New Roman" w:cs="Times New Roman"/>
                <w:sz w:val="24"/>
                <w:szCs w:val="24"/>
                <w:rtl/>
              </w:rPr>
            </w:rPrChange>
          </w:rPr>
          <w:delText xml:space="preserve">، </w:delText>
        </w:r>
        <w:r w:rsidRPr="009D1593" w:rsidDel="007D10A9">
          <w:rPr>
            <w:rFonts w:ascii="Times New Roman" w:eastAsia="Times New Roman" w:hAnsi="Times New Roman" w:cs="Times New Roman"/>
            <w:sz w:val="32"/>
            <w:szCs w:val="32"/>
            <w:rPrChange w:id="1374" w:author="nidal saleh" w:date="2025-06-14T11:19:00Z">
              <w:rPr>
                <w:rFonts w:ascii="Times New Roman" w:eastAsia="Times New Roman" w:hAnsi="Times New Roman" w:cs="Times New Roman"/>
                <w:sz w:val="24"/>
                <w:szCs w:val="24"/>
              </w:rPr>
            </w:rPrChange>
          </w:rPr>
          <w:delText>Tkinter</w:delText>
        </w:r>
        <w:r w:rsidR="00470163" w:rsidRPr="009D1593" w:rsidDel="007D10A9">
          <w:rPr>
            <w:rFonts w:ascii="Times New Roman" w:eastAsia="Times New Roman" w:hAnsi="Times New Roman" w:cs="Times New Roman"/>
            <w:sz w:val="32"/>
            <w:szCs w:val="32"/>
            <w:rtl/>
            <w:rPrChange w:id="1375" w:author="nidal saleh" w:date="2025-06-14T11:19:00Z">
              <w:rPr>
                <w:rFonts w:ascii="Times New Roman" w:eastAsia="Times New Roman" w:hAnsi="Times New Roman" w:cs="Times New Roman"/>
                <w:sz w:val="24"/>
                <w:szCs w:val="24"/>
                <w:rtl/>
              </w:rPr>
            </w:rPrChange>
          </w:rPr>
          <w:delText xml:space="preserve"> </w:delText>
        </w:r>
      </w:del>
      <w:del w:id="1376" w:author="nidal saleh" w:date="2025-06-08T01:48:00Z">
        <w:r w:rsidRPr="009D1593" w:rsidDel="001152DF">
          <w:rPr>
            <w:rFonts w:ascii="Times New Roman" w:eastAsia="Times New Roman" w:hAnsi="Times New Roman" w:cs="Times New Roman"/>
            <w:sz w:val="32"/>
            <w:szCs w:val="32"/>
            <w:rtl/>
            <w:rPrChange w:id="1377" w:author="nidal saleh" w:date="2025-06-14T11:19:00Z">
              <w:rPr>
                <w:rFonts w:ascii="Times New Roman" w:eastAsia="Times New Roman" w:hAnsi="Times New Roman" w:cs="Times New Roman"/>
                <w:sz w:val="24"/>
                <w:szCs w:val="24"/>
                <w:rtl/>
              </w:rPr>
            </w:rPrChange>
          </w:rPr>
          <w:delText>، إلخ</w:delText>
        </w:r>
      </w:del>
      <w:del w:id="1378" w:author="nidal saleh" w:date="2025-06-13T21:05:00Z">
        <w:r w:rsidRPr="009D1593" w:rsidDel="007D10A9">
          <w:rPr>
            <w:rFonts w:ascii="Times New Roman" w:eastAsia="Times New Roman" w:hAnsi="Times New Roman" w:cs="Times New Roman"/>
            <w:sz w:val="32"/>
            <w:szCs w:val="32"/>
            <w:rtl/>
            <w:rPrChange w:id="1379" w:author="nidal saleh" w:date="2025-06-14T11:19:00Z">
              <w:rPr>
                <w:rFonts w:ascii="Times New Roman" w:eastAsia="Times New Roman" w:hAnsi="Times New Roman" w:cs="Times New Roman"/>
                <w:sz w:val="24"/>
                <w:szCs w:val="24"/>
                <w:rtl/>
              </w:rPr>
            </w:rPrChange>
          </w:rPr>
          <w:delText>).</w:delText>
        </w:r>
      </w:del>
    </w:p>
    <w:p w14:paraId="7508FE72" w14:textId="59F06E50" w:rsidR="00C24FA2" w:rsidRPr="009D1593" w:rsidDel="007D10A9" w:rsidRDefault="00C24FA2" w:rsidP="00C24FA2">
      <w:pPr>
        <w:bidi/>
        <w:rPr>
          <w:del w:id="1380" w:author="nidal saleh" w:date="2025-06-13T21:05:00Z"/>
          <w:rFonts w:ascii="Times New Roman" w:eastAsia="Times New Roman" w:hAnsi="Times New Roman" w:cs="Times New Roman"/>
          <w:sz w:val="32"/>
          <w:szCs w:val="32"/>
          <w:rPrChange w:id="1381" w:author="nidal saleh" w:date="2025-06-14T11:19:00Z">
            <w:rPr>
              <w:del w:id="1382" w:author="nidal saleh" w:date="2025-06-13T21:05:00Z"/>
              <w:rFonts w:ascii="Times New Roman" w:eastAsia="Times New Roman" w:hAnsi="Times New Roman" w:cs="Times New Roman"/>
              <w:sz w:val="24"/>
              <w:szCs w:val="24"/>
            </w:rPr>
          </w:rPrChange>
        </w:rPr>
      </w:pPr>
      <w:del w:id="1383" w:author="nidal saleh" w:date="2025-06-13T21:05:00Z">
        <w:r w:rsidRPr="009D1593" w:rsidDel="007D10A9">
          <w:rPr>
            <w:rFonts w:ascii="Times New Roman" w:eastAsia="Times New Roman" w:hAnsi="Times New Roman" w:cs="Times New Roman"/>
            <w:sz w:val="32"/>
            <w:szCs w:val="32"/>
            <w:rtl/>
            <w:rPrChange w:id="1384" w:author="nidal saleh" w:date="2025-06-14T11:19:00Z">
              <w:rPr>
                <w:rFonts w:ascii="Times New Roman" w:eastAsia="Times New Roman" w:hAnsi="Times New Roman" w:cs="Times New Roman"/>
                <w:sz w:val="24"/>
                <w:szCs w:val="24"/>
                <w:rtl/>
              </w:rPr>
            </w:rPrChange>
          </w:rPr>
          <w:delText xml:space="preserve">3. </w:delText>
        </w:r>
      </w:del>
      <w:del w:id="1385" w:author="nidal saleh" w:date="2025-06-08T01:38:00Z">
        <w:r w:rsidRPr="009D1593" w:rsidDel="00D15337">
          <w:rPr>
            <w:rFonts w:ascii="Times New Roman" w:eastAsia="Times New Roman" w:hAnsi="Times New Roman" w:cs="Times New Roman"/>
            <w:sz w:val="32"/>
            <w:szCs w:val="32"/>
            <w:rtl/>
            <w:rPrChange w:id="1386" w:author="nidal saleh" w:date="2025-06-14T11:19:00Z">
              <w:rPr>
                <w:rFonts w:ascii="Times New Roman" w:eastAsia="Times New Roman" w:hAnsi="Times New Roman" w:cs="Times New Roman"/>
                <w:sz w:val="24"/>
                <w:szCs w:val="24"/>
                <w:rtl/>
              </w:rPr>
            </w:rPrChange>
          </w:rPr>
          <w:delText>**</w:delText>
        </w:r>
      </w:del>
      <w:del w:id="1387" w:author="nidal saleh" w:date="2025-06-13T21:05:00Z">
        <w:r w:rsidRPr="009D1593" w:rsidDel="007D10A9">
          <w:rPr>
            <w:rFonts w:ascii="Times New Roman" w:eastAsia="Times New Roman" w:hAnsi="Times New Roman" w:cs="Times New Roman"/>
            <w:sz w:val="32"/>
            <w:szCs w:val="32"/>
            <w:rtl/>
            <w:rPrChange w:id="1388" w:author="nidal saleh" w:date="2025-06-14T11:19:00Z">
              <w:rPr>
                <w:rFonts w:ascii="Times New Roman" w:eastAsia="Times New Roman" w:hAnsi="Times New Roman" w:cs="Times New Roman"/>
                <w:sz w:val="24"/>
                <w:szCs w:val="24"/>
                <w:rtl/>
              </w:rPr>
            </w:rPrChange>
          </w:rPr>
          <w:delText>تصميم النظام</w:delText>
        </w:r>
      </w:del>
      <w:del w:id="1389" w:author="nidal saleh" w:date="2025-06-08T01:38:00Z">
        <w:r w:rsidRPr="009D1593" w:rsidDel="00D15337">
          <w:rPr>
            <w:rFonts w:ascii="Times New Roman" w:eastAsia="Times New Roman" w:hAnsi="Times New Roman" w:cs="Times New Roman"/>
            <w:sz w:val="32"/>
            <w:szCs w:val="32"/>
            <w:rtl/>
            <w:rPrChange w:id="1390" w:author="nidal saleh" w:date="2025-06-14T11:19:00Z">
              <w:rPr>
                <w:rFonts w:ascii="Times New Roman" w:eastAsia="Times New Roman" w:hAnsi="Times New Roman" w:cs="Times New Roman"/>
                <w:sz w:val="24"/>
                <w:szCs w:val="24"/>
                <w:rtl/>
              </w:rPr>
            </w:rPrChange>
          </w:rPr>
          <w:delText>**</w:delText>
        </w:r>
      </w:del>
      <w:del w:id="1391" w:author="nidal saleh" w:date="2025-06-13T21:05:00Z">
        <w:r w:rsidRPr="009D1593" w:rsidDel="007D10A9">
          <w:rPr>
            <w:rFonts w:ascii="Times New Roman" w:eastAsia="Times New Roman" w:hAnsi="Times New Roman" w:cs="Times New Roman"/>
            <w:sz w:val="32"/>
            <w:szCs w:val="32"/>
            <w:rtl/>
            <w:rPrChange w:id="1392" w:author="nidal saleh" w:date="2025-06-14T11:19:00Z">
              <w:rPr>
                <w:rFonts w:ascii="Times New Roman" w:eastAsia="Times New Roman" w:hAnsi="Times New Roman" w:cs="Times New Roman"/>
                <w:sz w:val="24"/>
                <w:szCs w:val="24"/>
                <w:rtl/>
              </w:rPr>
            </w:rPrChange>
          </w:rPr>
          <w:delText>:</w:delText>
        </w:r>
      </w:del>
    </w:p>
    <w:p w14:paraId="75165505" w14:textId="41A972BC" w:rsidR="00C24FA2" w:rsidRPr="009D1593" w:rsidDel="007D10A9" w:rsidRDefault="00C24FA2" w:rsidP="00C24FA2">
      <w:pPr>
        <w:bidi/>
        <w:rPr>
          <w:del w:id="1393" w:author="nidal saleh" w:date="2025-06-13T21:05:00Z"/>
          <w:rFonts w:ascii="Times New Roman" w:eastAsia="Times New Roman" w:hAnsi="Times New Roman" w:cs="Times New Roman"/>
          <w:sz w:val="32"/>
          <w:szCs w:val="32"/>
          <w:rPrChange w:id="1394" w:author="nidal saleh" w:date="2025-06-14T11:19:00Z">
            <w:rPr>
              <w:del w:id="1395" w:author="nidal saleh" w:date="2025-06-13T21:05:00Z"/>
              <w:rFonts w:ascii="Times New Roman" w:eastAsia="Times New Roman" w:hAnsi="Times New Roman" w:cs="Times New Roman"/>
              <w:sz w:val="24"/>
              <w:szCs w:val="24"/>
            </w:rPr>
          </w:rPrChange>
        </w:rPr>
      </w:pPr>
      <w:del w:id="1396" w:author="nidal saleh" w:date="2025-06-13T21:05:00Z">
        <w:r w:rsidRPr="009D1593" w:rsidDel="007D10A9">
          <w:rPr>
            <w:rFonts w:ascii="Times New Roman" w:eastAsia="Times New Roman" w:hAnsi="Times New Roman" w:cs="Times New Roman"/>
            <w:sz w:val="32"/>
            <w:szCs w:val="32"/>
            <w:rtl/>
            <w:rPrChange w:id="1397" w:author="nidal saleh" w:date="2025-06-14T11:19:00Z">
              <w:rPr>
                <w:rFonts w:ascii="Times New Roman" w:eastAsia="Times New Roman" w:hAnsi="Times New Roman" w:cs="Times New Roman"/>
                <w:sz w:val="24"/>
                <w:szCs w:val="24"/>
                <w:rtl/>
              </w:rPr>
            </w:rPrChange>
          </w:rPr>
          <w:delText xml:space="preserve">   - وصف معمارية النظام (اكتشاف الوجه، </w:delText>
        </w:r>
        <w:r w:rsidR="00AE125C" w:rsidRPr="009D1593" w:rsidDel="007D10A9">
          <w:rPr>
            <w:rFonts w:ascii="Times New Roman" w:eastAsia="Times New Roman" w:hAnsi="Times New Roman" w:cs="Times New Roman"/>
            <w:sz w:val="32"/>
            <w:szCs w:val="32"/>
            <w:rtl/>
            <w:rPrChange w:id="1398" w:author="nidal saleh" w:date="2025-06-14T11:19:00Z">
              <w:rPr>
                <w:rFonts w:ascii="Times New Roman" w:eastAsia="Times New Roman" w:hAnsi="Times New Roman" w:cs="Times New Roman"/>
                <w:sz w:val="24"/>
                <w:szCs w:val="24"/>
                <w:rtl/>
              </w:rPr>
            </w:rPrChange>
          </w:rPr>
          <w:delText xml:space="preserve">اكتشاف </w:delText>
        </w:r>
        <w:r w:rsidR="00AE125C" w:rsidRPr="009D1593" w:rsidDel="007D10A9">
          <w:rPr>
            <w:rFonts w:ascii="Times New Roman" w:eastAsia="Times New Roman" w:hAnsi="Times New Roman" w:cs="Times New Roman" w:hint="eastAsia"/>
            <w:sz w:val="32"/>
            <w:szCs w:val="32"/>
            <w:rtl/>
            <w:rPrChange w:id="1399" w:author="nidal saleh" w:date="2025-06-14T11:19:00Z">
              <w:rPr>
                <w:rFonts w:ascii="Times New Roman" w:eastAsia="Times New Roman" w:hAnsi="Times New Roman" w:cs="Times New Roman" w:hint="eastAsia"/>
                <w:sz w:val="24"/>
                <w:szCs w:val="24"/>
                <w:rtl/>
              </w:rPr>
            </w:rPrChange>
          </w:rPr>
          <w:delText>اليدين</w:delText>
        </w:r>
        <w:r w:rsidR="00AE125C" w:rsidRPr="009D1593" w:rsidDel="007D10A9">
          <w:rPr>
            <w:rFonts w:ascii="Times New Roman" w:eastAsia="Times New Roman" w:hAnsi="Times New Roman" w:cs="Times New Roman"/>
            <w:sz w:val="32"/>
            <w:szCs w:val="32"/>
            <w:rtl/>
            <w:rPrChange w:id="1400" w:author="nidal saleh" w:date="2025-06-14T11:19:00Z">
              <w:rPr>
                <w:rFonts w:ascii="Times New Roman" w:eastAsia="Times New Roman" w:hAnsi="Times New Roman" w:cs="Times New Roman"/>
                <w:sz w:val="24"/>
                <w:szCs w:val="24"/>
                <w:rtl/>
              </w:rPr>
            </w:rPrChange>
          </w:rPr>
          <w:delText xml:space="preserve">، </w:delText>
        </w:r>
        <w:r w:rsidRPr="009D1593" w:rsidDel="007D10A9">
          <w:rPr>
            <w:rFonts w:ascii="Times New Roman" w:eastAsia="Times New Roman" w:hAnsi="Times New Roman" w:cs="Times New Roman"/>
            <w:sz w:val="32"/>
            <w:szCs w:val="32"/>
            <w:rtl/>
            <w:rPrChange w:id="1401" w:author="nidal saleh" w:date="2025-06-14T11:19:00Z">
              <w:rPr>
                <w:rFonts w:ascii="Times New Roman" w:eastAsia="Times New Roman" w:hAnsi="Times New Roman" w:cs="Times New Roman"/>
                <w:sz w:val="24"/>
                <w:szCs w:val="24"/>
                <w:rtl/>
              </w:rPr>
            </w:rPrChange>
          </w:rPr>
          <w:delText>معالجة البيانات، التنبيهات، قاعدة البيانات).</w:delText>
        </w:r>
      </w:del>
    </w:p>
    <w:p w14:paraId="74C89986" w14:textId="4487C698" w:rsidR="00C24FA2" w:rsidRPr="009D1593" w:rsidDel="007D10A9" w:rsidRDefault="00C24FA2" w:rsidP="00C24FA2">
      <w:pPr>
        <w:bidi/>
        <w:rPr>
          <w:del w:id="1402" w:author="nidal saleh" w:date="2025-06-13T21:05:00Z"/>
          <w:rFonts w:ascii="Times New Roman" w:eastAsia="Times New Roman" w:hAnsi="Times New Roman" w:cs="Times New Roman"/>
          <w:sz w:val="32"/>
          <w:szCs w:val="32"/>
          <w:rPrChange w:id="1403" w:author="nidal saleh" w:date="2025-06-14T11:19:00Z">
            <w:rPr>
              <w:del w:id="1404" w:author="nidal saleh" w:date="2025-06-13T21:05:00Z"/>
              <w:rFonts w:ascii="Times New Roman" w:eastAsia="Times New Roman" w:hAnsi="Times New Roman" w:cs="Times New Roman"/>
              <w:sz w:val="24"/>
              <w:szCs w:val="24"/>
            </w:rPr>
          </w:rPrChange>
        </w:rPr>
      </w:pPr>
      <w:del w:id="1405" w:author="nidal saleh" w:date="2025-06-13T21:05:00Z">
        <w:r w:rsidRPr="009D1593" w:rsidDel="007D10A9">
          <w:rPr>
            <w:rFonts w:ascii="Times New Roman" w:eastAsia="Times New Roman" w:hAnsi="Times New Roman" w:cs="Times New Roman"/>
            <w:sz w:val="32"/>
            <w:szCs w:val="32"/>
            <w:rtl/>
            <w:rPrChange w:id="1406" w:author="nidal saleh" w:date="2025-06-14T11:19:00Z">
              <w:rPr>
                <w:rFonts w:ascii="Times New Roman" w:eastAsia="Times New Roman" w:hAnsi="Times New Roman" w:cs="Times New Roman"/>
                <w:sz w:val="24"/>
                <w:szCs w:val="24"/>
                <w:rtl/>
              </w:rPr>
            </w:rPrChange>
          </w:rPr>
          <w:delText xml:space="preserve">   - تفاصيل واجهة المستخدم وآلية إنشاء التقارير.</w:delText>
        </w:r>
      </w:del>
    </w:p>
    <w:p w14:paraId="4EB69B7F" w14:textId="6EA1EDE5" w:rsidR="00C24FA2" w:rsidRPr="009D1593" w:rsidDel="007D10A9" w:rsidRDefault="00C24FA2" w:rsidP="00C24FA2">
      <w:pPr>
        <w:bidi/>
        <w:rPr>
          <w:del w:id="1407" w:author="nidal saleh" w:date="2025-06-13T21:05:00Z"/>
          <w:rFonts w:ascii="Times New Roman" w:eastAsia="Times New Roman" w:hAnsi="Times New Roman" w:cs="Times New Roman"/>
          <w:sz w:val="32"/>
          <w:szCs w:val="32"/>
          <w:rPrChange w:id="1408" w:author="nidal saleh" w:date="2025-06-14T11:19:00Z">
            <w:rPr>
              <w:del w:id="1409" w:author="nidal saleh" w:date="2025-06-13T21:05:00Z"/>
              <w:rFonts w:ascii="Times New Roman" w:eastAsia="Times New Roman" w:hAnsi="Times New Roman" w:cs="Times New Roman"/>
              <w:sz w:val="24"/>
              <w:szCs w:val="24"/>
            </w:rPr>
          </w:rPrChange>
        </w:rPr>
      </w:pPr>
      <w:del w:id="1410" w:author="nidal saleh" w:date="2025-06-13T21:05:00Z">
        <w:r w:rsidRPr="009D1593" w:rsidDel="007D10A9">
          <w:rPr>
            <w:rFonts w:ascii="Times New Roman" w:eastAsia="Times New Roman" w:hAnsi="Times New Roman" w:cs="Times New Roman"/>
            <w:sz w:val="32"/>
            <w:szCs w:val="32"/>
            <w:rtl/>
            <w:rPrChange w:id="1411" w:author="nidal saleh" w:date="2025-06-14T11:19:00Z">
              <w:rPr>
                <w:rFonts w:ascii="Times New Roman" w:eastAsia="Times New Roman" w:hAnsi="Times New Roman" w:cs="Times New Roman"/>
                <w:sz w:val="24"/>
                <w:szCs w:val="24"/>
                <w:rtl/>
              </w:rPr>
            </w:rPrChange>
          </w:rPr>
          <w:delText xml:space="preserve">4. </w:delText>
        </w:r>
      </w:del>
      <w:del w:id="1412" w:author="nidal saleh" w:date="2025-06-08T01:38:00Z">
        <w:r w:rsidRPr="009D1593" w:rsidDel="00D15337">
          <w:rPr>
            <w:rFonts w:ascii="Times New Roman" w:eastAsia="Times New Roman" w:hAnsi="Times New Roman" w:cs="Times New Roman"/>
            <w:sz w:val="32"/>
            <w:szCs w:val="32"/>
            <w:rtl/>
            <w:rPrChange w:id="1413" w:author="nidal saleh" w:date="2025-06-14T11:19:00Z">
              <w:rPr>
                <w:rFonts w:ascii="Times New Roman" w:eastAsia="Times New Roman" w:hAnsi="Times New Roman" w:cs="Times New Roman"/>
                <w:sz w:val="24"/>
                <w:szCs w:val="24"/>
                <w:rtl/>
              </w:rPr>
            </w:rPrChange>
          </w:rPr>
          <w:delText>**</w:delText>
        </w:r>
      </w:del>
      <w:del w:id="1414" w:author="nidal saleh" w:date="2025-06-13T21:05:00Z">
        <w:r w:rsidRPr="009D1593" w:rsidDel="007D10A9">
          <w:rPr>
            <w:rFonts w:ascii="Times New Roman" w:eastAsia="Times New Roman" w:hAnsi="Times New Roman" w:cs="Times New Roman"/>
            <w:sz w:val="32"/>
            <w:szCs w:val="32"/>
            <w:rtl/>
            <w:rPrChange w:id="1415" w:author="nidal saleh" w:date="2025-06-14T11:19:00Z">
              <w:rPr>
                <w:rFonts w:ascii="Times New Roman" w:eastAsia="Times New Roman" w:hAnsi="Times New Roman" w:cs="Times New Roman"/>
                <w:sz w:val="24"/>
                <w:szCs w:val="24"/>
                <w:rtl/>
              </w:rPr>
            </w:rPrChange>
          </w:rPr>
          <w:delText>التنفيذ</w:delText>
        </w:r>
      </w:del>
      <w:del w:id="1416" w:author="nidal saleh" w:date="2025-06-08T01:38:00Z">
        <w:r w:rsidRPr="009D1593" w:rsidDel="00D15337">
          <w:rPr>
            <w:rFonts w:ascii="Times New Roman" w:eastAsia="Times New Roman" w:hAnsi="Times New Roman" w:cs="Times New Roman"/>
            <w:sz w:val="32"/>
            <w:szCs w:val="32"/>
            <w:rtl/>
            <w:rPrChange w:id="1417" w:author="nidal saleh" w:date="2025-06-14T11:19:00Z">
              <w:rPr>
                <w:rFonts w:ascii="Times New Roman" w:eastAsia="Times New Roman" w:hAnsi="Times New Roman" w:cs="Times New Roman"/>
                <w:sz w:val="24"/>
                <w:szCs w:val="24"/>
                <w:rtl/>
              </w:rPr>
            </w:rPrChange>
          </w:rPr>
          <w:delText>**</w:delText>
        </w:r>
      </w:del>
      <w:del w:id="1418" w:author="nidal saleh" w:date="2025-06-13T21:05:00Z">
        <w:r w:rsidRPr="009D1593" w:rsidDel="007D10A9">
          <w:rPr>
            <w:rFonts w:ascii="Times New Roman" w:eastAsia="Times New Roman" w:hAnsi="Times New Roman" w:cs="Times New Roman"/>
            <w:sz w:val="32"/>
            <w:szCs w:val="32"/>
            <w:rtl/>
            <w:rPrChange w:id="1419" w:author="nidal saleh" w:date="2025-06-14T11:19:00Z">
              <w:rPr>
                <w:rFonts w:ascii="Times New Roman" w:eastAsia="Times New Roman" w:hAnsi="Times New Roman" w:cs="Times New Roman"/>
                <w:sz w:val="24"/>
                <w:szCs w:val="24"/>
                <w:rtl/>
              </w:rPr>
            </w:rPrChange>
          </w:rPr>
          <w:delText>:</w:delText>
        </w:r>
      </w:del>
    </w:p>
    <w:p w14:paraId="4E782DAE" w14:textId="3C82C10B" w:rsidR="00C24FA2" w:rsidRPr="009D1593" w:rsidDel="007D10A9" w:rsidRDefault="00C24FA2" w:rsidP="00C24FA2">
      <w:pPr>
        <w:bidi/>
        <w:rPr>
          <w:del w:id="1420" w:author="nidal saleh" w:date="2025-06-13T21:05:00Z"/>
          <w:rFonts w:ascii="Times New Roman" w:eastAsia="Times New Roman" w:hAnsi="Times New Roman" w:cs="Times New Roman"/>
          <w:sz w:val="32"/>
          <w:szCs w:val="32"/>
          <w:rPrChange w:id="1421" w:author="nidal saleh" w:date="2025-06-14T11:19:00Z">
            <w:rPr>
              <w:del w:id="1422" w:author="nidal saleh" w:date="2025-06-13T21:05:00Z"/>
              <w:rFonts w:ascii="Times New Roman" w:eastAsia="Times New Roman" w:hAnsi="Times New Roman" w:cs="Times New Roman"/>
              <w:sz w:val="24"/>
              <w:szCs w:val="24"/>
            </w:rPr>
          </w:rPrChange>
        </w:rPr>
      </w:pPr>
      <w:del w:id="1423" w:author="nidal saleh" w:date="2025-06-13T21:05:00Z">
        <w:r w:rsidRPr="009D1593" w:rsidDel="007D10A9">
          <w:rPr>
            <w:rFonts w:ascii="Times New Roman" w:eastAsia="Times New Roman" w:hAnsi="Times New Roman" w:cs="Times New Roman"/>
            <w:sz w:val="32"/>
            <w:szCs w:val="32"/>
            <w:rtl/>
            <w:rPrChange w:id="1424" w:author="nidal saleh" w:date="2025-06-14T11:19:00Z">
              <w:rPr>
                <w:rFonts w:ascii="Times New Roman" w:eastAsia="Times New Roman" w:hAnsi="Times New Roman" w:cs="Times New Roman"/>
                <w:sz w:val="24"/>
                <w:szCs w:val="24"/>
                <w:rtl/>
              </w:rPr>
            </w:rPrChange>
          </w:rPr>
          <w:delText xml:space="preserve">   - شرح خطوات البرمجة والخوارزميات المستخدمة.</w:delText>
        </w:r>
      </w:del>
    </w:p>
    <w:p w14:paraId="737D3E2E" w14:textId="2051F0D7" w:rsidR="00C24FA2" w:rsidRPr="009D1593" w:rsidDel="007D10A9" w:rsidRDefault="00C24FA2" w:rsidP="00C24FA2">
      <w:pPr>
        <w:bidi/>
        <w:rPr>
          <w:del w:id="1425" w:author="nidal saleh" w:date="2025-06-13T21:05:00Z"/>
          <w:rFonts w:ascii="Times New Roman" w:eastAsia="Times New Roman" w:hAnsi="Times New Roman" w:cs="Times New Roman"/>
          <w:sz w:val="32"/>
          <w:szCs w:val="32"/>
          <w:rPrChange w:id="1426" w:author="nidal saleh" w:date="2025-06-14T11:19:00Z">
            <w:rPr>
              <w:del w:id="1427" w:author="nidal saleh" w:date="2025-06-13T21:05:00Z"/>
              <w:rFonts w:ascii="Times New Roman" w:eastAsia="Times New Roman" w:hAnsi="Times New Roman" w:cs="Times New Roman"/>
              <w:sz w:val="24"/>
              <w:szCs w:val="24"/>
            </w:rPr>
          </w:rPrChange>
        </w:rPr>
      </w:pPr>
      <w:del w:id="1428" w:author="nidal saleh" w:date="2025-06-13T21:05:00Z">
        <w:r w:rsidRPr="009D1593" w:rsidDel="007D10A9">
          <w:rPr>
            <w:rFonts w:ascii="Times New Roman" w:eastAsia="Times New Roman" w:hAnsi="Times New Roman" w:cs="Times New Roman"/>
            <w:sz w:val="32"/>
            <w:szCs w:val="32"/>
            <w:rtl/>
            <w:rPrChange w:id="1429" w:author="nidal saleh" w:date="2025-06-14T11:19:00Z">
              <w:rPr>
                <w:rFonts w:ascii="Times New Roman" w:eastAsia="Times New Roman" w:hAnsi="Times New Roman" w:cs="Times New Roman"/>
                <w:sz w:val="24"/>
                <w:szCs w:val="24"/>
                <w:rtl/>
              </w:rPr>
            </w:rPrChange>
          </w:rPr>
          <w:delText xml:space="preserve">   - كيفية دمج الأدوات المختلفة (مثل إرسال الإشعارات وجدولة التقارير).</w:delText>
        </w:r>
      </w:del>
    </w:p>
    <w:p w14:paraId="26C75FFA" w14:textId="1A99D65C" w:rsidR="00C24FA2" w:rsidRPr="009D1593" w:rsidDel="007D10A9" w:rsidRDefault="00C24FA2" w:rsidP="00C24FA2">
      <w:pPr>
        <w:bidi/>
        <w:rPr>
          <w:del w:id="1430" w:author="nidal saleh" w:date="2025-06-13T21:05:00Z"/>
          <w:rFonts w:ascii="Times New Roman" w:eastAsia="Times New Roman" w:hAnsi="Times New Roman" w:cs="Times New Roman"/>
          <w:sz w:val="32"/>
          <w:szCs w:val="32"/>
          <w:rPrChange w:id="1431" w:author="nidal saleh" w:date="2025-06-14T11:19:00Z">
            <w:rPr>
              <w:del w:id="1432" w:author="nidal saleh" w:date="2025-06-13T21:05:00Z"/>
              <w:rFonts w:ascii="Times New Roman" w:eastAsia="Times New Roman" w:hAnsi="Times New Roman" w:cs="Times New Roman"/>
              <w:sz w:val="24"/>
              <w:szCs w:val="24"/>
            </w:rPr>
          </w:rPrChange>
        </w:rPr>
      </w:pPr>
      <w:del w:id="1433" w:author="nidal saleh" w:date="2025-06-13T21:05:00Z">
        <w:r w:rsidRPr="009D1593" w:rsidDel="007D10A9">
          <w:rPr>
            <w:rFonts w:ascii="Times New Roman" w:eastAsia="Times New Roman" w:hAnsi="Times New Roman" w:cs="Times New Roman"/>
            <w:sz w:val="32"/>
            <w:szCs w:val="32"/>
            <w:rtl/>
            <w:rPrChange w:id="1434" w:author="nidal saleh" w:date="2025-06-14T11:19:00Z">
              <w:rPr>
                <w:rFonts w:ascii="Times New Roman" w:eastAsia="Times New Roman" w:hAnsi="Times New Roman" w:cs="Times New Roman"/>
                <w:sz w:val="24"/>
                <w:szCs w:val="24"/>
                <w:rtl/>
              </w:rPr>
            </w:rPrChange>
          </w:rPr>
          <w:delText>5.</w:delText>
        </w:r>
      </w:del>
      <w:del w:id="1435" w:author="nidal saleh" w:date="2025-06-08T01:40:00Z">
        <w:r w:rsidRPr="009D1593" w:rsidDel="00D15337">
          <w:rPr>
            <w:rFonts w:ascii="Times New Roman" w:eastAsia="Times New Roman" w:hAnsi="Times New Roman" w:cs="Times New Roman"/>
            <w:sz w:val="32"/>
            <w:szCs w:val="32"/>
            <w:rtl/>
            <w:rPrChange w:id="1436" w:author="nidal saleh" w:date="2025-06-14T11:19:00Z">
              <w:rPr>
                <w:rFonts w:ascii="Times New Roman" w:eastAsia="Times New Roman" w:hAnsi="Times New Roman" w:cs="Times New Roman"/>
                <w:sz w:val="24"/>
                <w:szCs w:val="24"/>
                <w:rtl/>
              </w:rPr>
            </w:rPrChange>
          </w:rPr>
          <w:delText xml:space="preserve"> </w:delText>
        </w:r>
      </w:del>
      <w:del w:id="1437" w:author="nidal saleh" w:date="2025-06-08T01:38:00Z">
        <w:r w:rsidRPr="009D1593" w:rsidDel="00D15337">
          <w:rPr>
            <w:rFonts w:ascii="Times New Roman" w:eastAsia="Times New Roman" w:hAnsi="Times New Roman" w:cs="Times New Roman"/>
            <w:sz w:val="32"/>
            <w:szCs w:val="32"/>
            <w:rtl/>
            <w:rPrChange w:id="1438" w:author="nidal saleh" w:date="2025-06-14T11:19:00Z">
              <w:rPr>
                <w:rFonts w:ascii="Times New Roman" w:eastAsia="Times New Roman" w:hAnsi="Times New Roman" w:cs="Times New Roman"/>
                <w:sz w:val="24"/>
                <w:szCs w:val="24"/>
                <w:rtl/>
              </w:rPr>
            </w:rPrChange>
          </w:rPr>
          <w:delText>**</w:delText>
        </w:r>
      </w:del>
      <w:del w:id="1439" w:author="nidal saleh" w:date="2025-06-13T21:05:00Z">
        <w:r w:rsidRPr="009D1593" w:rsidDel="007D10A9">
          <w:rPr>
            <w:rFonts w:ascii="Times New Roman" w:eastAsia="Times New Roman" w:hAnsi="Times New Roman" w:cs="Times New Roman"/>
            <w:sz w:val="32"/>
            <w:szCs w:val="32"/>
            <w:rtl/>
            <w:rPrChange w:id="1440" w:author="nidal saleh" w:date="2025-06-14T11:19:00Z">
              <w:rPr>
                <w:rFonts w:ascii="Times New Roman" w:eastAsia="Times New Roman" w:hAnsi="Times New Roman" w:cs="Times New Roman"/>
                <w:sz w:val="24"/>
                <w:szCs w:val="24"/>
                <w:rtl/>
              </w:rPr>
            </w:rPrChange>
          </w:rPr>
          <w:delText>النتائج والمناقشة</w:delText>
        </w:r>
      </w:del>
      <w:del w:id="1441" w:author="nidal saleh" w:date="2025-06-08T01:38:00Z">
        <w:r w:rsidRPr="009D1593" w:rsidDel="00D15337">
          <w:rPr>
            <w:rFonts w:ascii="Times New Roman" w:eastAsia="Times New Roman" w:hAnsi="Times New Roman" w:cs="Times New Roman"/>
            <w:sz w:val="32"/>
            <w:szCs w:val="32"/>
            <w:rtl/>
            <w:rPrChange w:id="1442" w:author="nidal saleh" w:date="2025-06-14T11:19:00Z">
              <w:rPr>
                <w:rFonts w:ascii="Times New Roman" w:eastAsia="Times New Roman" w:hAnsi="Times New Roman" w:cs="Times New Roman"/>
                <w:sz w:val="24"/>
                <w:szCs w:val="24"/>
                <w:rtl/>
              </w:rPr>
            </w:rPrChange>
          </w:rPr>
          <w:delText>**</w:delText>
        </w:r>
      </w:del>
      <w:del w:id="1443" w:author="nidal saleh" w:date="2025-06-13T21:05:00Z">
        <w:r w:rsidRPr="009D1593" w:rsidDel="007D10A9">
          <w:rPr>
            <w:rFonts w:ascii="Times New Roman" w:eastAsia="Times New Roman" w:hAnsi="Times New Roman" w:cs="Times New Roman"/>
            <w:sz w:val="32"/>
            <w:szCs w:val="32"/>
            <w:rtl/>
            <w:rPrChange w:id="1444" w:author="nidal saleh" w:date="2025-06-14T11:19:00Z">
              <w:rPr>
                <w:rFonts w:ascii="Times New Roman" w:eastAsia="Times New Roman" w:hAnsi="Times New Roman" w:cs="Times New Roman"/>
                <w:sz w:val="24"/>
                <w:szCs w:val="24"/>
                <w:rtl/>
              </w:rPr>
            </w:rPrChange>
          </w:rPr>
          <w:delText>:</w:delText>
        </w:r>
      </w:del>
    </w:p>
    <w:p w14:paraId="49B9B7A3" w14:textId="03D1E627" w:rsidR="00C24FA2" w:rsidRPr="009D1593" w:rsidDel="007D10A9" w:rsidRDefault="00C24FA2" w:rsidP="00C24FA2">
      <w:pPr>
        <w:bidi/>
        <w:rPr>
          <w:del w:id="1445" w:author="nidal saleh" w:date="2025-06-13T21:05:00Z"/>
          <w:rFonts w:ascii="Times New Roman" w:eastAsia="Times New Roman" w:hAnsi="Times New Roman" w:cs="Times New Roman"/>
          <w:sz w:val="32"/>
          <w:szCs w:val="32"/>
          <w:rPrChange w:id="1446" w:author="nidal saleh" w:date="2025-06-14T11:19:00Z">
            <w:rPr>
              <w:del w:id="1447" w:author="nidal saleh" w:date="2025-06-13T21:05:00Z"/>
              <w:rFonts w:ascii="Times New Roman" w:eastAsia="Times New Roman" w:hAnsi="Times New Roman" w:cs="Times New Roman"/>
              <w:sz w:val="24"/>
              <w:szCs w:val="24"/>
            </w:rPr>
          </w:rPrChange>
        </w:rPr>
      </w:pPr>
      <w:del w:id="1448" w:author="nidal saleh" w:date="2025-06-13T21:05:00Z">
        <w:r w:rsidRPr="009D1593" w:rsidDel="007D10A9">
          <w:rPr>
            <w:rFonts w:ascii="Times New Roman" w:eastAsia="Times New Roman" w:hAnsi="Times New Roman" w:cs="Times New Roman"/>
            <w:sz w:val="32"/>
            <w:szCs w:val="32"/>
            <w:rtl/>
            <w:rPrChange w:id="1449" w:author="nidal saleh" w:date="2025-06-14T11:19:00Z">
              <w:rPr>
                <w:rFonts w:ascii="Times New Roman" w:eastAsia="Times New Roman" w:hAnsi="Times New Roman" w:cs="Times New Roman"/>
                <w:sz w:val="24"/>
                <w:szCs w:val="24"/>
                <w:rtl/>
              </w:rPr>
            </w:rPrChange>
          </w:rPr>
          <w:delText xml:space="preserve">   - عرض أمثلة على حالات التشتت المكتشفة.</w:delText>
        </w:r>
      </w:del>
    </w:p>
    <w:p w14:paraId="74C6BC6E" w14:textId="3F202325" w:rsidR="00C24FA2" w:rsidRPr="009D1593" w:rsidDel="007D10A9" w:rsidRDefault="00C24FA2" w:rsidP="00C24FA2">
      <w:pPr>
        <w:bidi/>
        <w:rPr>
          <w:del w:id="1450" w:author="nidal saleh" w:date="2025-06-13T21:05:00Z"/>
          <w:rFonts w:ascii="Times New Roman" w:eastAsia="Times New Roman" w:hAnsi="Times New Roman" w:cs="Times New Roman"/>
          <w:sz w:val="32"/>
          <w:szCs w:val="32"/>
          <w:rPrChange w:id="1451" w:author="nidal saleh" w:date="2025-06-14T11:19:00Z">
            <w:rPr>
              <w:del w:id="1452" w:author="nidal saleh" w:date="2025-06-13T21:05:00Z"/>
              <w:rFonts w:ascii="Times New Roman" w:eastAsia="Times New Roman" w:hAnsi="Times New Roman" w:cs="Times New Roman"/>
              <w:sz w:val="24"/>
              <w:szCs w:val="24"/>
            </w:rPr>
          </w:rPrChange>
        </w:rPr>
      </w:pPr>
      <w:del w:id="1453" w:author="nidal saleh" w:date="2025-06-13T21:05:00Z">
        <w:r w:rsidRPr="009D1593" w:rsidDel="007D10A9">
          <w:rPr>
            <w:rFonts w:ascii="Times New Roman" w:eastAsia="Times New Roman" w:hAnsi="Times New Roman" w:cs="Times New Roman"/>
            <w:sz w:val="32"/>
            <w:szCs w:val="32"/>
            <w:rtl/>
            <w:rPrChange w:id="1454" w:author="nidal saleh" w:date="2025-06-14T11:19:00Z">
              <w:rPr>
                <w:rFonts w:ascii="Times New Roman" w:eastAsia="Times New Roman" w:hAnsi="Times New Roman" w:cs="Times New Roman"/>
                <w:sz w:val="24"/>
                <w:szCs w:val="24"/>
                <w:rtl/>
              </w:rPr>
            </w:rPrChange>
          </w:rPr>
          <w:delText xml:space="preserve">   - تحليل أداء النظام ودقته.</w:delText>
        </w:r>
      </w:del>
    </w:p>
    <w:p w14:paraId="0737CE76" w14:textId="084101E3" w:rsidR="00C24FA2" w:rsidRPr="009D1593" w:rsidDel="007D10A9" w:rsidRDefault="00C24FA2" w:rsidP="00C24FA2">
      <w:pPr>
        <w:bidi/>
        <w:rPr>
          <w:del w:id="1455" w:author="nidal saleh" w:date="2025-06-13T21:05:00Z"/>
          <w:rFonts w:ascii="Times New Roman" w:eastAsia="Times New Roman" w:hAnsi="Times New Roman" w:cs="Times New Roman"/>
          <w:sz w:val="32"/>
          <w:szCs w:val="32"/>
          <w:rPrChange w:id="1456" w:author="nidal saleh" w:date="2025-06-14T11:19:00Z">
            <w:rPr>
              <w:del w:id="1457" w:author="nidal saleh" w:date="2025-06-13T21:05:00Z"/>
              <w:rFonts w:ascii="Times New Roman" w:eastAsia="Times New Roman" w:hAnsi="Times New Roman" w:cs="Times New Roman"/>
              <w:sz w:val="24"/>
              <w:szCs w:val="24"/>
            </w:rPr>
          </w:rPrChange>
        </w:rPr>
      </w:pPr>
      <w:del w:id="1458" w:author="nidal saleh" w:date="2025-06-13T21:05:00Z">
        <w:r w:rsidRPr="009D1593" w:rsidDel="007D10A9">
          <w:rPr>
            <w:rFonts w:ascii="Times New Roman" w:eastAsia="Times New Roman" w:hAnsi="Times New Roman" w:cs="Times New Roman"/>
            <w:sz w:val="32"/>
            <w:szCs w:val="32"/>
            <w:rtl/>
            <w:rPrChange w:id="1459" w:author="nidal saleh" w:date="2025-06-14T11:19:00Z">
              <w:rPr>
                <w:rFonts w:ascii="Times New Roman" w:eastAsia="Times New Roman" w:hAnsi="Times New Roman" w:cs="Times New Roman"/>
                <w:sz w:val="24"/>
                <w:szCs w:val="24"/>
                <w:rtl/>
              </w:rPr>
            </w:rPrChange>
          </w:rPr>
          <w:delText xml:space="preserve">   - مناقشة التحديات </w:delText>
        </w:r>
      </w:del>
      <w:del w:id="1460" w:author="nidal saleh" w:date="2025-06-08T01:48:00Z">
        <w:r w:rsidRPr="009D1593" w:rsidDel="001152DF">
          <w:rPr>
            <w:rFonts w:ascii="Times New Roman" w:eastAsia="Times New Roman" w:hAnsi="Times New Roman" w:cs="Times New Roman"/>
            <w:sz w:val="32"/>
            <w:szCs w:val="32"/>
            <w:rtl/>
            <w:rPrChange w:id="1461" w:author="nidal saleh" w:date="2025-06-14T11:19:00Z">
              <w:rPr>
                <w:rFonts w:ascii="Times New Roman" w:eastAsia="Times New Roman" w:hAnsi="Times New Roman" w:cs="Times New Roman"/>
                <w:sz w:val="24"/>
                <w:szCs w:val="24"/>
                <w:rtl/>
              </w:rPr>
            </w:rPrChange>
          </w:rPr>
          <w:delText>(مثل الإضاءة المنخفضة أو أخطاء الكشف).</w:delText>
        </w:r>
      </w:del>
    </w:p>
    <w:p w14:paraId="02F83A25" w14:textId="225F301F" w:rsidR="00C24FA2" w:rsidRPr="009D1593" w:rsidDel="007D10A9" w:rsidRDefault="00C24FA2" w:rsidP="00C24FA2">
      <w:pPr>
        <w:bidi/>
        <w:rPr>
          <w:del w:id="1462" w:author="nidal saleh" w:date="2025-06-13T21:05:00Z"/>
          <w:rFonts w:ascii="Times New Roman" w:eastAsia="Times New Roman" w:hAnsi="Times New Roman" w:cs="Times New Roman"/>
          <w:sz w:val="32"/>
          <w:szCs w:val="32"/>
          <w:rPrChange w:id="1463" w:author="nidal saleh" w:date="2025-06-14T11:19:00Z">
            <w:rPr>
              <w:del w:id="1464" w:author="nidal saleh" w:date="2025-06-13T21:05:00Z"/>
              <w:rFonts w:ascii="Times New Roman" w:eastAsia="Times New Roman" w:hAnsi="Times New Roman" w:cs="Times New Roman"/>
              <w:sz w:val="24"/>
              <w:szCs w:val="24"/>
            </w:rPr>
          </w:rPrChange>
        </w:rPr>
      </w:pPr>
      <w:del w:id="1465" w:author="nidal saleh" w:date="2025-06-13T21:05:00Z">
        <w:r w:rsidRPr="009D1593" w:rsidDel="007D10A9">
          <w:rPr>
            <w:rFonts w:ascii="Times New Roman" w:eastAsia="Times New Roman" w:hAnsi="Times New Roman" w:cs="Times New Roman"/>
            <w:sz w:val="32"/>
            <w:szCs w:val="32"/>
            <w:rtl/>
            <w:rPrChange w:id="1466" w:author="nidal saleh" w:date="2025-06-14T11:19:00Z">
              <w:rPr>
                <w:rFonts w:ascii="Times New Roman" w:eastAsia="Times New Roman" w:hAnsi="Times New Roman" w:cs="Times New Roman"/>
                <w:sz w:val="24"/>
                <w:szCs w:val="24"/>
                <w:rtl/>
              </w:rPr>
            </w:rPrChange>
          </w:rPr>
          <w:delText>6. الاستنتاجات والتوصيات:</w:delText>
        </w:r>
      </w:del>
    </w:p>
    <w:p w14:paraId="07DB568A" w14:textId="190E712D" w:rsidR="00C24FA2" w:rsidRPr="009D1593" w:rsidDel="007D10A9" w:rsidRDefault="00C24FA2" w:rsidP="00C24FA2">
      <w:pPr>
        <w:bidi/>
        <w:rPr>
          <w:del w:id="1467" w:author="nidal saleh" w:date="2025-06-13T21:05:00Z"/>
          <w:rFonts w:ascii="Times New Roman" w:eastAsia="Times New Roman" w:hAnsi="Times New Roman" w:cs="Times New Roman"/>
          <w:sz w:val="32"/>
          <w:szCs w:val="32"/>
          <w:rPrChange w:id="1468" w:author="nidal saleh" w:date="2025-06-14T11:19:00Z">
            <w:rPr>
              <w:del w:id="1469" w:author="nidal saleh" w:date="2025-06-13T21:05:00Z"/>
              <w:rFonts w:ascii="Times New Roman" w:eastAsia="Times New Roman" w:hAnsi="Times New Roman" w:cs="Times New Roman"/>
              <w:sz w:val="24"/>
              <w:szCs w:val="24"/>
            </w:rPr>
          </w:rPrChange>
        </w:rPr>
      </w:pPr>
      <w:del w:id="1470" w:author="nidal saleh" w:date="2025-06-13T21:05:00Z">
        <w:r w:rsidRPr="009D1593" w:rsidDel="007D10A9">
          <w:rPr>
            <w:rFonts w:ascii="Times New Roman" w:eastAsia="Times New Roman" w:hAnsi="Times New Roman" w:cs="Times New Roman"/>
            <w:sz w:val="32"/>
            <w:szCs w:val="32"/>
            <w:rtl/>
            <w:rPrChange w:id="1471" w:author="nidal saleh" w:date="2025-06-14T11:19:00Z">
              <w:rPr>
                <w:rFonts w:ascii="Times New Roman" w:eastAsia="Times New Roman" w:hAnsi="Times New Roman" w:cs="Times New Roman"/>
                <w:sz w:val="24"/>
                <w:szCs w:val="24"/>
                <w:rtl/>
              </w:rPr>
            </w:rPrChange>
          </w:rPr>
          <w:delText xml:space="preserve">   - تلخيص الفوائد والإنجازات.</w:delText>
        </w:r>
      </w:del>
    </w:p>
    <w:p w14:paraId="0493AF5A" w14:textId="2FBE3BA7" w:rsidR="00C24FA2" w:rsidRPr="009D1593" w:rsidDel="007D10A9" w:rsidRDefault="00C24FA2" w:rsidP="00C24FA2">
      <w:pPr>
        <w:bidi/>
        <w:rPr>
          <w:del w:id="1472" w:author="nidal saleh" w:date="2025-06-13T21:05:00Z"/>
          <w:rFonts w:ascii="Times New Roman" w:eastAsia="Times New Roman" w:hAnsi="Times New Roman" w:cs="Times New Roman"/>
          <w:sz w:val="32"/>
          <w:szCs w:val="32"/>
          <w:rPrChange w:id="1473" w:author="nidal saleh" w:date="2025-06-14T11:19:00Z">
            <w:rPr>
              <w:del w:id="1474" w:author="nidal saleh" w:date="2025-06-13T21:05:00Z"/>
              <w:rFonts w:ascii="Times New Roman" w:eastAsia="Times New Roman" w:hAnsi="Times New Roman" w:cs="Times New Roman"/>
              <w:sz w:val="24"/>
              <w:szCs w:val="24"/>
            </w:rPr>
          </w:rPrChange>
        </w:rPr>
      </w:pPr>
      <w:del w:id="1475" w:author="nidal saleh" w:date="2025-06-13T21:05:00Z">
        <w:r w:rsidRPr="009D1593" w:rsidDel="007D10A9">
          <w:rPr>
            <w:rFonts w:ascii="Times New Roman" w:eastAsia="Times New Roman" w:hAnsi="Times New Roman" w:cs="Times New Roman"/>
            <w:sz w:val="32"/>
            <w:szCs w:val="32"/>
            <w:rtl/>
            <w:rPrChange w:id="1476" w:author="nidal saleh" w:date="2025-06-14T11:19:00Z">
              <w:rPr>
                <w:rFonts w:ascii="Times New Roman" w:eastAsia="Times New Roman" w:hAnsi="Times New Roman" w:cs="Times New Roman"/>
                <w:sz w:val="24"/>
                <w:szCs w:val="24"/>
                <w:rtl/>
              </w:rPr>
            </w:rPrChange>
          </w:rPr>
          <w:delText xml:space="preserve">   - اقتراحات لتحسين النظام (مثل إضافة إشعارات </w:delText>
        </w:r>
        <w:r w:rsidRPr="009D1593" w:rsidDel="007D10A9">
          <w:rPr>
            <w:rFonts w:ascii="Times New Roman" w:eastAsia="Times New Roman" w:hAnsi="Times New Roman" w:cs="Times New Roman"/>
            <w:sz w:val="32"/>
            <w:szCs w:val="32"/>
            <w:rPrChange w:id="1477" w:author="nidal saleh" w:date="2025-06-14T11:19:00Z">
              <w:rPr>
                <w:rFonts w:ascii="Times New Roman" w:eastAsia="Times New Roman" w:hAnsi="Times New Roman" w:cs="Times New Roman"/>
                <w:sz w:val="24"/>
                <w:szCs w:val="24"/>
              </w:rPr>
            </w:rPrChange>
          </w:rPr>
          <w:delText>SMS</w:delText>
        </w:r>
        <w:r w:rsidRPr="009D1593" w:rsidDel="007D10A9">
          <w:rPr>
            <w:rFonts w:ascii="Times New Roman" w:eastAsia="Times New Roman" w:hAnsi="Times New Roman" w:cs="Times New Roman"/>
            <w:sz w:val="32"/>
            <w:szCs w:val="32"/>
            <w:rtl/>
            <w:rPrChange w:id="1478" w:author="nidal saleh" w:date="2025-06-14T11:19:00Z">
              <w:rPr>
                <w:rFonts w:ascii="Times New Roman" w:eastAsia="Times New Roman" w:hAnsi="Times New Roman" w:cs="Times New Roman"/>
                <w:sz w:val="24"/>
                <w:szCs w:val="24"/>
                <w:rtl/>
              </w:rPr>
            </w:rPrChange>
          </w:rPr>
          <w:delText xml:space="preserve"> أو </w:delText>
        </w:r>
        <w:r w:rsidR="00AE125C" w:rsidRPr="009D1593" w:rsidDel="007D10A9">
          <w:rPr>
            <w:rFonts w:ascii="Times New Roman" w:eastAsia="Times New Roman" w:hAnsi="Times New Roman" w:cs="Times New Roman" w:hint="eastAsia"/>
            <w:sz w:val="32"/>
            <w:szCs w:val="32"/>
            <w:rtl/>
            <w:rPrChange w:id="1479" w:author="nidal saleh" w:date="2025-06-14T11:19:00Z">
              <w:rPr>
                <w:rFonts w:ascii="Times New Roman" w:eastAsia="Times New Roman" w:hAnsi="Times New Roman" w:cs="Times New Roman" w:hint="eastAsia"/>
                <w:sz w:val="24"/>
                <w:szCs w:val="24"/>
                <w:rtl/>
              </w:rPr>
            </w:rPrChange>
          </w:rPr>
          <w:delText>الاتصال</w:delText>
        </w:r>
        <w:r w:rsidR="00AE125C" w:rsidRPr="009D1593" w:rsidDel="007D10A9">
          <w:rPr>
            <w:rFonts w:ascii="Times New Roman" w:eastAsia="Times New Roman" w:hAnsi="Times New Roman" w:cs="Times New Roman"/>
            <w:sz w:val="32"/>
            <w:szCs w:val="32"/>
            <w:rtl/>
            <w:rPrChange w:id="1480" w:author="nidal saleh" w:date="2025-06-14T11:19:00Z">
              <w:rPr>
                <w:rFonts w:ascii="Times New Roman" w:eastAsia="Times New Roman" w:hAnsi="Times New Roman" w:cs="Times New Roman"/>
                <w:sz w:val="24"/>
                <w:szCs w:val="24"/>
                <w:rtl/>
              </w:rPr>
            </w:rPrChange>
          </w:rPr>
          <w:delText xml:space="preserve"> </w:delText>
        </w:r>
        <w:r w:rsidR="00AE125C" w:rsidRPr="009D1593" w:rsidDel="007D10A9">
          <w:rPr>
            <w:rFonts w:ascii="Times New Roman" w:eastAsia="Times New Roman" w:hAnsi="Times New Roman" w:cs="Times New Roman" w:hint="eastAsia"/>
            <w:sz w:val="32"/>
            <w:szCs w:val="32"/>
            <w:rtl/>
            <w:rPrChange w:id="1481" w:author="nidal saleh" w:date="2025-06-14T11:19:00Z">
              <w:rPr>
                <w:rFonts w:ascii="Times New Roman" w:eastAsia="Times New Roman" w:hAnsi="Times New Roman" w:cs="Times New Roman" w:hint="eastAsia"/>
                <w:sz w:val="24"/>
                <w:szCs w:val="24"/>
                <w:rtl/>
              </w:rPr>
            </w:rPrChange>
          </w:rPr>
          <w:delText>على</w:delText>
        </w:r>
        <w:r w:rsidR="00AE125C" w:rsidRPr="009D1593" w:rsidDel="007D10A9">
          <w:rPr>
            <w:rFonts w:ascii="Times New Roman" w:eastAsia="Times New Roman" w:hAnsi="Times New Roman" w:cs="Times New Roman"/>
            <w:sz w:val="32"/>
            <w:szCs w:val="32"/>
            <w:rtl/>
            <w:rPrChange w:id="1482" w:author="nidal saleh" w:date="2025-06-14T11:19:00Z">
              <w:rPr>
                <w:rFonts w:ascii="Times New Roman" w:eastAsia="Times New Roman" w:hAnsi="Times New Roman" w:cs="Times New Roman"/>
                <w:sz w:val="24"/>
                <w:szCs w:val="24"/>
                <w:rtl/>
              </w:rPr>
            </w:rPrChange>
          </w:rPr>
          <w:delText xml:space="preserve"> </w:delText>
        </w:r>
        <w:r w:rsidR="00AE125C" w:rsidRPr="009D1593" w:rsidDel="007D10A9">
          <w:rPr>
            <w:rFonts w:ascii="Times New Roman" w:eastAsia="Times New Roman" w:hAnsi="Times New Roman" w:cs="Times New Roman" w:hint="eastAsia"/>
            <w:sz w:val="32"/>
            <w:szCs w:val="32"/>
            <w:rtl/>
            <w:rPrChange w:id="1483" w:author="nidal saleh" w:date="2025-06-14T11:19:00Z">
              <w:rPr>
                <w:rFonts w:ascii="Times New Roman" w:eastAsia="Times New Roman" w:hAnsi="Times New Roman" w:cs="Times New Roman" w:hint="eastAsia"/>
                <w:sz w:val="24"/>
                <w:szCs w:val="24"/>
                <w:rtl/>
              </w:rPr>
            </w:rPrChange>
          </w:rPr>
          <w:delText>رقم</w:delText>
        </w:r>
        <w:r w:rsidR="00AE125C" w:rsidRPr="009D1593" w:rsidDel="007D10A9">
          <w:rPr>
            <w:rFonts w:ascii="Times New Roman" w:eastAsia="Times New Roman" w:hAnsi="Times New Roman" w:cs="Times New Roman"/>
            <w:sz w:val="32"/>
            <w:szCs w:val="32"/>
            <w:rtl/>
            <w:rPrChange w:id="1484" w:author="nidal saleh" w:date="2025-06-14T11:19:00Z">
              <w:rPr>
                <w:rFonts w:ascii="Times New Roman" w:eastAsia="Times New Roman" w:hAnsi="Times New Roman" w:cs="Times New Roman"/>
                <w:sz w:val="24"/>
                <w:szCs w:val="24"/>
                <w:rtl/>
              </w:rPr>
            </w:rPrChange>
          </w:rPr>
          <w:delText xml:space="preserve"> </w:delText>
        </w:r>
        <w:r w:rsidR="00AE125C" w:rsidRPr="009D1593" w:rsidDel="007D10A9">
          <w:rPr>
            <w:rFonts w:ascii="Times New Roman" w:eastAsia="Times New Roman" w:hAnsi="Times New Roman" w:cs="Times New Roman" w:hint="eastAsia"/>
            <w:sz w:val="32"/>
            <w:szCs w:val="32"/>
            <w:rtl/>
            <w:rPrChange w:id="1485" w:author="nidal saleh" w:date="2025-06-14T11:19:00Z">
              <w:rPr>
                <w:rFonts w:ascii="Times New Roman" w:eastAsia="Times New Roman" w:hAnsi="Times New Roman" w:cs="Times New Roman" w:hint="eastAsia"/>
                <w:sz w:val="24"/>
                <w:szCs w:val="24"/>
                <w:rtl/>
              </w:rPr>
            </w:rPrChange>
          </w:rPr>
          <w:delText>هاتف</w:delText>
        </w:r>
        <w:r w:rsidRPr="009D1593" w:rsidDel="007D10A9">
          <w:rPr>
            <w:rFonts w:ascii="Times New Roman" w:eastAsia="Times New Roman" w:hAnsi="Times New Roman" w:cs="Times New Roman"/>
            <w:sz w:val="32"/>
            <w:szCs w:val="32"/>
            <w:rtl/>
            <w:rPrChange w:id="1486" w:author="nidal saleh" w:date="2025-06-14T11:19:00Z">
              <w:rPr>
                <w:rFonts w:ascii="Times New Roman" w:eastAsia="Times New Roman" w:hAnsi="Times New Roman" w:cs="Times New Roman"/>
                <w:sz w:val="24"/>
                <w:szCs w:val="24"/>
                <w:rtl/>
              </w:rPr>
            </w:rPrChange>
          </w:rPr>
          <w:delText>).</w:delText>
        </w:r>
      </w:del>
    </w:p>
    <w:p w14:paraId="30BAB12E" w14:textId="09AF242B" w:rsidR="00C24FA2" w:rsidRPr="009D1593" w:rsidDel="007D10A9" w:rsidRDefault="00C24FA2" w:rsidP="00C24FA2">
      <w:pPr>
        <w:bidi/>
        <w:rPr>
          <w:del w:id="1487" w:author="nidal saleh" w:date="2025-06-13T21:05:00Z"/>
          <w:rFonts w:ascii="Times New Roman" w:eastAsia="Times New Roman" w:hAnsi="Times New Roman" w:cs="Times New Roman"/>
          <w:sz w:val="32"/>
          <w:szCs w:val="32"/>
          <w:rPrChange w:id="1488" w:author="nidal saleh" w:date="2025-06-14T11:19:00Z">
            <w:rPr>
              <w:del w:id="1489" w:author="nidal saleh" w:date="2025-06-13T21:05:00Z"/>
              <w:rFonts w:ascii="Times New Roman" w:eastAsia="Times New Roman" w:hAnsi="Times New Roman" w:cs="Times New Roman"/>
              <w:sz w:val="24"/>
              <w:szCs w:val="24"/>
            </w:rPr>
          </w:rPrChange>
        </w:rPr>
      </w:pPr>
      <w:del w:id="1490" w:author="nidal saleh" w:date="2025-06-13T21:05:00Z">
        <w:r w:rsidRPr="009D1593" w:rsidDel="007D10A9">
          <w:rPr>
            <w:rFonts w:ascii="Times New Roman" w:eastAsia="Times New Roman" w:hAnsi="Times New Roman" w:cs="Times New Roman"/>
            <w:sz w:val="32"/>
            <w:szCs w:val="32"/>
            <w:rtl/>
            <w:rPrChange w:id="1491" w:author="nidal saleh" w:date="2025-06-14T11:19:00Z">
              <w:rPr>
                <w:rFonts w:ascii="Times New Roman" w:eastAsia="Times New Roman" w:hAnsi="Times New Roman" w:cs="Times New Roman"/>
                <w:sz w:val="24"/>
                <w:szCs w:val="24"/>
                <w:rtl/>
              </w:rPr>
            </w:rPrChange>
          </w:rPr>
          <w:delText>7. المراجع:</w:delText>
        </w:r>
      </w:del>
    </w:p>
    <w:p w14:paraId="052C03B7" w14:textId="0FAB0274" w:rsidR="00C24FA2" w:rsidRPr="009D1593" w:rsidDel="007D10A9" w:rsidRDefault="00C24FA2" w:rsidP="00C24FA2">
      <w:pPr>
        <w:bidi/>
        <w:rPr>
          <w:del w:id="1492" w:author="nidal saleh" w:date="2025-06-13T21:05:00Z"/>
          <w:rFonts w:ascii="Times New Roman" w:eastAsia="Times New Roman" w:hAnsi="Times New Roman" w:cs="Times New Roman"/>
          <w:sz w:val="32"/>
          <w:szCs w:val="32"/>
          <w:rPrChange w:id="1493" w:author="nidal saleh" w:date="2025-06-14T11:19:00Z">
            <w:rPr>
              <w:del w:id="1494" w:author="nidal saleh" w:date="2025-06-13T21:05:00Z"/>
              <w:rFonts w:ascii="Times New Roman" w:eastAsia="Times New Roman" w:hAnsi="Times New Roman" w:cs="Times New Roman"/>
              <w:sz w:val="24"/>
              <w:szCs w:val="24"/>
            </w:rPr>
          </w:rPrChange>
        </w:rPr>
      </w:pPr>
      <w:del w:id="1495" w:author="nidal saleh" w:date="2025-06-13T21:05:00Z">
        <w:r w:rsidRPr="009D1593" w:rsidDel="007D10A9">
          <w:rPr>
            <w:rFonts w:ascii="Times New Roman" w:eastAsia="Times New Roman" w:hAnsi="Times New Roman" w:cs="Times New Roman"/>
            <w:sz w:val="32"/>
            <w:szCs w:val="32"/>
            <w:rtl/>
            <w:rPrChange w:id="1496" w:author="nidal saleh" w:date="2025-06-14T11:19:00Z">
              <w:rPr>
                <w:rFonts w:ascii="Times New Roman" w:eastAsia="Times New Roman" w:hAnsi="Times New Roman" w:cs="Times New Roman"/>
                <w:sz w:val="24"/>
                <w:szCs w:val="24"/>
                <w:rtl/>
              </w:rPr>
            </w:rPrChange>
          </w:rPr>
          <w:delText xml:space="preserve">   - قائمة المصادر والمكتبات المستخدمة.</w:delText>
        </w:r>
      </w:del>
    </w:p>
    <w:p w14:paraId="04973370" w14:textId="75FD6871" w:rsidR="00C24FA2" w:rsidRPr="009D1593" w:rsidDel="007D10A9" w:rsidRDefault="00C24FA2" w:rsidP="00C24FA2">
      <w:pPr>
        <w:bidi/>
        <w:rPr>
          <w:del w:id="1497" w:author="nidal saleh" w:date="2025-06-13T21:05:00Z"/>
          <w:rFonts w:ascii="Times New Roman" w:eastAsia="Times New Roman" w:hAnsi="Times New Roman" w:cs="Times New Roman"/>
          <w:sz w:val="32"/>
          <w:szCs w:val="32"/>
          <w:rPrChange w:id="1498" w:author="nidal saleh" w:date="2025-06-14T11:19:00Z">
            <w:rPr>
              <w:del w:id="1499" w:author="nidal saleh" w:date="2025-06-13T21:05:00Z"/>
              <w:rFonts w:ascii="Times New Roman" w:eastAsia="Times New Roman" w:hAnsi="Times New Roman" w:cs="Times New Roman"/>
              <w:sz w:val="24"/>
              <w:szCs w:val="24"/>
            </w:rPr>
          </w:rPrChange>
        </w:rPr>
      </w:pPr>
      <w:del w:id="1500" w:author="nidal saleh" w:date="2025-06-13T21:05:00Z">
        <w:r w:rsidRPr="009D1593" w:rsidDel="007D10A9">
          <w:rPr>
            <w:rFonts w:ascii="Times New Roman" w:eastAsia="Times New Roman" w:hAnsi="Times New Roman" w:cs="Times New Roman"/>
            <w:sz w:val="32"/>
            <w:szCs w:val="32"/>
            <w:rtl/>
            <w:rPrChange w:id="1501" w:author="nidal saleh" w:date="2025-06-14T11:19:00Z">
              <w:rPr>
                <w:rFonts w:ascii="Times New Roman" w:eastAsia="Times New Roman" w:hAnsi="Times New Roman" w:cs="Times New Roman"/>
                <w:sz w:val="24"/>
                <w:szCs w:val="24"/>
                <w:rtl/>
              </w:rPr>
            </w:rPrChange>
          </w:rPr>
          <w:delText>8. الملاحق:</w:delText>
        </w:r>
      </w:del>
    </w:p>
    <w:p w14:paraId="379D0CC1" w14:textId="35B9869C" w:rsidR="00C24FA2" w:rsidRPr="009D1593" w:rsidDel="007D10A9" w:rsidRDefault="00C24FA2" w:rsidP="00C24FA2">
      <w:pPr>
        <w:bidi/>
        <w:rPr>
          <w:del w:id="1502" w:author="nidal saleh" w:date="2025-06-13T21:05:00Z"/>
          <w:rFonts w:ascii="Times New Roman" w:eastAsia="Times New Roman" w:hAnsi="Times New Roman" w:cs="Times New Roman"/>
          <w:sz w:val="32"/>
          <w:szCs w:val="32"/>
          <w:rPrChange w:id="1503" w:author="nidal saleh" w:date="2025-06-14T11:19:00Z">
            <w:rPr>
              <w:del w:id="1504" w:author="nidal saleh" w:date="2025-06-13T21:05:00Z"/>
              <w:rFonts w:ascii="Times New Roman" w:eastAsia="Times New Roman" w:hAnsi="Times New Roman" w:cs="Times New Roman"/>
              <w:sz w:val="24"/>
              <w:szCs w:val="24"/>
            </w:rPr>
          </w:rPrChange>
        </w:rPr>
      </w:pPr>
      <w:del w:id="1505" w:author="nidal saleh" w:date="2025-06-13T21:05:00Z">
        <w:r w:rsidRPr="009D1593" w:rsidDel="007D10A9">
          <w:rPr>
            <w:rFonts w:ascii="Times New Roman" w:eastAsia="Times New Roman" w:hAnsi="Times New Roman" w:cs="Times New Roman"/>
            <w:sz w:val="32"/>
            <w:szCs w:val="32"/>
            <w:rtl/>
            <w:rPrChange w:id="1506" w:author="nidal saleh" w:date="2025-06-14T11:19:00Z">
              <w:rPr>
                <w:rFonts w:ascii="Times New Roman" w:eastAsia="Times New Roman" w:hAnsi="Times New Roman" w:cs="Times New Roman"/>
                <w:sz w:val="24"/>
                <w:szCs w:val="24"/>
                <w:rtl/>
              </w:rPr>
            </w:rPrChange>
          </w:rPr>
          <w:delText xml:space="preserve">   - أمثلة على شيفرات البرمجة.</w:delText>
        </w:r>
      </w:del>
    </w:p>
    <w:p w14:paraId="1EFF2361" w14:textId="15B81BAC" w:rsidR="00C24FA2" w:rsidRPr="009D1593" w:rsidDel="007D10A9" w:rsidRDefault="00C24FA2" w:rsidP="00C24FA2">
      <w:pPr>
        <w:bidi/>
        <w:rPr>
          <w:del w:id="1507" w:author="nidal saleh" w:date="2025-06-13T21:05:00Z"/>
          <w:rFonts w:ascii="Times New Roman" w:eastAsia="Times New Roman" w:hAnsi="Times New Roman" w:cs="Times New Roman"/>
          <w:sz w:val="32"/>
          <w:szCs w:val="32"/>
          <w:rPrChange w:id="1508" w:author="nidal saleh" w:date="2025-06-14T11:19:00Z">
            <w:rPr>
              <w:del w:id="1509" w:author="nidal saleh" w:date="2025-06-13T21:05:00Z"/>
              <w:rFonts w:ascii="Times New Roman" w:eastAsia="Times New Roman" w:hAnsi="Times New Roman" w:cs="Times New Roman"/>
              <w:sz w:val="24"/>
              <w:szCs w:val="24"/>
            </w:rPr>
          </w:rPrChange>
        </w:rPr>
      </w:pPr>
      <w:del w:id="1510" w:author="nidal saleh" w:date="2025-06-13T21:05:00Z">
        <w:r w:rsidRPr="009D1593" w:rsidDel="007D10A9">
          <w:rPr>
            <w:rFonts w:ascii="Times New Roman" w:eastAsia="Times New Roman" w:hAnsi="Times New Roman" w:cs="Times New Roman"/>
            <w:sz w:val="32"/>
            <w:szCs w:val="32"/>
            <w:rtl/>
            <w:rPrChange w:id="1511" w:author="nidal saleh" w:date="2025-06-14T11:19:00Z">
              <w:rPr>
                <w:rFonts w:ascii="Times New Roman" w:eastAsia="Times New Roman" w:hAnsi="Times New Roman" w:cs="Times New Roman"/>
                <w:sz w:val="24"/>
                <w:szCs w:val="24"/>
                <w:rtl/>
              </w:rPr>
            </w:rPrChange>
          </w:rPr>
          <w:delText xml:space="preserve">   - نماذج من التقارير النصية و</w:delText>
        </w:r>
        <w:r w:rsidRPr="009D1593" w:rsidDel="007D10A9">
          <w:rPr>
            <w:rFonts w:ascii="Times New Roman" w:eastAsia="Times New Roman" w:hAnsi="Times New Roman" w:cs="Times New Roman"/>
            <w:sz w:val="32"/>
            <w:szCs w:val="32"/>
            <w:rPrChange w:id="1512" w:author="nidal saleh" w:date="2025-06-14T11:19:00Z">
              <w:rPr>
                <w:rFonts w:ascii="Times New Roman" w:eastAsia="Times New Roman" w:hAnsi="Times New Roman" w:cs="Times New Roman"/>
                <w:sz w:val="24"/>
                <w:szCs w:val="24"/>
              </w:rPr>
            </w:rPrChange>
          </w:rPr>
          <w:delText>PDF</w:delText>
        </w:r>
        <w:r w:rsidRPr="009D1593" w:rsidDel="007D10A9">
          <w:rPr>
            <w:rFonts w:ascii="Times New Roman" w:eastAsia="Times New Roman" w:hAnsi="Times New Roman" w:cs="Times New Roman"/>
            <w:sz w:val="32"/>
            <w:szCs w:val="32"/>
            <w:rtl/>
            <w:rPrChange w:id="1513" w:author="nidal saleh" w:date="2025-06-14T11:19:00Z">
              <w:rPr>
                <w:rFonts w:ascii="Times New Roman" w:eastAsia="Times New Roman" w:hAnsi="Times New Roman" w:cs="Times New Roman"/>
                <w:sz w:val="24"/>
                <w:szCs w:val="24"/>
                <w:rtl/>
              </w:rPr>
            </w:rPrChange>
          </w:rPr>
          <w:delText>.</w:delText>
        </w:r>
      </w:del>
    </w:p>
    <w:p w14:paraId="3CFCFCDB" w14:textId="77777777" w:rsidR="00C24FA2" w:rsidRPr="009D1593" w:rsidRDefault="00C24FA2" w:rsidP="00C24FA2">
      <w:pPr>
        <w:bidi/>
        <w:rPr>
          <w:rFonts w:ascii="Times New Roman" w:eastAsia="Times New Roman" w:hAnsi="Times New Roman" w:cs="Times New Roman"/>
          <w:sz w:val="32"/>
          <w:szCs w:val="32"/>
          <w:rPrChange w:id="1514" w:author="nidal saleh" w:date="2025-06-14T11:19:00Z">
            <w:rPr>
              <w:rFonts w:ascii="Times New Roman" w:eastAsia="Times New Roman" w:hAnsi="Times New Roman" w:cs="Times New Roman"/>
              <w:sz w:val="24"/>
              <w:szCs w:val="24"/>
            </w:rPr>
          </w:rPrChange>
        </w:rPr>
      </w:pPr>
    </w:p>
    <w:p w14:paraId="3F5BA26E" w14:textId="507D3560" w:rsidR="00534B76" w:rsidRPr="009D1593" w:rsidRDefault="00C24FA2" w:rsidP="00C24FA2">
      <w:pPr>
        <w:bidi/>
        <w:rPr>
          <w:sz w:val="32"/>
          <w:szCs w:val="32"/>
          <w:rtl/>
          <w:rPrChange w:id="1515" w:author="nidal saleh" w:date="2025-06-14T11:19:00Z">
            <w:rPr>
              <w:rtl/>
            </w:rPr>
          </w:rPrChange>
        </w:rPr>
      </w:pPr>
      <w:r w:rsidRPr="009D1593">
        <w:rPr>
          <w:rFonts w:ascii="Times New Roman" w:eastAsia="Times New Roman" w:hAnsi="Times New Roman" w:cs="Times New Roman"/>
          <w:sz w:val="32"/>
          <w:szCs w:val="32"/>
          <w:rtl/>
          <w:rPrChange w:id="1516" w:author="nidal saleh" w:date="2025-06-14T11:19:00Z">
            <w:rPr>
              <w:rFonts w:ascii="Times New Roman" w:eastAsia="Times New Roman" w:hAnsi="Times New Roman" w:cs="Times New Roman"/>
              <w:sz w:val="24"/>
              <w:szCs w:val="24"/>
              <w:rtl/>
            </w:rPr>
          </w:rPrChange>
        </w:rPr>
        <w:t>هذا التوزيع يضمن تغطية شاملة لجميع جوانب المشروع، من الفكرة إلى التنفيذ والنتائج المتوقعة.</w:t>
      </w:r>
    </w:p>
    <w:p w14:paraId="2BA77FDC" w14:textId="53E0DF8E" w:rsidR="00534B76" w:rsidDel="00CC1F0B" w:rsidRDefault="00534B76" w:rsidP="00260A78">
      <w:pPr>
        <w:bidi/>
        <w:rPr>
          <w:del w:id="1517" w:author="nidal saleh" w:date="2025-06-14T11:20:00Z"/>
          <w:sz w:val="32"/>
          <w:szCs w:val="32"/>
        </w:rPr>
      </w:pPr>
    </w:p>
    <w:p w14:paraId="43339135" w14:textId="77777777" w:rsidR="00CC1F0B" w:rsidRDefault="00CC1F0B" w:rsidP="00CC1F0B">
      <w:pPr>
        <w:bidi/>
        <w:rPr>
          <w:ins w:id="1518" w:author="nidal saleh" w:date="2025-06-18T09:37:00Z"/>
          <w:sz w:val="32"/>
          <w:szCs w:val="32"/>
        </w:rPr>
      </w:pPr>
    </w:p>
    <w:p w14:paraId="0E32AC69" w14:textId="77777777" w:rsidR="00CC1F0B" w:rsidRDefault="00CC1F0B" w:rsidP="00CC1F0B">
      <w:pPr>
        <w:bidi/>
        <w:rPr>
          <w:ins w:id="1519" w:author="nidal saleh" w:date="2025-06-18T09:37:00Z"/>
          <w:sz w:val="32"/>
          <w:szCs w:val="32"/>
        </w:rPr>
      </w:pPr>
    </w:p>
    <w:p w14:paraId="13F14B1B" w14:textId="77777777" w:rsidR="00CC1F0B" w:rsidRDefault="00CC1F0B" w:rsidP="00CC1F0B">
      <w:pPr>
        <w:bidi/>
        <w:rPr>
          <w:ins w:id="1520" w:author="nidal saleh" w:date="2025-06-18T09:37:00Z"/>
          <w:sz w:val="32"/>
          <w:szCs w:val="32"/>
        </w:rPr>
      </w:pPr>
    </w:p>
    <w:p w14:paraId="4FE2B8D0" w14:textId="77777777" w:rsidR="00CC1F0B" w:rsidRDefault="00CC1F0B" w:rsidP="00CC1F0B">
      <w:pPr>
        <w:bidi/>
        <w:rPr>
          <w:ins w:id="1521" w:author="nidal saleh" w:date="2025-06-18T09:37:00Z"/>
          <w:sz w:val="32"/>
          <w:szCs w:val="32"/>
        </w:rPr>
      </w:pPr>
    </w:p>
    <w:p w14:paraId="2BC9589D" w14:textId="77777777" w:rsidR="00CC1F0B" w:rsidRDefault="00CC1F0B" w:rsidP="00CC1F0B">
      <w:pPr>
        <w:bidi/>
        <w:rPr>
          <w:ins w:id="1522" w:author="nidal saleh" w:date="2025-06-18T09:47:00Z"/>
          <w:sz w:val="32"/>
          <w:szCs w:val="32"/>
          <w:rtl/>
        </w:rPr>
      </w:pPr>
    </w:p>
    <w:p w14:paraId="522498FF" w14:textId="77777777" w:rsidR="00CC0463" w:rsidRDefault="00CC0463" w:rsidP="00CC0463">
      <w:pPr>
        <w:bidi/>
        <w:rPr>
          <w:ins w:id="1523" w:author="nidal saleh" w:date="2025-06-18T09:37:00Z"/>
          <w:sz w:val="32"/>
          <w:szCs w:val="32"/>
        </w:rPr>
      </w:pPr>
    </w:p>
    <w:p w14:paraId="74ED331C" w14:textId="4ACEA1EC" w:rsidR="00534B76" w:rsidRPr="009D1593" w:rsidDel="009D1593" w:rsidRDefault="00534B76" w:rsidP="00534B76">
      <w:pPr>
        <w:bidi/>
        <w:rPr>
          <w:del w:id="1524" w:author="nidal saleh" w:date="2025-06-14T11:20:00Z"/>
          <w:sz w:val="32"/>
          <w:szCs w:val="32"/>
          <w:rtl/>
          <w:rPrChange w:id="1525" w:author="nidal saleh" w:date="2025-06-14T11:19:00Z">
            <w:rPr>
              <w:del w:id="1526" w:author="nidal saleh" w:date="2025-06-14T11:20:00Z"/>
              <w:rtl/>
            </w:rPr>
          </w:rPrChange>
        </w:rPr>
      </w:pPr>
    </w:p>
    <w:p w14:paraId="7426B22C" w14:textId="0B8E4137" w:rsidR="00534B76" w:rsidRPr="009D1593" w:rsidDel="006F3FB5" w:rsidRDefault="00534B76" w:rsidP="00260A78">
      <w:pPr>
        <w:bidi/>
        <w:rPr>
          <w:del w:id="1527" w:author="nidal saleh" w:date="2025-06-10T21:00:00Z"/>
          <w:sz w:val="32"/>
          <w:szCs w:val="32"/>
          <w:rtl/>
          <w:rPrChange w:id="1528" w:author="nidal saleh" w:date="2025-06-14T11:19:00Z">
            <w:rPr>
              <w:del w:id="1529" w:author="nidal saleh" w:date="2025-06-10T21:00:00Z"/>
              <w:rtl/>
            </w:rPr>
          </w:rPrChange>
        </w:rPr>
      </w:pPr>
    </w:p>
    <w:p w14:paraId="6B689EF0" w14:textId="50E5350F" w:rsidR="00534B76" w:rsidDel="006F3FB5" w:rsidRDefault="00534B76" w:rsidP="00534B76">
      <w:pPr>
        <w:bidi/>
        <w:rPr>
          <w:del w:id="1530" w:author="nidal saleh" w:date="2025-06-10T21:00:00Z"/>
          <w:rtl/>
        </w:rPr>
      </w:pPr>
    </w:p>
    <w:p w14:paraId="32E6C7D5" w14:textId="04314F34" w:rsidR="00534B76" w:rsidDel="006F3FB5" w:rsidRDefault="00534B76" w:rsidP="00534B76">
      <w:pPr>
        <w:bidi/>
        <w:rPr>
          <w:del w:id="1531" w:author="nidal saleh" w:date="2025-06-10T21:00:00Z"/>
          <w:rtl/>
        </w:rPr>
      </w:pPr>
    </w:p>
    <w:p w14:paraId="71E7982D" w14:textId="72B82DB1" w:rsidR="00534B76" w:rsidDel="006F3FB5" w:rsidRDefault="00534B76" w:rsidP="00534B76">
      <w:pPr>
        <w:bidi/>
        <w:rPr>
          <w:del w:id="1532" w:author="nidal saleh" w:date="2025-06-10T21:00:00Z"/>
          <w:rtl/>
        </w:rPr>
      </w:pPr>
    </w:p>
    <w:p w14:paraId="2EA7D264" w14:textId="1EBDDB29" w:rsidR="00534B76" w:rsidDel="006F3FB5" w:rsidRDefault="00534B76" w:rsidP="00534B76">
      <w:pPr>
        <w:bidi/>
        <w:rPr>
          <w:del w:id="1533" w:author="nidal saleh" w:date="2025-06-10T21:00:00Z"/>
          <w:rtl/>
        </w:rPr>
      </w:pPr>
    </w:p>
    <w:p w14:paraId="4AAB0FD6" w14:textId="748D711C" w:rsidR="00534B76" w:rsidDel="006F3FB5" w:rsidRDefault="00534B76" w:rsidP="00534B76">
      <w:pPr>
        <w:bidi/>
        <w:rPr>
          <w:del w:id="1534" w:author="nidal saleh" w:date="2025-06-10T21:00:00Z"/>
          <w:rtl/>
        </w:rPr>
      </w:pPr>
    </w:p>
    <w:p w14:paraId="4313F0A4" w14:textId="7139285E" w:rsidR="00534B76" w:rsidDel="006F3FB5" w:rsidRDefault="00534B76" w:rsidP="00534B76">
      <w:pPr>
        <w:bidi/>
        <w:rPr>
          <w:del w:id="1535" w:author="nidal saleh" w:date="2025-06-10T21:00:00Z"/>
          <w:rtl/>
        </w:rPr>
      </w:pPr>
    </w:p>
    <w:p w14:paraId="7B334717" w14:textId="38CE9F40" w:rsidR="00534B76" w:rsidDel="006F3FB5" w:rsidRDefault="00534B76" w:rsidP="00534B76">
      <w:pPr>
        <w:bidi/>
        <w:rPr>
          <w:del w:id="1536" w:author="nidal saleh" w:date="2025-06-10T21:00:00Z"/>
          <w:rtl/>
        </w:rPr>
      </w:pPr>
    </w:p>
    <w:p w14:paraId="6D06931D" w14:textId="69C032E3" w:rsidR="00534B76" w:rsidDel="006F3FB5" w:rsidRDefault="00534B76" w:rsidP="00534B76">
      <w:pPr>
        <w:bidi/>
        <w:rPr>
          <w:del w:id="1537" w:author="nidal saleh" w:date="2025-06-10T21:00:00Z"/>
          <w:rtl/>
        </w:rPr>
      </w:pPr>
    </w:p>
    <w:p w14:paraId="21CCAEB9" w14:textId="0D6D2A1A" w:rsidR="00534B76" w:rsidDel="006F3FB5" w:rsidRDefault="00534B76" w:rsidP="00534B76">
      <w:pPr>
        <w:bidi/>
        <w:rPr>
          <w:del w:id="1538" w:author="nidal saleh" w:date="2025-06-10T21:00:00Z"/>
          <w:rtl/>
        </w:rPr>
      </w:pPr>
    </w:p>
    <w:p w14:paraId="75C8CE8A" w14:textId="2FF4CFAF" w:rsidR="00534B76" w:rsidDel="006F3FB5" w:rsidRDefault="00534B76" w:rsidP="00534B76">
      <w:pPr>
        <w:bidi/>
        <w:rPr>
          <w:del w:id="1539" w:author="nidal saleh" w:date="2025-06-10T21:00:00Z"/>
          <w:rtl/>
        </w:rPr>
      </w:pPr>
    </w:p>
    <w:p w14:paraId="6051A6C9" w14:textId="5DD034CE" w:rsidR="00534B76" w:rsidDel="006F3FB5" w:rsidRDefault="00534B76" w:rsidP="00534B76">
      <w:pPr>
        <w:bidi/>
        <w:rPr>
          <w:del w:id="1540" w:author="nidal saleh" w:date="2025-06-10T21:00:00Z"/>
          <w:rtl/>
        </w:rPr>
      </w:pPr>
    </w:p>
    <w:p w14:paraId="20E0A271" w14:textId="1786A093" w:rsidR="00534B76" w:rsidDel="006F3FB5" w:rsidRDefault="00534B76" w:rsidP="00534B76">
      <w:pPr>
        <w:bidi/>
        <w:rPr>
          <w:del w:id="1541" w:author="nidal saleh" w:date="2025-06-10T21:00:00Z"/>
          <w:rtl/>
        </w:rPr>
      </w:pPr>
    </w:p>
    <w:p w14:paraId="65BB413B" w14:textId="22CAE3CC" w:rsidR="00534B76" w:rsidDel="006F3FB5" w:rsidRDefault="00534B76" w:rsidP="00534B76">
      <w:pPr>
        <w:bidi/>
        <w:rPr>
          <w:del w:id="1542" w:author="nidal saleh" w:date="2025-06-10T21:00:00Z"/>
          <w:rtl/>
        </w:rPr>
      </w:pPr>
    </w:p>
    <w:p w14:paraId="4D748939" w14:textId="5C91CC05" w:rsidR="00534B76" w:rsidDel="006F3FB5" w:rsidRDefault="00534B76" w:rsidP="00534B76">
      <w:pPr>
        <w:bidi/>
        <w:rPr>
          <w:del w:id="1543" w:author="nidal saleh" w:date="2025-06-10T21:00:00Z"/>
          <w:rtl/>
        </w:rPr>
      </w:pPr>
    </w:p>
    <w:p w14:paraId="30D680D9" w14:textId="604CBD85" w:rsidR="00534B76" w:rsidDel="006F3FB5" w:rsidRDefault="00534B76" w:rsidP="00534B76">
      <w:pPr>
        <w:bidi/>
        <w:rPr>
          <w:del w:id="1544" w:author="nidal saleh" w:date="2025-06-10T21:00:00Z"/>
          <w:rtl/>
        </w:rPr>
      </w:pPr>
    </w:p>
    <w:p w14:paraId="6C40D57D" w14:textId="7B0F921F" w:rsidR="00534B76" w:rsidDel="006F3FB5" w:rsidRDefault="00534B76" w:rsidP="00534B76">
      <w:pPr>
        <w:bidi/>
        <w:rPr>
          <w:del w:id="1545" w:author="nidal saleh" w:date="2025-06-10T21:00:00Z"/>
          <w:rtl/>
        </w:rPr>
      </w:pPr>
    </w:p>
    <w:p w14:paraId="1DC3B0D6" w14:textId="431E8675" w:rsidR="00534B76" w:rsidDel="006F3FB5" w:rsidRDefault="00534B76" w:rsidP="00534B76">
      <w:pPr>
        <w:bidi/>
        <w:rPr>
          <w:del w:id="1546" w:author="nidal saleh" w:date="2025-06-10T21:00:00Z"/>
          <w:rtl/>
        </w:rPr>
      </w:pPr>
    </w:p>
    <w:p w14:paraId="46B8FC30" w14:textId="0518FBBE" w:rsidR="00534B76" w:rsidDel="006F3FB5" w:rsidRDefault="00534B76" w:rsidP="00534B76">
      <w:pPr>
        <w:bidi/>
        <w:rPr>
          <w:del w:id="1547" w:author="nidal saleh" w:date="2025-06-10T21:00:00Z"/>
          <w:rtl/>
        </w:rPr>
      </w:pPr>
    </w:p>
    <w:p w14:paraId="0A4A38E0" w14:textId="77777777" w:rsidR="00260A78" w:rsidRDefault="00260A78" w:rsidP="00260A78">
      <w:pPr>
        <w:bidi/>
        <w:rPr>
          <w:rtl/>
        </w:rPr>
      </w:pPr>
    </w:p>
    <w:p w14:paraId="4619108D" w14:textId="332C60DB" w:rsidR="00534B76" w:rsidRPr="00B63E95" w:rsidRDefault="009A045D">
      <w:pPr>
        <w:pStyle w:val="Heading1"/>
        <w:bidi/>
        <w:ind w:left="720"/>
        <w:rPr>
          <w:b/>
          <w:bCs/>
          <w:sz w:val="36"/>
          <w:szCs w:val="36"/>
          <w:rPrChange w:id="1548" w:author="nidal saleh" w:date="2025-06-18T09:18:00Z">
            <w:rPr/>
          </w:rPrChange>
        </w:rPr>
        <w:pPrChange w:id="1549" w:author="nidal saleh" w:date="2025-06-08T11:28:00Z">
          <w:pPr>
            <w:pStyle w:val="Heading1"/>
            <w:bidi/>
          </w:pPr>
        </w:pPrChange>
      </w:pPr>
      <w:bookmarkStart w:id="1550" w:name="_Toc201131135"/>
      <w:r w:rsidRPr="00B63E95">
        <w:rPr>
          <w:b/>
          <w:bCs/>
          <w:sz w:val="36"/>
          <w:szCs w:val="36"/>
          <w:rtl/>
          <w:rPrChange w:id="1551" w:author="nidal saleh" w:date="2025-06-18T09:18:00Z">
            <w:rPr>
              <w:rtl/>
            </w:rPr>
          </w:rPrChange>
        </w:rPr>
        <w:lastRenderedPageBreak/>
        <w:t>الفصل الثاني :</w:t>
      </w:r>
      <w:r w:rsidR="00534B76" w:rsidRPr="00B63E95">
        <w:rPr>
          <w:rStyle w:val="Strong"/>
          <w:sz w:val="36"/>
          <w:szCs w:val="36"/>
          <w:rtl/>
          <w:rPrChange w:id="1552" w:author="nidal saleh" w:date="2025-06-18T09:18:00Z">
            <w:rPr>
              <w:rStyle w:val="Strong"/>
              <w:b w:val="0"/>
              <w:bCs w:val="0"/>
              <w:rtl/>
            </w:rPr>
          </w:rPrChange>
        </w:rPr>
        <w:t>الدراسات السابقة</w:t>
      </w:r>
      <w:r w:rsidR="00534B76" w:rsidRPr="00B63E95">
        <w:rPr>
          <w:rStyle w:val="Strong"/>
          <w:sz w:val="36"/>
          <w:szCs w:val="36"/>
          <w:rPrChange w:id="1553" w:author="nidal saleh" w:date="2025-06-18T09:18:00Z">
            <w:rPr>
              <w:rStyle w:val="Strong"/>
              <w:b w:val="0"/>
              <w:bCs w:val="0"/>
            </w:rPr>
          </w:rPrChange>
        </w:rPr>
        <w:t xml:space="preserve"> </w:t>
      </w:r>
      <w:r w:rsidR="00534B76" w:rsidRPr="00B63E95">
        <w:rPr>
          <w:rStyle w:val="Strong"/>
          <w:sz w:val="36"/>
          <w:szCs w:val="36"/>
          <w:rtl/>
          <w:rPrChange w:id="1554" w:author="nidal saleh" w:date="2025-06-18T09:18:00Z">
            <w:rPr>
              <w:rStyle w:val="Strong"/>
              <w:b w:val="0"/>
              <w:bCs w:val="0"/>
              <w:rtl/>
            </w:rPr>
          </w:rPrChange>
        </w:rPr>
        <w:t xml:space="preserve"> </w:t>
      </w:r>
      <w:r w:rsidR="00534B76" w:rsidRPr="00B63E95">
        <w:rPr>
          <w:rStyle w:val="Strong"/>
          <w:sz w:val="36"/>
          <w:szCs w:val="36"/>
          <w:rPrChange w:id="1555" w:author="nidal saleh" w:date="2025-06-18T09:18:00Z">
            <w:rPr>
              <w:rStyle w:val="Strong"/>
              <w:b w:val="0"/>
              <w:bCs w:val="0"/>
            </w:rPr>
          </w:rPrChange>
        </w:rPr>
        <w:t>(Literature Review)</w:t>
      </w:r>
      <w:bookmarkEnd w:id="1550"/>
      <w:r w:rsidR="00534B76" w:rsidRPr="00B63E95">
        <w:rPr>
          <w:rStyle w:val="Strong"/>
          <w:sz w:val="36"/>
          <w:szCs w:val="36"/>
          <w:rtl/>
          <w:rPrChange w:id="1556" w:author="nidal saleh" w:date="2025-06-18T09:18:00Z">
            <w:rPr>
              <w:rStyle w:val="Strong"/>
              <w:b w:val="0"/>
              <w:bCs w:val="0"/>
              <w:rtl/>
            </w:rPr>
          </w:rPrChange>
        </w:rPr>
        <w:t xml:space="preserve">  </w:t>
      </w:r>
    </w:p>
    <w:p w14:paraId="6075F791" w14:textId="44E492B5" w:rsidR="00013648" w:rsidRPr="00CC0463" w:rsidRDefault="00B478C3">
      <w:pPr>
        <w:pStyle w:val="Heading4"/>
        <w:bidi/>
        <w:ind w:left="720"/>
        <w:rPr>
          <w:ins w:id="1557" w:author="nidal saleh" w:date="2025-06-08T11:28:00Z"/>
          <w:i w:val="0"/>
          <w:iCs w:val="0"/>
          <w:sz w:val="32"/>
          <w:szCs w:val="32"/>
          <w:rPrChange w:id="1558" w:author="nidal saleh" w:date="2025-06-18T09:39:00Z">
            <w:rPr>
              <w:ins w:id="1559" w:author="nidal saleh" w:date="2025-06-08T11:28:00Z"/>
            </w:rPr>
          </w:rPrChange>
        </w:rPr>
        <w:pPrChange w:id="1560" w:author="nidal saleh" w:date="2025-06-08T11:28:00Z">
          <w:pPr>
            <w:pStyle w:val="Heading4"/>
          </w:pPr>
        </w:pPrChange>
      </w:pPr>
      <w:ins w:id="1561" w:author="nidal saleh" w:date="2025-06-26T14:52:00Z">
        <w:r>
          <w:rPr>
            <w:rFonts w:hint="cs"/>
            <w:i w:val="0"/>
            <w:iCs w:val="0"/>
            <w:sz w:val="32"/>
            <w:szCs w:val="32"/>
            <w:rtl/>
          </w:rPr>
          <w:t xml:space="preserve">2.1 </w:t>
        </w:r>
      </w:ins>
      <w:ins w:id="1562" w:author="nidal saleh" w:date="2025-06-08T11:28:00Z">
        <w:r w:rsidR="00013648" w:rsidRPr="00CC0463">
          <w:rPr>
            <w:i w:val="0"/>
            <w:iCs w:val="0"/>
            <w:sz w:val="32"/>
            <w:szCs w:val="32"/>
            <w:rtl/>
            <w:rPrChange w:id="1563" w:author="nidal saleh" w:date="2025-06-18T09:39:00Z">
              <w:rPr>
                <w:rtl/>
              </w:rPr>
            </w:rPrChange>
          </w:rPr>
          <w:t>استعراض لأبحاث ومشاريع مشابهة</w:t>
        </w:r>
      </w:ins>
    </w:p>
    <w:p w14:paraId="28A75A75" w14:textId="77777777" w:rsidR="00013648" w:rsidRPr="009D1593" w:rsidRDefault="00013648">
      <w:pPr>
        <w:pStyle w:val="NormalWeb"/>
        <w:bidi/>
        <w:ind w:left="720"/>
        <w:rPr>
          <w:ins w:id="1564" w:author="nidal saleh" w:date="2025-06-08T11:28:00Z"/>
          <w:sz w:val="32"/>
          <w:szCs w:val="32"/>
          <w:rPrChange w:id="1565" w:author="nidal saleh" w:date="2025-06-14T11:20:00Z">
            <w:rPr>
              <w:ins w:id="1566" w:author="nidal saleh" w:date="2025-06-08T11:28:00Z"/>
            </w:rPr>
          </w:rPrChange>
        </w:rPr>
        <w:pPrChange w:id="1567" w:author="nidal saleh" w:date="2025-06-08T11:28:00Z">
          <w:pPr>
            <w:pStyle w:val="NormalWeb"/>
          </w:pPr>
        </w:pPrChange>
      </w:pPr>
      <w:ins w:id="1568" w:author="nidal saleh" w:date="2025-06-08T11:28:00Z">
        <w:r w:rsidRPr="009D1593">
          <w:rPr>
            <w:sz w:val="32"/>
            <w:szCs w:val="32"/>
            <w:rtl/>
            <w:rPrChange w:id="1569" w:author="nidal saleh" w:date="2025-06-14T11:20:00Z">
              <w:rPr>
                <w:rtl/>
              </w:rPr>
            </w:rPrChange>
          </w:rPr>
          <w:t>تعد أنظمة مراقبة السائق</w:t>
        </w:r>
        <w:r w:rsidRPr="009D1593">
          <w:rPr>
            <w:sz w:val="32"/>
            <w:szCs w:val="32"/>
            <w:rPrChange w:id="1570" w:author="nidal saleh" w:date="2025-06-14T11:20:00Z">
              <w:rPr/>
            </w:rPrChange>
          </w:rPr>
          <w:t xml:space="preserve"> (Driver Monitoring Systems - DMS) </w:t>
        </w:r>
        <w:r w:rsidRPr="009D1593">
          <w:rPr>
            <w:sz w:val="32"/>
            <w:szCs w:val="32"/>
            <w:rtl/>
            <w:rPrChange w:id="1571" w:author="nidal saleh" w:date="2025-06-14T11:20:00Z">
              <w:rPr>
                <w:rtl/>
              </w:rPr>
            </w:rPrChange>
          </w:rPr>
          <w:t>من المجالات التي حظيت باهتمام كبير في الأبحاث الأكاديمية والصناعية نظرًا لدورها في تعزيز السلامة المرورية. فيما يلي استعراض لعدد من الدراسات والمشاريع السابقة ذات الصلة</w:t>
        </w:r>
        <w:r w:rsidRPr="009D1593">
          <w:rPr>
            <w:sz w:val="32"/>
            <w:szCs w:val="32"/>
            <w:rPrChange w:id="1572" w:author="nidal saleh" w:date="2025-06-14T11:20:00Z">
              <w:rPr/>
            </w:rPrChange>
          </w:rPr>
          <w:t>:</w:t>
        </w:r>
      </w:ins>
    </w:p>
    <w:p w14:paraId="7DEB4BD0" w14:textId="77777777" w:rsidR="00CC0463" w:rsidRPr="00CC0463" w:rsidRDefault="00013648">
      <w:pPr>
        <w:numPr>
          <w:ilvl w:val="0"/>
          <w:numId w:val="37"/>
        </w:numPr>
        <w:tabs>
          <w:tab w:val="clear" w:pos="720"/>
          <w:tab w:val="num" w:pos="1440"/>
        </w:tabs>
        <w:bidi/>
        <w:spacing w:before="100" w:beforeAutospacing="1" w:after="100" w:afterAutospacing="1" w:line="240" w:lineRule="auto"/>
        <w:ind w:left="1440"/>
        <w:rPr>
          <w:ins w:id="1573" w:author="nidal saleh" w:date="2025-06-18T09:40:00Z"/>
          <w:rStyle w:val="Strong"/>
          <w:b w:val="0"/>
          <w:bCs w:val="0"/>
          <w:sz w:val="32"/>
          <w:szCs w:val="32"/>
          <w:rtl/>
          <w:rPrChange w:id="1574" w:author="nidal saleh" w:date="2025-06-18T09:40:00Z">
            <w:rPr>
              <w:ins w:id="1575" w:author="nidal saleh" w:date="2025-06-18T09:40:00Z"/>
              <w:rStyle w:val="Strong"/>
              <w:rFonts w:ascii="Times New Roman" w:hAnsi="Times New Roman" w:cs="Times New Roman"/>
              <w:sz w:val="32"/>
              <w:szCs w:val="32"/>
              <w:rtl/>
            </w:rPr>
          </w:rPrChange>
        </w:rPr>
      </w:pPr>
      <w:ins w:id="1576" w:author="nidal saleh" w:date="2025-06-08T11:28:00Z">
        <w:r w:rsidRPr="009D1593">
          <w:rPr>
            <w:rStyle w:val="Strong"/>
            <w:sz w:val="32"/>
            <w:szCs w:val="32"/>
            <w:rtl/>
            <w:rPrChange w:id="1577" w:author="nidal saleh" w:date="2025-06-14T11:20:00Z">
              <w:rPr>
                <w:rStyle w:val="Strong"/>
                <w:rtl/>
              </w:rPr>
            </w:rPrChange>
          </w:rPr>
          <w:t>دراسة</w:t>
        </w:r>
      </w:ins>
    </w:p>
    <w:p w14:paraId="3745F9BF" w14:textId="6BC4F4AC" w:rsidR="00013648" w:rsidRPr="009D1593" w:rsidRDefault="00013648">
      <w:pPr>
        <w:bidi/>
        <w:spacing w:before="100" w:beforeAutospacing="1" w:after="100" w:afterAutospacing="1" w:line="240" w:lineRule="auto"/>
        <w:ind w:left="1440"/>
        <w:rPr>
          <w:ins w:id="1578" w:author="nidal saleh" w:date="2025-06-08T11:28:00Z"/>
          <w:sz w:val="32"/>
          <w:szCs w:val="32"/>
          <w:rPrChange w:id="1579" w:author="nidal saleh" w:date="2025-06-14T11:20:00Z">
            <w:rPr>
              <w:ins w:id="1580" w:author="nidal saleh" w:date="2025-06-08T11:28:00Z"/>
            </w:rPr>
          </w:rPrChange>
        </w:rPr>
        <w:pPrChange w:id="1581" w:author="nidal saleh" w:date="2025-06-18T09:40:00Z">
          <w:pPr>
            <w:numPr>
              <w:numId w:val="37"/>
            </w:numPr>
            <w:tabs>
              <w:tab w:val="num" w:pos="720"/>
            </w:tabs>
            <w:spacing w:before="100" w:beforeAutospacing="1" w:after="100" w:afterAutospacing="1" w:line="240" w:lineRule="auto"/>
            <w:ind w:left="720" w:hanging="360"/>
          </w:pPr>
        </w:pPrChange>
      </w:pPr>
      <w:ins w:id="1582" w:author="nidal saleh" w:date="2025-06-08T11:28:00Z">
        <w:r w:rsidRPr="009D1593">
          <w:rPr>
            <w:rStyle w:val="Strong"/>
            <w:sz w:val="32"/>
            <w:szCs w:val="32"/>
            <w:rPrChange w:id="1583" w:author="nidal saleh" w:date="2025-06-14T11:20:00Z">
              <w:rPr>
                <w:rStyle w:val="Strong"/>
              </w:rPr>
            </w:rPrChange>
          </w:rPr>
          <w:t>Ji et al. (2018) - "Real-Time Driver Drowsiness Detection System</w:t>
        </w:r>
      </w:ins>
      <w:ins w:id="1584" w:author="nidal saleh" w:date="2025-06-09T02:07:00Z">
        <w:r w:rsidR="00B776FF" w:rsidRPr="009D1593">
          <w:rPr>
            <w:rStyle w:val="Strong"/>
            <w:sz w:val="32"/>
            <w:szCs w:val="32"/>
            <w:rPrChange w:id="1585" w:author="nidal saleh" w:date="2025-06-14T11:20:00Z">
              <w:rPr>
                <w:rStyle w:val="Strong"/>
              </w:rPr>
            </w:rPrChange>
          </w:rPr>
          <w:t xml:space="preserve"> "</w:t>
        </w:r>
      </w:ins>
      <w:ins w:id="1586" w:author="nidal saleh" w:date="2025-06-08T11:28:00Z">
        <w:r w:rsidRPr="009D1593">
          <w:rPr>
            <w:sz w:val="32"/>
            <w:szCs w:val="32"/>
            <w:rPrChange w:id="1587" w:author="nidal saleh" w:date="2025-06-14T11:20:00Z">
              <w:rPr/>
            </w:rPrChange>
          </w:rPr>
          <w:t xml:space="preserve"> </w:t>
        </w:r>
      </w:ins>
    </w:p>
    <w:p w14:paraId="128AD38E" w14:textId="77777777" w:rsidR="00013648" w:rsidRPr="009D1593" w:rsidRDefault="00013648">
      <w:pPr>
        <w:numPr>
          <w:ilvl w:val="1"/>
          <w:numId w:val="37"/>
        </w:numPr>
        <w:tabs>
          <w:tab w:val="clear" w:pos="1440"/>
          <w:tab w:val="num" w:pos="2160"/>
        </w:tabs>
        <w:bidi/>
        <w:spacing w:before="100" w:beforeAutospacing="1" w:after="100" w:afterAutospacing="1" w:line="240" w:lineRule="auto"/>
        <w:ind w:left="2160"/>
        <w:rPr>
          <w:ins w:id="1588" w:author="nidal saleh" w:date="2025-06-08T11:28:00Z"/>
          <w:sz w:val="32"/>
          <w:szCs w:val="32"/>
          <w:rPrChange w:id="1589" w:author="nidal saleh" w:date="2025-06-14T11:20:00Z">
            <w:rPr>
              <w:ins w:id="1590" w:author="nidal saleh" w:date="2025-06-08T11:28:00Z"/>
            </w:rPr>
          </w:rPrChange>
        </w:rPr>
        <w:pPrChange w:id="1591" w:author="nidal saleh" w:date="2025-06-08T11:28:00Z">
          <w:pPr>
            <w:numPr>
              <w:ilvl w:val="1"/>
              <w:numId w:val="37"/>
            </w:numPr>
            <w:tabs>
              <w:tab w:val="num" w:pos="1440"/>
            </w:tabs>
            <w:spacing w:before="100" w:beforeAutospacing="1" w:after="100" w:afterAutospacing="1" w:line="240" w:lineRule="auto"/>
            <w:ind w:left="1440" w:hanging="360"/>
          </w:pPr>
        </w:pPrChange>
      </w:pPr>
      <w:ins w:id="1592" w:author="nidal saleh" w:date="2025-06-08T11:28:00Z">
        <w:r w:rsidRPr="009D1593">
          <w:rPr>
            <w:rStyle w:val="Strong"/>
            <w:sz w:val="32"/>
            <w:szCs w:val="32"/>
            <w:rtl/>
            <w:rPrChange w:id="1593" w:author="nidal saleh" w:date="2025-06-14T11:20:00Z">
              <w:rPr>
                <w:rStyle w:val="Strong"/>
                <w:rtl/>
              </w:rPr>
            </w:rPrChange>
          </w:rPr>
          <w:t>الوصف</w:t>
        </w:r>
        <w:r w:rsidRPr="009D1593">
          <w:rPr>
            <w:sz w:val="32"/>
            <w:szCs w:val="32"/>
            <w:rPrChange w:id="1594" w:author="nidal saleh" w:date="2025-06-14T11:20:00Z">
              <w:rPr/>
            </w:rPrChange>
          </w:rPr>
          <w:t xml:space="preserve">: </w:t>
        </w:r>
        <w:r w:rsidRPr="009D1593">
          <w:rPr>
            <w:sz w:val="32"/>
            <w:szCs w:val="32"/>
            <w:rtl/>
            <w:rPrChange w:id="1595" w:author="nidal saleh" w:date="2025-06-14T11:20:00Z">
              <w:rPr>
                <w:rtl/>
              </w:rPr>
            </w:rPrChange>
          </w:rPr>
          <w:t>طورت هذه الدراسة نظامًا لاكتشاف النعاس باستخدام كاميرا وتقنيات الرؤية الحاسوبية. ركزت على حساب نسبة العين</w:t>
        </w:r>
        <w:r w:rsidRPr="009D1593">
          <w:rPr>
            <w:sz w:val="32"/>
            <w:szCs w:val="32"/>
            <w:rPrChange w:id="1596" w:author="nidal saleh" w:date="2025-06-14T11:20:00Z">
              <w:rPr/>
            </w:rPrChange>
          </w:rPr>
          <w:t xml:space="preserve"> (EAR) </w:t>
        </w:r>
        <w:r w:rsidRPr="009D1593">
          <w:rPr>
            <w:sz w:val="32"/>
            <w:szCs w:val="32"/>
            <w:rtl/>
            <w:rPrChange w:id="1597" w:author="nidal saleh" w:date="2025-06-14T11:20:00Z">
              <w:rPr>
                <w:rtl/>
              </w:rPr>
            </w:rPrChange>
          </w:rPr>
          <w:t>باستخدام مكتبة</w:t>
        </w:r>
        <w:r w:rsidRPr="009D1593">
          <w:rPr>
            <w:sz w:val="32"/>
            <w:szCs w:val="32"/>
            <w:rPrChange w:id="1598" w:author="nidal saleh" w:date="2025-06-14T11:20:00Z">
              <w:rPr/>
            </w:rPrChange>
          </w:rPr>
          <w:t xml:space="preserve"> </w:t>
        </w:r>
        <w:proofErr w:type="spellStart"/>
        <w:r w:rsidRPr="009D1593">
          <w:rPr>
            <w:sz w:val="32"/>
            <w:szCs w:val="32"/>
            <w:rPrChange w:id="1599" w:author="nidal saleh" w:date="2025-06-14T11:20:00Z">
              <w:rPr/>
            </w:rPrChange>
          </w:rPr>
          <w:t>dlib</w:t>
        </w:r>
        <w:proofErr w:type="spellEnd"/>
        <w:r w:rsidRPr="009D1593">
          <w:rPr>
            <w:sz w:val="32"/>
            <w:szCs w:val="32"/>
            <w:rPrChange w:id="1600" w:author="nidal saleh" w:date="2025-06-14T11:20:00Z">
              <w:rPr/>
            </w:rPrChange>
          </w:rPr>
          <w:t xml:space="preserve"> </w:t>
        </w:r>
        <w:r w:rsidRPr="009D1593">
          <w:rPr>
            <w:sz w:val="32"/>
            <w:szCs w:val="32"/>
            <w:rtl/>
            <w:rPrChange w:id="1601" w:author="nidal saleh" w:date="2025-06-14T11:20:00Z">
              <w:rPr>
                <w:rtl/>
              </w:rPr>
            </w:rPrChange>
          </w:rPr>
          <w:t>لتحديد إغلاق العينين، مع استخدام إنذارات صوتية عند اكتشاف النعاس</w:t>
        </w:r>
        <w:r w:rsidRPr="009D1593">
          <w:rPr>
            <w:sz w:val="32"/>
            <w:szCs w:val="32"/>
            <w:rPrChange w:id="1602" w:author="nidal saleh" w:date="2025-06-14T11:20:00Z">
              <w:rPr/>
            </w:rPrChange>
          </w:rPr>
          <w:t>.</w:t>
        </w:r>
      </w:ins>
    </w:p>
    <w:p w14:paraId="72E2A6C8" w14:textId="7FAE6F6D" w:rsidR="00013648" w:rsidRPr="009D1593" w:rsidRDefault="00013648">
      <w:pPr>
        <w:numPr>
          <w:ilvl w:val="1"/>
          <w:numId w:val="37"/>
        </w:numPr>
        <w:tabs>
          <w:tab w:val="clear" w:pos="1440"/>
          <w:tab w:val="num" w:pos="2160"/>
        </w:tabs>
        <w:bidi/>
        <w:spacing w:before="100" w:beforeAutospacing="1" w:after="100" w:afterAutospacing="1" w:line="240" w:lineRule="auto"/>
        <w:ind w:left="2160"/>
        <w:rPr>
          <w:ins w:id="1603" w:author="nidal saleh" w:date="2025-06-08T11:28:00Z"/>
          <w:sz w:val="32"/>
          <w:szCs w:val="32"/>
          <w:rPrChange w:id="1604" w:author="nidal saleh" w:date="2025-06-14T11:20:00Z">
            <w:rPr>
              <w:ins w:id="1605" w:author="nidal saleh" w:date="2025-06-08T11:28:00Z"/>
            </w:rPr>
          </w:rPrChange>
        </w:rPr>
        <w:pPrChange w:id="1606" w:author="nidal saleh" w:date="2025-06-08T11:28:00Z">
          <w:pPr>
            <w:numPr>
              <w:ilvl w:val="1"/>
              <w:numId w:val="37"/>
            </w:numPr>
            <w:tabs>
              <w:tab w:val="num" w:pos="1440"/>
            </w:tabs>
            <w:spacing w:before="100" w:beforeAutospacing="1" w:after="100" w:afterAutospacing="1" w:line="240" w:lineRule="auto"/>
            <w:ind w:left="1440" w:hanging="360"/>
          </w:pPr>
        </w:pPrChange>
      </w:pPr>
      <w:ins w:id="1607" w:author="nidal saleh" w:date="2025-06-08T11:28:00Z">
        <w:r w:rsidRPr="009D1593">
          <w:rPr>
            <w:rStyle w:val="Strong"/>
            <w:sz w:val="32"/>
            <w:szCs w:val="32"/>
            <w:rtl/>
            <w:rPrChange w:id="1608" w:author="nidal saleh" w:date="2025-06-14T11:20:00Z">
              <w:rPr>
                <w:rStyle w:val="Strong"/>
                <w:rtl/>
              </w:rPr>
            </w:rPrChange>
          </w:rPr>
          <w:t>التقنيات المستخدمة</w:t>
        </w:r>
        <w:r w:rsidRPr="009D1593">
          <w:rPr>
            <w:sz w:val="32"/>
            <w:szCs w:val="32"/>
            <w:rPrChange w:id="1609" w:author="nidal saleh" w:date="2025-06-14T11:20:00Z">
              <w:rPr/>
            </w:rPrChange>
          </w:rPr>
          <w:t xml:space="preserve"> OpenCV</w:t>
        </w:r>
      </w:ins>
      <w:ins w:id="1610" w:author="nidal saleh" w:date="2025-06-13T21:20:00Z">
        <w:r w:rsidR="00C14B85" w:rsidRPr="009D1593">
          <w:rPr>
            <w:sz w:val="32"/>
            <w:szCs w:val="32"/>
            <w:rPrChange w:id="1611" w:author="nidal saleh" w:date="2025-06-14T11:20:00Z">
              <w:rPr/>
            </w:rPrChange>
          </w:rPr>
          <w:t>:</w:t>
        </w:r>
      </w:ins>
      <w:ins w:id="1612" w:author="nidal saleh" w:date="2025-06-08T11:28:00Z">
        <w:r w:rsidRPr="009D1593">
          <w:rPr>
            <w:sz w:val="32"/>
            <w:szCs w:val="32"/>
            <w:rtl/>
            <w:rPrChange w:id="1613" w:author="nidal saleh" w:date="2025-06-14T11:20:00Z">
              <w:rPr>
                <w:rtl/>
              </w:rPr>
            </w:rPrChange>
          </w:rPr>
          <w:t xml:space="preserve">، </w:t>
        </w:r>
        <w:proofErr w:type="spellStart"/>
        <w:r w:rsidRPr="009D1593">
          <w:rPr>
            <w:sz w:val="32"/>
            <w:szCs w:val="32"/>
            <w:rPrChange w:id="1614" w:author="nidal saleh" w:date="2025-06-14T11:20:00Z">
              <w:rPr/>
            </w:rPrChange>
          </w:rPr>
          <w:t>dlib</w:t>
        </w:r>
        <w:proofErr w:type="spellEnd"/>
        <w:r w:rsidRPr="009D1593">
          <w:rPr>
            <w:sz w:val="32"/>
            <w:szCs w:val="32"/>
            <w:rtl/>
            <w:rPrChange w:id="1615" w:author="nidal saleh" w:date="2025-06-14T11:20:00Z">
              <w:rPr>
                <w:rtl/>
              </w:rPr>
            </w:rPrChange>
          </w:rPr>
          <w:t>، معالم الوجه</w:t>
        </w:r>
        <w:r w:rsidRPr="009D1593">
          <w:rPr>
            <w:sz w:val="32"/>
            <w:szCs w:val="32"/>
            <w:rPrChange w:id="1616" w:author="nidal saleh" w:date="2025-06-14T11:20:00Z">
              <w:rPr/>
            </w:rPrChange>
          </w:rPr>
          <w:t xml:space="preserve"> </w:t>
        </w:r>
      </w:ins>
      <w:ins w:id="1617" w:author="nidal saleh" w:date="2025-06-13T21:17:00Z">
        <w:r w:rsidR="00C14B85" w:rsidRPr="009D1593">
          <w:rPr>
            <w:sz w:val="32"/>
            <w:szCs w:val="32"/>
            <w:rPrChange w:id="1618" w:author="nidal saleh" w:date="2025-06-14T11:20:00Z">
              <w:rPr/>
            </w:rPrChange>
          </w:rPr>
          <w:t>.</w:t>
        </w:r>
      </w:ins>
      <w:ins w:id="1619" w:author="nidal saleh" w:date="2025-06-08T11:28:00Z">
        <w:r w:rsidRPr="009D1593">
          <w:rPr>
            <w:sz w:val="32"/>
            <w:szCs w:val="32"/>
            <w:rPrChange w:id="1620" w:author="nidal saleh" w:date="2025-06-14T11:20:00Z">
              <w:rPr/>
            </w:rPrChange>
          </w:rPr>
          <w:t>(Facial Landmarks)</w:t>
        </w:r>
      </w:ins>
    </w:p>
    <w:p w14:paraId="7C252955" w14:textId="77777777" w:rsidR="00013648" w:rsidRPr="009D1593" w:rsidRDefault="00013648">
      <w:pPr>
        <w:numPr>
          <w:ilvl w:val="1"/>
          <w:numId w:val="37"/>
        </w:numPr>
        <w:tabs>
          <w:tab w:val="clear" w:pos="1440"/>
          <w:tab w:val="num" w:pos="2160"/>
        </w:tabs>
        <w:bidi/>
        <w:spacing w:before="100" w:beforeAutospacing="1" w:after="100" w:afterAutospacing="1" w:line="240" w:lineRule="auto"/>
        <w:ind w:left="2160"/>
        <w:rPr>
          <w:ins w:id="1621" w:author="nidal saleh" w:date="2025-06-08T11:28:00Z"/>
          <w:sz w:val="32"/>
          <w:szCs w:val="32"/>
          <w:rPrChange w:id="1622" w:author="nidal saleh" w:date="2025-06-14T11:20:00Z">
            <w:rPr>
              <w:ins w:id="1623" w:author="nidal saleh" w:date="2025-06-08T11:28:00Z"/>
            </w:rPr>
          </w:rPrChange>
        </w:rPr>
        <w:pPrChange w:id="1624" w:author="nidal saleh" w:date="2025-06-08T11:28:00Z">
          <w:pPr>
            <w:numPr>
              <w:ilvl w:val="1"/>
              <w:numId w:val="37"/>
            </w:numPr>
            <w:tabs>
              <w:tab w:val="num" w:pos="1440"/>
            </w:tabs>
            <w:spacing w:before="100" w:beforeAutospacing="1" w:after="100" w:afterAutospacing="1" w:line="240" w:lineRule="auto"/>
            <w:ind w:left="1440" w:hanging="360"/>
          </w:pPr>
        </w:pPrChange>
      </w:pPr>
      <w:ins w:id="1625" w:author="nidal saleh" w:date="2025-06-08T11:28:00Z">
        <w:r w:rsidRPr="009D1593">
          <w:rPr>
            <w:rStyle w:val="Strong"/>
            <w:sz w:val="32"/>
            <w:szCs w:val="32"/>
            <w:rtl/>
            <w:rPrChange w:id="1626" w:author="nidal saleh" w:date="2025-06-14T11:20:00Z">
              <w:rPr>
                <w:rStyle w:val="Strong"/>
                <w:rtl/>
              </w:rPr>
            </w:rPrChange>
          </w:rPr>
          <w:t>النتائج</w:t>
        </w:r>
        <w:r w:rsidRPr="009D1593">
          <w:rPr>
            <w:sz w:val="32"/>
            <w:szCs w:val="32"/>
            <w:rPrChange w:id="1627" w:author="nidal saleh" w:date="2025-06-14T11:20:00Z">
              <w:rPr/>
            </w:rPrChange>
          </w:rPr>
          <w:t xml:space="preserve">: </w:t>
        </w:r>
        <w:r w:rsidRPr="009D1593">
          <w:rPr>
            <w:sz w:val="32"/>
            <w:szCs w:val="32"/>
            <w:rtl/>
            <w:rPrChange w:id="1628" w:author="nidal saleh" w:date="2025-06-14T11:20:00Z">
              <w:rPr>
                <w:rtl/>
              </w:rPr>
            </w:rPrChange>
          </w:rPr>
          <w:t>حقق النظام دقة تصل إلى 85% في اكتشاف النعاس في ظروف إضاءة جيدة</w:t>
        </w:r>
        <w:r w:rsidRPr="009D1593">
          <w:rPr>
            <w:sz w:val="32"/>
            <w:szCs w:val="32"/>
            <w:rPrChange w:id="1629" w:author="nidal saleh" w:date="2025-06-14T11:20:00Z">
              <w:rPr/>
            </w:rPrChange>
          </w:rPr>
          <w:t>.</w:t>
        </w:r>
      </w:ins>
    </w:p>
    <w:p w14:paraId="38AFAAA0" w14:textId="77777777" w:rsidR="00013648" w:rsidRDefault="00013648">
      <w:pPr>
        <w:numPr>
          <w:ilvl w:val="1"/>
          <w:numId w:val="37"/>
        </w:numPr>
        <w:tabs>
          <w:tab w:val="clear" w:pos="1440"/>
          <w:tab w:val="num" w:pos="2160"/>
        </w:tabs>
        <w:bidi/>
        <w:spacing w:before="100" w:beforeAutospacing="1" w:after="100" w:afterAutospacing="1" w:line="240" w:lineRule="auto"/>
        <w:ind w:left="2160"/>
        <w:rPr>
          <w:ins w:id="1630" w:author="nidal saleh" w:date="2025-06-14T11:21:00Z"/>
          <w:sz w:val="32"/>
          <w:szCs w:val="32"/>
        </w:rPr>
      </w:pPr>
      <w:ins w:id="1631" w:author="nidal saleh" w:date="2025-06-08T11:28:00Z">
        <w:r w:rsidRPr="009D1593">
          <w:rPr>
            <w:rStyle w:val="Strong"/>
            <w:sz w:val="32"/>
            <w:szCs w:val="32"/>
            <w:rtl/>
            <w:rPrChange w:id="1632" w:author="nidal saleh" w:date="2025-06-14T11:20:00Z">
              <w:rPr>
                <w:rStyle w:val="Strong"/>
                <w:rtl/>
              </w:rPr>
            </w:rPrChange>
          </w:rPr>
          <w:t>القيود</w:t>
        </w:r>
        <w:r w:rsidRPr="009D1593">
          <w:rPr>
            <w:sz w:val="32"/>
            <w:szCs w:val="32"/>
            <w:rPrChange w:id="1633" w:author="nidal saleh" w:date="2025-06-14T11:20:00Z">
              <w:rPr/>
            </w:rPrChange>
          </w:rPr>
          <w:t xml:space="preserve">: </w:t>
        </w:r>
        <w:r w:rsidRPr="009D1593">
          <w:rPr>
            <w:sz w:val="32"/>
            <w:szCs w:val="32"/>
            <w:rtl/>
            <w:rPrChange w:id="1634" w:author="nidal saleh" w:date="2025-06-14T11:20:00Z">
              <w:rPr>
                <w:rtl/>
              </w:rPr>
            </w:rPrChange>
          </w:rPr>
          <w:t>ضعف الأداء في الإضاءة المنخفضة، وعدم وجود واجهة مستخدم لتحليل البيانات</w:t>
        </w:r>
        <w:r w:rsidRPr="009D1593">
          <w:rPr>
            <w:sz w:val="32"/>
            <w:szCs w:val="32"/>
            <w:rPrChange w:id="1635" w:author="nidal saleh" w:date="2025-06-14T11:20:00Z">
              <w:rPr/>
            </w:rPrChange>
          </w:rPr>
          <w:t>.</w:t>
        </w:r>
      </w:ins>
    </w:p>
    <w:p w14:paraId="75D62316" w14:textId="77777777" w:rsidR="009D1593" w:rsidRPr="009D1593" w:rsidRDefault="009D1593">
      <w:pPr>
        <w:bidi/>
        <w:spacing w:before="100" w:beforeAutospacing="1" w:after="100" w:afterAutospacing="1" w:line="240" w:lineRule="auto"/>
        <w:rPr>
          <w:ins w:id="1636" w:author="nidal saleh" w:date="2025-06-08T11:28:00Z"/>
          <w:sz w:val="32"/>
          <w:szCs w:val="32"/>
          <w:lang w:bidi="ar-SY"/>
          <w:rPrChange w:id="1637" w:author="nidal saleh" w:date="2025-06-14T11:20:00Z">
            <w:rPr>
              <w:ins w:id="1638" w:author="nidal saleh" w:date="2025-06-08T11:28:00Z"/>
            </w:rPr>
          </w:rPrChange>
        </w:rPr>
        <w:pPrChange w:id="1639" w:author="nidal saleh" w:date="2025-06-14T11:21:00Z">
          <w:pPr>
            <w:numPr>
              <w:ilvl w:val="1"/>
              <w:numId w:val="37"/>
            </w:numPr>
            <w:tabs>
              <w:tab w:val="num" w:pos="1440"/>
            </w:tabs>
            <w:spacing w:before="100" w:beforeAutospacing="1" w:after="100" w:afterAutospacing="1" w:line="240" w:lineRule="auto"/>
            <w:ind w:left="1440" w:hanging="360"/>
          </w:pPr>
        </w:pPrChange>
      </w:pPr>
    </w:p>
    <w:p w14:paraId="476631E5" w14:textId="77777777" w:rsidR="00CC0463" w:rsidRPr="00CC0463" w:rsidRDefault="00013648">
      <w:pPr>
        <w:numPr>
          <w:ilvl w:val="0"/>
          <w:numId w:val="37"/>
        </w:numPr>
        <w:tabs>
          <w:tab w:val="clear" w:pos="720"/>
          <w:tab w:val="num" w:pos="1440"/>
        </w:tabs>
        <w:bidi/>
        <w:spacing w:before="100" w:beforeAutospacing="1" w:after="100" w:afterAutospacing="1" w:line="240" w:lineRule="auto"/>
        <w:ind w:left="1440"/>
        <w:rPr>
          <w:ins w:id="1640" w:author="nidal saleh" w:date="2025-06-18T09:40:00Z"/>
          <w:rStyle w:val="Strong"/>
          <w:b w:val="0"/>
          <w:bCs w:val="0"/>
          <w:sz w:val="32"/>
          <w:szCs w:val="32"/>
          <w:rtl/>
          <w:rPrChange w:id="1641" w:author="nidal saleh" w:date="2025-06-18T09:40:00Z">
            <w:rPr>
              <w:ins w:id="1642" w:author="nidal saleh" w:date="2025-06-18T09:40:00Z"/>
              <w:rStyle w:val="Strong"/>
              <w:sz w:val="32"/>
              <w:szCs w:val="32"/>
              <w:rtl/>
            </w:rPr>
          </w:rPrChange>
        </w:rPr>
      </w:pPr>
      <w:ins w:id="1643" w:author="nidal saleh" w:date="2025-06-08T11:28:00Z">
        <w:r w:rsidRPr="009D1593">
          <w:rPr>
            <w:rStyle w:val="Strong"/>
            <w:sz w:val="32"/>
            <w:szCs w:val="32"/>
            <w:rtl/>
            <w:rPrChange w:id="1644" w:author="nidal saleh" w:date="2025-06-14T11:20:00Z">
              <w:rPr>
                <w:rStyle w:val="Strong"/>
                <w:rtl/>
              </w:rPr>
            </w:rPrChange>
          </w:rPr>
          <w:t>مشروع</w:t>
        </w:r>
      </w:ins>
    </w:p>
    <w:p w14:paraId="463182A2" w14:textId="72D0980D" w:rsidR="00013648" w:rsidRPr="009D1593" w:rsidRDefault="009D1593">
      <w:pPr>
        <w:bidi/>
        <w:spacing w:before="100" w:beforeAutospacing="1" w:after="100" w:afterAutospacing="1" w:line="240" w:lineRule="auto"/>
        <w:ind w:left="1440"/>
        <w:rPr>
          <w:ins w:id="1645" w:author="nidal saleh" w:date="2025-06-08T11:28:00Z"/>
          <w:sz w:val="32"/>
          <w:szCs w:val="32"/>
          <w:rPrChange w:id="1646" w:author="nidal saleh" w:date="2025-06-14T11:21:00Z">
            <w:rPr>
              <w:ins w:id="1647" w:author="nidal saleh" w:date="2025-06-08T11:28:00Z"/>
            </w:rPr>
          </w:rPrChange>
        </w:rPr>
        <w:pPrChange w:id="1648" w:author="nidal saleh" w:date="2025-06-18T09:40:00Z">
          <w:pPr>
            <w:numPr>
              <w:numId w:val="37"/>
            </w:numPr>
            <w:tabs>
              <w:tab w:val="num" w:pos="720"/>
            </w:tabs>
            <w:spacing w:before="100" w:beforeAutospacing="1" w:after="100" w:afterAutospacing="1" w:line="240" w:lineRule="auto"/>
            <w:ind w:left="720" w:hanging="360"/>
          </w:pPr>
        </w:pPrChange>
      </w:pPr>
      <w:ins w:id="1649" w:author="nidal saleh" w:date="2025-06-14T11:22:00Z">
        <w:r>
          <w:rPr>
            <w:rStyle w:val="Strong"/>
            <w:b w:val="0"/>
            <w:bCs w:val="0"/>
            <w:sz w:val="32"/>
            <w:szCs w:val="32"/>
          </w:rPr>
          <w:t xml:space="preserve">      </w:t>
        </w:r>
      </w:ins>
      <w:ins w:id="1650" w:author="nidal saleh" w:date="2025-06-08T11:28:00Z">
        <w:r w:rsidR="00013648" w:rsidRPr="009D1593">
          <w:rPr>
            <w:rStyle w:val="Strong"/>
            <w:sz w:val="32"/>
            <w:szCs w:val="32"/>
            <w:rPrChange w:id="1651" w:author="nidal saleh" w:date="2025-06-14T11:21:00Z">
              <w:rPr>
                <w:rStyle w:val="Strong"/>
              </w:rPr>
            </w:rPrChange>
          </w:rPr>
          <w:t xml:space="preserve"> Lee et al. (2020) - "Head Pose Estimation for Driver Monitoring"</w:t>
        </w:r>
        <w:r w:rsidR="00013648" w:rsidRPr="009D1593">
          <w:rPr>
            <w:sz w:val="32"/>
            <w:szCs w:val="32"/>
            <w:rPrChange w:id="1652" w:author="nidal saleh" w:date="2025-06-14T11:21:00Z">
              <w:rPr/>
            </w:rPrChange>
          </w:rPr>
          <w:t xml:space="preserve"> </w:t>
        </w:r>
      </w:ins>
    </w:p>
    <w:p w14:paraId="746D57C4" w14:textId="27504A17" w:rsidR="00013648" w:rsidRPr="009D1593" w:rsidRDefault="00013648">
      <w:pPr>
        <w:numPr>
          <w:ilvl w:val="1"/>
          <w:numId w:val="37"/>
        </w:numPr>
        <w:tabs>
          <w:tab w:val="clear" w:pos="1440"/>
          <w:tab w:val="num" w:pos="2160"/>
        </w:tabs>
        <w:bidi/>
        <w:spacing w:before="100" w:beforeAutospacing="1" w:after="100" w:afterAutospacing="1" w:line="240" w:lineRule="auto"/>
        <w:ind w:left="2160"/>
        <w:rPr>
          <w:ins w:id="1653" w:author="nidal saleh" w:date="2025-06-08T11:28:00Z"/>
          <w:sz w:val="32"/>
          <w:szCs w:val="32"/>
          <w:rPrChange w:id="1654" w:author="nidal saleh" w:date="2025-06-14T11:20:00Z">
            <w:rPr>
              <w:ins w:id="1655" w:author="nidal saleh" w:date="2025-06-08T11:28:00Z"/>
            </w:rPr>
          </w:rPrChange>
        </w:rPr>
        <w:pPrChange w:id="1656" w:author="nidal saleh" w:date="2025-06-08T11:28:00Z">
          <w:pPr>
            <w:numPr>
              <w:ilvl w:val="1"/>
              <w:numId w:val="37"/>
            </w:numPr>
            <w:tabs>
              <w:tab w:val="num" w:pos="1440"/>
            </w:tabs>
            <w:spacing w:before="100" w:beforeAutospacing="1" w:after="100" w:afterAutospacing="1" w:line="240" w:lineRule="auto"/>
            <w:ind w:left="1440" w:hanging="360"/>
          </w:pPr>
        </w:pPrChange>
      </w:pPr>
      <w:ins w:id="1657" w:author="nidal saleh" w:date="2025-06-08T11:28:00Z">
        <w:r w:rsidRPr="009D1593">
          <w:rPr>
            <w:rStyle w:val="Strong"/>
            <w:sz w:val="32"/>
            <w:szCs w:val="32"/>
            <w:rtl/>
            <w:rPrChange w:id="1658" w:author="nidal saleh" w:date="2025-06-14T11:20:00Z">
              <w:rPr>
                <w:rStyle w:val="Strong"/>
                <w:rtl/>
              </w:rPr>
            </w:rPrChange>
          </w:rPr>
          <w:t>الوصف</w:t>
        </w:r>
        <w:r w:rsidRPr="009D1593">
          <w:rPr>
            <w:sz w:val="32"/>
            <w:szCs w:val="32"/>
            <w:rPrChange w:id="1659" w:author="nidal saleh" w:date="2025-06-14T11:20:00Z">
              <w:rPr/>
            </w:rPrChange>
          </w:rPr>
          <w:t xml:space="preserve">: </w:t>
        </w:r>
        <w:r w:rsidRPr="009D1593">
          <w:rPr>
            <w:sz w:val="32"/>
            <w:szCs w:val="32"/>
            <w:rtl/>
            <w:rPrChange w:id="1660" w:author="nidal saleh" w:date="2025-06-14T11:20:00Z">
              <w:rPr>
                <w:rtl/>
              </w:rPr>
            </w:rPrChange>
          </w:rPr>
          <w:t xml:space="preserve">ركز هذا المشروع على تحليل </w:t>
        </w:r>
      </w:ins>
      <w:ins w:id="1661" w:author="nidal saleh" w:date="2025-06-13T21:18:00Z">
        <w:r w:rsidR="00C14B85" w:rsidRPr="009D1593">
          <w:rPr>
            <w:rFonts w:hint="eastAsia"/>
            <w:sz w:val="32"/>
            <w:szCs w:val="32"/>
            <w:rtl/>
            <w:rPrChange w:id="1662" w:author="nidal saleh" w:date="2025-06-14T11:20:00Z">
              <w:rPr>
                <w:rFonts w:hint="eastAsia"/>
                <w:rtl/>
              </w:rPr>
            </w:rPrChange>
          </w:rPr>
          <w:t>حركة</w:t>
        </w:r>
        <w:r w:rsidR="00C14B85" w:rsidRPr="009D1593">
          <w:rPr>
            <w:sz w:val="32"/>
            <w:szCs w:val="32"/>
            <w:rtl/>
            <w:rPrChange w:id="1663" w:author="nidal saleh" w:date="2025-06-14T11:20:00Z">
              <w:rPr>
                <w:rtl/>
              </w:rPr>
            </w:rPrChange>
          </w:rPr>
          <w:t xml:space="preserve"> </w:t>
        </w:r>
      </w:ins>
      <w:ins w:id="1664" w:author="nidal saleh" w:date="2025-06-08T11:28:00Z">
        <w:r w:rsidRPr="009D1593">
          <w:rPr>
            <w:sz w:val="32"/>
            <w:szCs w:val="32"/>
            <w:rtl/>
            <w:rPrChange w:id="1665" w:author="nidal saleh" w:date="2025-06-14T11:20:00Z">
              <w:rPr>
                <w:rtl/>
              </w:rPr>
            </w:rPrChange>
          </w:rPr>
          <w:t xml:space="preserve"> الرأس</w:t>
        </w:r>
        <w:r w:rsidRPr="009D1593">
          <w:rPr>
            <w:sz w:val="32"/>
            <w:szCs w:val="32"/>
            <w:rPrChange w:id="1666" w:author="nidal saleh" w:date="2025-06-14T11:20:00Z">
              <w:rPr/>
            </w:rPrChange>
          </w:rPr>
          <w:t xml:space="preserve"> (Head Pose) </w:t>
        </w:r>
        <w:r w:rsidRPr="009D1593">
          <w:rPr>
            <w:sz w:val="32"/>
            <w:szCs w:val="32"/>
            <w:rtl/>
            <w:rPrChange w:id="1667" w:author="nidal saleh" w:date="2025-06-14T11:20:00Z">
              <w:rPr>
                <w:rtl/>
              </w:rPr>
            </w:rPrChange>
          </w:rPr>
          <w:t>باستخدام خوارزمية</w:t>
        </w:r>
        <w:r w:rsidRPr="009D1593">
          <w:rPr>
            <w:sz w:val="32"/>
            <w:szCs w:val="32"/>
            <w:rPrChange w:id="1668" w:author="nidal saleh" w:date="2025-06-14T11:20:00Z">
              <w:rPr/>
            </w:rPrChange>
          </w:rPr>
          <w:t xml:space="preserve"> </w:t>
        </w:r>
        <w:proofErr w:type="spellStart"/>
        <w:r w:rsidRPr="009D1593">
          <w:rPr>
            <w:sz w:val="32"/>
            <w:szCs w:val="32"/>
            <w:rPrChange w:id="1669" w:author="nidal saleh" w:date="2025-06-14T11:20:00Z">
              <w:rPr/>
            </w:rPrChange>
          </w:rPr>
          <w:t>solvePnP</w:t>
        </w:r>
        <w:proofErr w:type="spellEnd"/>
        <w:r w:rsidRPr="009D1593">
          <w:rPr>
            <w:sz w:val="32"/>
            <w:szCs w:val="32"/>
            <w:rPrChange w:id="1670" w:author="nidal saleh" w:date="2025-06-14T11:20:00Z">
              <w:rPr/>
            </w:rPrChange>
          </w:rPr>
          <w:t xml:space="preserve"> </w:t>
        </w:r>
        <w:r w:rsidRPr="009D1593">
          <w:rPr>
            <w:sz w:val="32"/>
            <w:szCs w:val="32"/>
            <w:rtl/>
            <w:rPrChange w:id="1671" w:author="nidal saleh" w:date="2025-06-14T11:20:00Z">
              <w:rPr>
                <w:rtl/>
              </w:rPr>
            </w:rPrChange>
          </w:rPr>
          <w:t>في</w:t>
        </w:r>
        <w:r w:rsidRPr="009D1593">
          <w:rPr>
            <w:sz w:val="32"/>
            <w:szCs w:val="32"/>
            <w:rPrChange w:id="1672" w:author="nidal saleh" w:date="2025-06-14T11:20:00Z">
              <w:rPr/>
            </w:rPrChange>
          </w:rPr>
          <w:t xml:space="preserve"> OpenCV </w:t>
        </w:r>
        <w:r w:rsidRPr="009D1593">
          <w:rPr>
            <w:sz w:val="32"/>
            <w:szCs w:val="32"/>
            <w:rtl/>
            <w:rPrChange w:id="1673" w:author="nidal saleh" w:date="2025-06-14T11:20:00Z">
              <w:rPr>
                <w:rtl/>
              </w:rPr>
            </w:rPrChange>
          </w:rPr>
          <w:t>لاكتشاف انحراف الرأس كمؤشر لتشتت الانتباه</w:t>
        </w:r>
        <w:r w:rsidRPr="009D1593">
          <w:rPr>
            <w:sz w:val="32"/>
            <w:szCs w:val="32"/>
            <w:rPrChange w:id="1674" w:author="nidal saleh" w:date="2025-06-14T11:20:00Z">
              <w:rPr/>
            </w:rPrChange>
          </w:rPr>
          <w:t>.</w:t>
        </w:r>
      </w:ins>
    </w:p>
    <w:p w14:paraId="21CCEF05" w14:textId="551BB46A" w:rsidR="00013648" w:rsidRPr="009D1593" w:rsidRDefault="00013648">
      <w:pPr>
        <w:numPr>
          <w:ilvl w:val="1"/>
          <w:numId w:val="37"/>
        </w:numPr>
        <w:tabs>
          <w:tab w:val="clear" w:pos="1440"/>
          <w:tab w:val="num" w:pos="2160"/>
        </w:tabs>
        <w:bidi/>
        <w:spacing w:before="100" w:beforeAutospacing="1" w:after="100" w:afterAutospacing="1" w:line="240" w:lineRule="auto"/>
        <w:ind w:left="2160"/>
        <w:rPr>
          <w:ins w:id="1675" w:author="nidal saleh" w:date="2025-06-08T11:28:00Z"/>
          <w:sz w:val="32"/>
          <w:szCs w:val="32"/>
          <w:rPrChange w:id="1676" w:author="nidal saleh" w:date="2025-06-14T11:20:00Z">
            <w:rPr>
              <w:ins w:id="1677" w:author="nidal saleh" w:date="2025-06-08T11:28:00Z"/>
            </w:rPr>
          </w:rPrChange>
        </w:rPr>
        <w:pPrChange w:id="1678" w:author="nidal saleh" w:date="2025-06-13T21:19:00Z">
          <w:pPr>
            <w:numPr>
              <w:ilvl w:val="1"/>
              <w:numId w:val="37"/>
            </w:numPr>
            <w:tabs>
              <w:tab w:val="num" w:pos="1440"/>
            </w:tabs>
            <w:spacing w:before="100" w:beforeAutospacing="1" w:after="100" w:afterAutospacing="1" w:line="240" w:lineRule="auto"/>
            <w:ind w:left="1440" w:hanging="360"/>
          </w:pPr>
        </w:pPrChange>
      </w:pPr>
      <w:ins w:id="1679" w:author="nidal saleh" w:date="2025-06-08T11:28:00Z">
        <w:r w:rsidRPr="009D1593">
          <w:rPr>
            <w:rStyle w:val="Strong"/>
            <w:sz w:val="32"/>
            <w:szCs w:val="32"/>
            <w:rtl/>
            <w:rPrChange w:id="1680" w:author="nidal saleh" w:date="2025-06-14T11:20:00Z">
              <w:rPr>
                <w:rStyle w:val="Strong"/>
                <w:rtl/>
              </w:rPr>
            </w:rPrChange>
          </w:rPr>
          <w:t>التقنيات المستخدمة</w:t>
        </w:r>
        <w:r w:rsidRPr="009D1593">
          <w:rPr>
            <w:sz w:val="32"/>
            <w:szCs w:val="32"/>
            <w:rPrChange w:id="1681" w:author="nidal saleh" w:date="2025-06-14T11:20:00Z">
              <w:rPr/>
            </w:rPrChange>
          </w:rPr>
          <w:t xml:space="preserve"> OpenCV</w:t>
        </w:r>
      </w:ins>
      <w:ins w:id="1682" w:author="nidal saleh" w:date="2025-06-13T21:19:00Z">
        <w:r w:rsidR="00C14B85" w:rsidRPr="009D1593">
          <w:rPr>
            <w:sz w:val="32"/>
            <w:szCs w:val="32"/>
            <w:rPrChange w:id="1683" w:author="nidal saleh" w:date="2025-06-14T11:20:00Z">
              <w:rPr/>
            </w:rPrChange>
          </w:rPr>
          <w:t>:</w:t>
        </w:r>
      </w:ins>
      <w:ins w:id="1684" w:author="nidal saleh" w:date="2025-06-08T11:28:00Z">
        <w:r w:rsidRPr="009D1593">
          <w:rPr>
            <w:sz w:val="32"/>
            <w:szCs w:val="32"/>
            <w:rtl/>
            <w:rPrChange w:id="1685" w:author="nidal saleh" w:date="2025-06-14T11:20:00Z">
              <w:rPr>
                <w:rtl/>
              </w:rPr>
            </w:rPrChange>
          </w:rPr>
          <w:t>، تحليل وجهة الرأس، كاميرات الأشعة تحت الحمراء</w:t>
        </w:r>
        <w:r w:rsidRPr="009D1593">
          <w:rPr>
            <w:sz w:val="32"/>
            <w:szCs w:val="32"/>
            <w:rPrChange w:id="1686" w:author="nidal saleh" w:date="2025-06-14T11:20:00Z">
              <w:rPr/>
            </w:rPrChange>
          </w:rPr>
          <w:t>.</w:t>
        </w:r>
      </w:ins>
    </w:p>
    <w:p w14:paraId="4DFA4D2F" w14:textId="77777777" w:rsidR="00013648" w:rsidRPr="009D1593" w:rsidRDefault="00013648">
      <w:pPr>
        <w:numPr>
          <w:ilvl w:val="1"/>
          <w:numId w:val="37"/>
        </w:numPr>
        <w:tabs>
          <w:tab w:val="clear" w:pos="1440"/>
          <w:tab w:val="num" w:pos="2160"/>
        </w:tabs>
        <w:bidi/>
        <w:spacing w:before="100" w:beforeAutospacing="1" w:after="100" w:afterAutospacing="1" w:line="240" w:lineRule="auto"/>
        <w:ind w:left="2160"/>
        <w:rPr>
          <w:ins w:id="1687" w:author="nidal saleh" w:date="2025-06-08T11:28:00Z"/>
          <w:sz w:val="32"/>
          <w:szCs w:val="32"/>
          <w:rPrChange w:id="1688" w:author="nidal saleh" w:date="2025-06-14T11:20:00Z">
            <w:rPr>
              <w:ins w:id="1689" w:author="nidal saleh" w:date="2025-06-08T11:28:00Z"/>
            </w:rPr>
          </w:rPrChange>
        </w:rPr>
        <w:pPrChange w:id="1690" w:author="nidal saleh" w:date="2025-06-08T11:28:00Z">
          <w:pPr>
            <w:numPr>
              <w:ilvl w:val="1"/>
              <w:numId w:val="37"/>
            </w:numPr>
            <w:tabs>
              <w:tab w:val="num" w:pos="1440"/>
            </w:tabs>
            <w:spacing w:before="100" w:beforeAutospacing="1" w:after="100" w:afterAutospacing="1" w:line="240" w:lineRule="auto"/>
            <w:ind w:left="1440" w:hanging="360"/>
          </w:pPr>
        </w:pPrChange>
      </w:pPr>
      <w:ins w:id="1691" w:author="nidal saleh" w:date="2025-06-08T11:28:00Z">
        <w:r w:rsidRPr="009D1593">
          <w:rPr>
            <w:rStyle w:val="Strong"/>
            <w:sz w:val="32"/>
            <w:szCs w:val="32"/>
            <w:rtl/>
            <w:rPrChange w:id="1692" w:author="nidal saleh" w:date="2025-06-14T11:20:00Z">
              <w:rPr>
                <w:rStyle w:val="Strong"/>
                <w:rtl/>
              </w:rPr>
            </w:rPrChange>
          </w:rPr>
          <w:t>النتائج</w:t>
        </w:r>
        <w:r w:rsidRPr="009D1593">
          <w:rPr>
            <w:sz w:val="32"/>
            <w:szCs w:val="32"/>
            <w:rPrChange w:id="1693" w:author="nidal saleh" w:date="2025-06-14T11:20:00Z">
              <w:rPr/>
            </w:rPrChange>
          </w:rPr>
          <w:t xml:space="preserve">: </w:t>
        </w:r>
        <w:r w:rsidRPr="009D1593">
          <w:rPr>
            <w:sz w:val="32"/>
            <w:szCs w:val="32"/>
            <w:rtl/>
            <w:rPrChange w:id="1694" w:author="nidal saleh" w:date="2025-06-14T11:20:00Z">
              <w:rPr>
                <w:rtl/>
              </w:rPr>
            </w:rPrChange>
          </w:rPr>
          <w:t>أظهر المشروع دقة جيدة (حوالي 90%) في اكتشاف انحراف الرأس، مع تحسين الأداء في ظروف الإضاءة المنخفضة بفضل الكاميرات المتخصصة</w:t>
        </w:r>
        <w:r w:rsidRPr="009D1593">
          <w:rPr>
            <w:sz w:val="32"/>
            <w:szCs w:val="32"/>
            <w:rPrChange w:id="1695" w:author="nidal saleh" w:date="2025-06-14T11:20:00Z">
              <w:rPr/>
            </w:rPrChange>
          </w:rPr>
          <w:t>.</w:t>
        </w:r>
      </w:ins>
    </w:p>
    <w:p w14:paraId="166FF106" w14:textId="77777777" w:rsidR="00013648" w:rsidRDefault="00013648">
      <w:pPr>
        <w:numPr>
          <w:ilvl w:val="1"/>
          <w:numId w:val="37"/>
        </w:numPr>
        <w:tabs>
          <w:tab w:val="clear" w:pos="1440"/>
          <w:tab w:val="num" w:pos="2160"/>
        </w:tabs>
        <w:bidi/>
        <w:spacing w:before="100" w:beforeAutospacing="1" w:after="100" w:afterAutospacing="1" w:line="240" w:lineRule="auto"/>
        <w:ind w:left="2160"/>
        <w:rPr>
          <w:ins w:id="1696" w:author="nidal saleh" w:date="2025-06-18T09:37:00Z"/>
          <w:sz w:val="32"/>
          <w:szCs w:val="32"/>
        </w:rPr>
      </w:pPr>
      <w:ins w:id="1697" w:author="nidal saleh" w:date="2025-06-08T11:28:00Z">
        <w:r w:rsidRPr="009D1593">
          <w:rPr>
            <w:rStyle w:val="Strong"/>
            <w:sz w:val="32"/>
            <w:szCs w:val="32"/>
            <w:rtl/>
            <w:rPrChange w:id="1698" w:author="nidal saleh" w:date="2025-06-14T11:20:00Z">
              <w:rPr>
                <w:rStyle w:val="Strong"/>
                <w:rtl/>
              </w:rPr>
            </w:rPrChange>
          </w:rPr>
          <w:t>القيود</w:t>
        </w:r>
        <w:r w:rsidRPr="009D1593">
          <w:rPr>
            <w:sz w:val="32"/>
            <w:szCs w:val="32"/>
            <w:rPrChange w:id="1699" w:author="nidal saleh" w:date="2025-06-14T11:20:00Z">
              <w:rPr/>
            </w:rPrChange>
          </w:rPr>
          <w:t xml:space="preserve">: </w:t>
        </w:r>
        <w:r w:rsidRPr="009D1593">
          <w:rPr>
            <w:sz w:val="32"/>
            <w:szCs w:val="32"/>
            <w:rtl/>
            <w:rPrChange w:id="1700" w:author="nidal saleh" w:date="2025-06-14T11:20:00Z">
              <w:rPr>
                <w:rtl/>
              </w:rPr>
            </w:rPrChange>
          </w:rPr>
          <w:t>تركيز محدود على أنواع أخرى من التشتت مثل التثاؤب أو استخدام اليدين، بالإضافة إلى التكلفة العالية للكاميرات</w:t>
        </w:r>
        <w:r w:rsidRPr="009D1593">
          <w:rPr>
            <w:sz w:val="32"/>
            <w:szCs w:val="32"/>
            <w:rPrChange w:id="1701" w:author="nidal saleh" w:date="2025-06-14T11:20:00Z">
              <w:rPr/>
            </w:rPrChange>
          </w:rPr>
          <w:t>.</w:t>
        </w:r>
      </w:ins>
    </w:p>
    <w:p w14:paraId="5E2407A2" w14:textId="77777777" w:rsidR="00CC1F0B" w:rsidRPr="009D1593" w:rsidRDefault="00CC1F0B">
      <w:pPr>
        <w:bidi/>
        <w:spacing w:before="100" w:beforeAutospacing="1" w:after="100" w:afterAutospacing="1" w:line="240" w:lineRule="auto"/>
        <w:rPr>
          <w:ins w:id="1702" w:author="nidal saleh" w:date="2025-06-08T11:28:00Z"/>
          <w:sz w:val="32"/>
          <w:szCs w:val="32"/>
          <w:lang w:bidi="ar-SY"/>
          <w:rPrChange w:id="1703" w:author="nidal saleh" w:date="2025-06-14T11:20:00Z">
            <w:rPr>
              <w:ins w:id="1704" w:author="nidal saleh" w:date="2025-06-08T11:28:00Z"/>
            </w:rPr>
          </w:rPrChange>
        </w:rPr>
        <w:pPrChange w:id="1705" w:author="nidal saleh" w:date="2025-06-18T09:38:00Z">
          <w:pPr>
            <w:numPr>
              <w:ilvl w:val="1"/>
              <w:numId w:val="37"/>
            </w:numPr>
            <w:tabs>
              <w:tab w:val="num" w:pos="1440"/>
            </w:tabs>
            <w:spacing w:before="100" w:beforeAutospacing="1" w:after="100" w:afterAutospacing="1" w:line="240" w:lineRule="auto"/>
            <w:ind w:left="1440" w:hanging="360"/>
          </w:pPr>
        </w:pPrChange>
      </w:pPr>
    </w:p>
    <w:p w14:paraId="5F7E2AB3" w14:textId="3D7623D6" w:rsidR="00013648" w:rsidRPr="00CC0463" w:rsidRDefault="00013648">
      <w:pPr>
        <w:numPr>
          <w:ilvl w:val="0"/>
          <w:numId w:val="37"/>
        </w:numPr>
        <w:tabs>
          <w:tab w:val="clear" w:pos="720"/>
          <w:tab w:val="num" w:pos="1440"/>
        </w:tabs>
        <w:bidi/>
        <w:spacing w:before="100" w:beforeAutospacing="1" w:after="100" w:afterAutospacing="1" w:line="240" w:lineRule="auto"/>
        <w:ind w:left="1440"/>
        <w:rPr>
          <w:ins w:id="1706" w:author="nidal saleh" w:date="2025-06-08T11:28:00Z"/>
          <w:sz w:val="32"/>
          <w:szCs w:val="32"/>
          <w:rPrChange w:id="1707" w:author="nidal saleh" w:date="2025-06-18T09:41:00Z">
            <w:rPr>
              <w:ins w:id="1708" w:author="nidal saleh" w:date="2025-06-08T11:28:00Z"/>
            </w:rPr>
          </w:rPrChange>
        </w:rPr>
        <w:pPrChange w:id="1709" w:author="nidal saleh" w:date="2025-06-18T09:41:00Z">
          <w:pPr>
            <w:numPr>
              <w:numId w:val="37"/>
            </w:numPr>
            <w:tabs>
              <w:tab w:val="num" w:pos="720"/>
            </w:tabs>
            <w:spacing w:before="100" w:beforeAutospacing="1" w:after="100" w:afterAutospacing="1" w:line="240" w:lineRule="auto"/>
            <w:ind w:left="720" w:hanging="360"/>
          </w:pPr>
        </w:pPrChange>
      </w:pPr>
      <w:ins w:id="1710" w:author="nidal saleh" w:date="2025-06-08T11:28:00Z">
        <w:r w:rsidRPr="009D1593">
          <w:rPr>
            <w:rStyle w:val="Strong"/>
            <w:sz w:val="32"/>
            <w:szCs w:val="32"/>
            <w:rtl/>
            <w:rPrChange w:id="1711" w:author="nidal saleh" w:date="2025-06-14T11:20:00Z">
              <w:rPr>
                <w:rStyle w:val="Strong"/>
                <w:rtl/>
              </w:rPr>
            </w:rPrChange>
          </w:rPr>
          <w:lastRenderedPageBreak/>
          <w:t>دراسة</w:t>
        </w:r>
        <w:r w:rsidRPr="009D1593">
          <w:rPr>
            <w:rStyle w:val="Strong"/>
            <w:sz w:val="32"/>
            <w:szCs w:val="32"/>
            <w:rPrChange w:id="1712" w:author="nidal saleh" w:date="2025-06-14T11:20:00Z">
              <w:rPr>
                <w:rStyle w:val="Strong"/>
              </w:rPr>
            </w:rPrChange>
          </w:rPr>
          <w:t xml:space="preserve"> Zhang et al. (2021) - "Hand Tracking for Driver Distraction</w:t>
        </w:r>
        <w:r w:rsidRPr="00CC0463">
          <w:rPr>
            <w:rStyle w:val="Strong"/>
            <w:sz w:val="32"/>
            <w:szCs w:val="32"/>
            <w:rPrChange w:id="1713" w:author="nidal saleh" w:date="2025-06-18T09:41:00Z">
              <w:rPr>
                <w:rStyle w:val="Strong"/>
              </w:rPr>
            </w:rPrChange>
          </w:rPr>
          <w:t xml:space="preserve"> Detection"</w:t>
        </w:r>
        <w:r w:rsidRPr="00CC0463">
          <w:rPr>
            <w:sz w:val="32"/>
            <w:szCs w:val="32"/>
            <w:rPrChange w:id="1714" w:author="nidal saleh" w:date="2025-06-18T09:41:00Z">
              <w:rPr/>
            </w:rPrChange>
          </w:rPr>
          <w:t xml:space="preserve"> </w:t>
        </w:r>
      </w:ins>
    </w:p>
    <w:p w14:paraId="063905B9" w14:textId="77777777" w:rsidR="00013648" w:rsidRPr="009D1593" w:rsidRDefault="00013648">
      <w:pPr>
        <w:numPr>
          <w:ilvl w:val="1"/>
          <w:numId w:val="37"/>
        </w:numPr>
        <w:tabs>
          <w:tab w:val="clear" w:pos="1440"/>
          <w:tab w:val="num" w:pos="2160"/>
        </w:tabs>
        <w:bidi/>
        <w:spacing w:before="100" w:beforeAutospacing="1" w:after="100" w:afterAutospacing="1" w:line="240" w:lineRule="auto"/>
        <w:ind w:left="2160"/>
        <w:rPr>
          <w:ins w:id="1715" w:author="nidal saleh" w:date="2025-06-08T11:28:00Z"/>
          <w:sz w:val="32"/>
          <w:szCs w:val="32"/>
          <w:rPrChange w:id="1716" w:author="nidal saleh" w:date="2025-06-14T11:20:00Z">
            <w:rPr>
              <w:ins w:id="1717" w:author="nidal saleh" w:date="2025-06-08T11:28:00Z"/>
            </w:rPr>
          </w:rPrChange>
        </w:rPr>
        <w:pPrChange w:id="1718" w:author="nidal saleh" w:date="2025-06-08T11:28:00Z">
          <w:pPr>
            <w:numPr>
              <w:ilvl w:val="1"/>
              <w:numId w:val="37"/>
            </w:numPr>
            <w:tabs>
              <w:tab w:val="num" w:pos="1440"/>
            </w:tabs>
            <w:spacing w:before="100" w:beforeAutospacing="1" w:after="100" w:afterAutospacing="1" w:line="240" w:lineRule="auto"/>
            <w:ind w:left="1440" w:hanging="360"/>
          </w:pPr>
        </w:pPrChange>
      </w:pPr>
      <w:ins w:id="1719" w:author="nidal saleh" w:date="2025-06-08T11:28:00Z">
        <w:r w:rsidRPr="009D1593">
          <w:rPr>
            <w:rStyle w:val="Strong"/>
            <w:sz w:val="32"/>
            <w:szCs w:val="32"/>
            <w:rtl/>
            <w:rPrChange w:id="1720" w:author="nidal saleh" w:date="2025-06-14T11:20:00Z">
              <w:rPr>
                <w:rStyle w:val="Strong"/>
                <w:rtl/>
              </w:rPr>
            </w:rPrChange>
          </w:rPr>
          <w:t>الوصف</w:t>
        </w:r>
        <w:r w:rsidRPr="009D1593">
          <w:rPr>
            <w:sz w:val="32"/>
            <w:szCs w:val="32"/>
            <w:rPrChange w:id="1721" w:author="nidal saleh" w:date="2025-06-14T11:20:00Z">
              <w:rPr/>
            </w:rPrChange>
          </w:rPr>
          <w:t xml:space="preserve">: </w:t>
        </w:r>
        <w:r w:rsidRPr="009D1593">
          <w:rPr>
            <w:sz w:val="32"/>
            <w:szCs w:val="32"/>
            <w:rtl/>
            <w:rPrChange w:id="1722" w:author="nidal saleh" w:date="2025-06-14T11:20:00Z">
              <w:rPr>
                <w:rtl/>
              </w:rPr>
            </w:rPrChange>
          </w:rPr>
          <w:t>استخدمت هذه الدراسة مكتبة</w:t>
        </w:r>
        <w:r w:rsidRPr="009D1593">
          <w:rPr>
            <w:sz w:val="32"/>
            <w:szCs w:val="32"/>
            <w:rPrChange w:id="1723" w:author="nidal saleh" w:date="2025-06-14T11:20:00Z">
              <w:rPr/>
            </w:rPrChange>
          </w:rPr>
          <w:t xml:space="preserve"> </w:t>
        </w:r>
        <w:proofErr w:type="spellStart"/>
        <w:r w:rsidRPr="009D1593">
          <w:rPr>
            <w:sz w:val="32"/>
            <w:szCs w:val="32"/>
            <w:rPrChange w:id="1724" w:author="nidal saleh" w:date="2025-06-14T11:20:00Z">
              <w:rPr/>
            </w:rPrChange>
          </w:rPr>
          <w:t>mediapipe</w:t>
        </w:r>
        <w:proofErr w:type="spellEnd"/>
        <w:r w:rsidRPr="009D1593">
          <w:rPr>
            <w:sz w:val="32"/>
            <w:szCs w:val="32"/>
            <w:rPrChange w:id="1725" w:author="nidal saleh" w:date="2025-06-14T11:20:00Z">
              <w:rPr/>
            </w:rPrChange>
          </w:rPr>
          <w:t xml:space="preserve"> </w:t>
        </w:r>
        <w:r w:rsidRPr="009D1593">
          <w:rPr>
            <w:sz w:val="32"/>
            <w:szCs w:val="32"/>
            <w:rtl/>
            <w:rPrChange w:id="1726" w:author="nidal saleh" w:date="2025-06-14T11:20:00Z">
              <w:rPr>
                <w:rtl/>
              </w:rPr>
            </w:rPrChange>
          </w:rPr>
          <w:t>لاكتشاف حركات اليدين كمؤشر لتشتت السائق، مثل استخدام الهاتف المحمول أثناء القيادة</w:t>
        </w:r>
        <w:r w:rsidRPr="009D1593">
          <w:rPr>
            <w:sz w:val="32"/>
            <w:szCs w:val="32"/>
            <w:rPrChange w:id="1727" w:author="nidal saleh" w:date="2025-06-14T11:20:00Z">
              <w:rPr/>
            </w:rPrChange>
          </w:rPr>
          <w:t>.</w:t>
        </w:r>
      </w:ins>
    </w:p>
    <w:p w14:paraId="549D44E0" w14:textId="494248AF" w:rsidR="00013648" w:rsidRPr="009D1593" w:rsidRDefault="00013648">
      <w:pPr>
        <w:numPr>
          <w:ilvl w:val="1"/>
          <w:numId w:val="37"/>
        </w:numPr>
        <w:tabs>
          <w:tab w:val="clear" w:pos="1440"/>
          <w:tab w:val="num" w:pos="2160"/>
        </w:tabs>
        <w:bidi/>
        <w:spacing w:before="100" w:beforeAutospacing="1" w:after="100" w:afterAutospacing="1" w:line="240" w:lineRule="auto"/>
        <w:ind w:left="2160"/>
        <w:rPr>
          <w:ins w:id="1728" w:author="nidal saleh" w:date="2025-06-08T11:28:00Z"/>
          <w:sz w:val="32"/>
          <w:szCs w:val="32"/>
          <w:rPrChange w:id="1729" w:author="nidal saleh" w:date="2025-06-14T11:20:00Z">
            <w:rPr>
              <w:ins w:id="1730" w:author="nidal saleh" w:date="2025-06-08T11:28:00Z"/>
            </w:rPr>
          </w:rPrChange>
        </w:rPr>
        <w:pPrChange w:id="1731" w:author="nidal saleh" w:date="2025-06-08T11:28:00Z">
          <w:pPr>
            <w:numPr>
              <w:ilvl w:val="1"/>
              <w:numId w:val="37"/>
            </w:numPr>
            <w:tabs>
              <w:tab w:val="num" w:pos="1440"/>
            </w:tabs>
            <w:spacing w:before="100" w:beforeAutospacing="1" w:after="100" w:afterAutospacing="1" w:line="240" w:lineRule="auto"/>
            <w:ind w:left="1440" w:hanging="360"/>
          </w:pPr>
        </w:pPrChange>
      </w:pPr>
      <w:ins w:id="1732" w:author="nidal saleh" w:date="2025-06-08T11:28:00Z">
        <w:r w:rsidRPr="009D1593">
          <w:rPr>
            <w:rStyle w:val="Strong"/>
            <w:sz w:val="32"/>
            <w:szCs w:val="32"/>
            <w:rtl/>
            <w:rPrChange w:id="1733" w:author="nidal saleh" w:date="2025-06-14T11:20:00Z">
              <w:rPr>
                <w:rStyle w:val="Strong"/>
                <w:rtl/>
              </w:rPr>
            </w:rPrChange>
          </w:rPr>
          <w:t>التقنيات المستخدمة</w:t>
        </w:r>
        <w:r w:rsidRPr="009D1593">
          <w:rPr>
            <w:sz w:val="32"/>
            <w:szCs w:val="32"/>
            <w:rPrChange w:id="1734" w:author="nidal saleh" w:date="2025-06-14T11:20:00Z">
              <w:rPr/>
            </w:rPrChange>
          </w:rPr>
          <w:t xml:space="preserve"> </w:t>
        </w:r>
        <w:proofErr w:type="spellStart"/>
        <w:r w:rsidRPr="009D1593">
          <w:rPr>
            <w:sz w:val="32"/>
            <w:szCs w:val="32"/>
            <w:rPrChange w:id="1735" w:author="nidal saleh" w:date="2025-06-14T11:20:00Z">
              <w:rPr/>
            </w:rPrChange>
          </w:rPr>
          <w:t>mediapipe</w:t>
        </w:r>
      </w:ins>
      <w:proofErr w:type="spellEnd"/>
      <w:ins w:id="1736" w:author="nidal saleh" w:date="2025-06-13T21:20:00Z">
        <w:r w:rsidR="00C14B85" w:rsidRPr="009D1593">
          <w:rPr>
            <w:sz w:val="32"/>
            <w:szCs w:val="32"/>
            <w:rPrChange w:id="1737" w:author="nidal saleh" w:date="2025-06-14T11:20:00Z">
              <w:rPr/>
            </w:rPrChange>
          </w:rPr>
          <w:t>:</w:t>
        </w:r>
      </w:ins>
      <w:ins w:id="1738" w:author="nidal saleh" w:date="2025-06-08T11:28:00Z">
        <w:r w:rsidRPr="009D1593">
          <w:rPr>
            <w:sz w:val="32"/>
            <w:szCs w:val="32"/>
            <w:rtl/>
            <w:rPrChange w:id="1739" w:author="nidal saleh" w:date="2025-06-14T11:20:00Z">
              <w:rPr>
                <w:rtl/>
              </w:rPr>
            </w:rPrChange>
          </w:rPr>
          <w:t>، كاميرا ويب، تحليل حركة اليد</w:t>
        </w:r>
        <w:r w:rsidRPr="009D1593">
          <w:rPr>
            <w:sz w:val="32"/>
            <w:szCs w:val="32"/>
            <w:rPrChange w:id="1740" w:author="nidal saleh" w:date="2025-06-14T11:20:00Z">
              <w:rPr/>
            </w:rPrChange>
          </w:rPr>
          <w:t>.</w:t>
        </w:r>
      </w:ins>
    </w:p>
    <w:p w14:paraId="306827D5" w14:textId="77777777" w:rsidR="00013648" w:rsidRPr="009D1593" w:rsidRDefault="00013648">
      <w:pPr>
        <w:numPr>
          <w:ilvl w:val="1"/>
          <w:numId w:val="37"/>
        </w:numPr>
        <w:tabs>
          <w:tab w:val="clear" w:pos="1440"/>
          <w:tab w:val="num" w:pos="2160"/>
        </w:tabs>
        <w:bidi/>
        <w:spacing w:before="100" w:beforeAutospacing="1" w:after="100" w:afterAutospacing="1" w:line="240" w:lineRule="auto"/>
        <w:ind w:left="2160"/>
        <w:rPr>
          <w:ins w:id="1741" w:author="nidal saleh" w:date="2025-06-08T11:28:00Z"/>
          <w:sz w:val="32"/>
          <w:szCs w:val="32"/>
          <w:rPrChange w:id="1742" w:author="nidal saleh" w:date="2025-06-14T11:20:00Z">
            <w:rPr>
              <w:ins w:id="1743" w:author="nidal saleh" w:date="2025-06-08T11:28:00Z"/>
            </w:rPr>
          </w:rPrChange>
        </w:rPr>
        <w:pPrChange w:id="1744" w:author="nidal saleh" w:date="2025-06-08T11:28:00Z">
          <w:pPr>
            <w:numPr>
              <w:ilvl w:val="1"/>
              <w:numId w:val="37"/>
            </w:numPr>
            <w:tabs>
              <w:tab w:val="num" w:pos="1440"/>
            </w:tabs>
            <w:spacing w:before="100" w:beforeAutospacing="1" w:after="100" w:afterAutospacing="1" w:line="240" w:lineRule="auto"/>
            <w:ind w:left="1440" w:hanging="360"/>
          </w:pPr>
        </w:pPrChange>
      </w:pPr>
      <w:ins w:id="1745" w:author="nidal saleh" w:date="2025-06-08T11:28:00Z">
        <w:r w:rsidRPr="009D1593">
          <w:rPr>
            <w:rStyle w:val="Strong"/>
            <w:sz w:val="32"/>
            <w:szCs w:val="32"/>
            <w:rtl/>
            <w:rPrChange w:id="1746" w:author="nidal saleh" w:date="2025-06-14T11:20:00Z">
              <w:rPr>
                <w:rStyle w:val="Strong"/>
                <w:rtl/>
              </w:rPr>
            </w:rPrChange>
          </w:rPr>
          <w:t>النتائج</w:t>
        </w:r>
        <w:r w:rsidRPr="009D1593">
          <w:rPr>
            <w:sz w:val="32"/>
            <w:szCs w:val="32"/>
            <w:rPrChange w:id="1747" w:author="nidal saleh" w:date="2025-06-14T11:20:00Z">
              <w:rPr/>
            </w:rPrChange>
          </w:rPr>
          <w:t xml:space="preserve">: </w:t>
        </w:r>
        <w:r w:rsidRPr="009D1593">
          <w:rPr>
            <w:sz w:val="32"/>
            <w:szCs w:val="32"/>
            <w:rtl/>
            <w:rPrChange w:id="1748" w:author="nidal saleh" w:date="2025-06-14T11:20:00Z">
              <w:rPr>
                <w:rtl/>
              </w:rPr>
            </w:rPrChange>
          </w:rPr>
          <w:t>حقق النظام دقة 80% في اكتشاف استخدام الهاتف، مع استجابة سريعة في الوقت الفعلي</w:t>
        </w:r>
        <w:r w:rsidRPr="009D1593">
          <w:rPr>
            <w:sz w:val="32"/>
            <w:szCs w:val="32"/>
            <w:rPrChange w:id="1749" w:author="nidal saleh" w:date="2025-06-14T11:20:00Z">
              <w:rPr/>
            </w:rPrChange>
          </w:rPr>
          <w:t>.</w:t>
        </w:r>
      </w:ins>
    </w:p>
    <w:p w14:paraId="26CCE3C8" w14:textId="77777777" w:rsidR="00013648" w:rsidRPr="009D1593" w:rsidRDefault="00013648">
      <w:pPr>
        <w:numPr>
          <w:ilvl w:val="1"/>
          <w:numId w:val="37"/>
        </w:numPr>
        <w:tabs>
          <w:tab w:val="clear" w:pos="1440"/>
          <w:tab w:val="num" w:pos="2160"/>
        </w:tabs>
        <w:bidi/>
        <w:spacing w:before="100" w:beforeAutospacing="1" w:after="100" w:afterAutospacing="1" w:line="240" w:lineRule="auto"/>
        <w:ind w:left="2160"/>
        <w:rPr>
          <w:ins w:id="1750" w:author="nidal saleh" w:date="2025-06-08T11:28:00Z"/>
          <w:sz w:val="32"/>
          <w:szCs w:val="32"/>
          <w:rPrChange w:id="1751" w:author="nidal saleh" w:date="2025-06-14T11:20:00Z">
            <w:rPr>
              <w:ins w:id="1752" w:author="nidal saleh" w:date="2025-06-08T11:28:00Z"/>
            </w:rPr>
          </w:rPrChange>
        </w:rPr>
        <w:pPrChange w:id="1753" w:author="nidal saleh" w:date="2025-06-08T11:28:00Z">
          <w:pPr>
            <w:numPr>
              <w:ilvl w:val="1"/>
              <w:numId w:val="37"/>
            </w:numPr>
            <w:tabs>
              <w:tab w:val="num" w:pos="1440"/>
            </w:tabs>
            <w:spacing w:before="100" w:beforeAutospacing="1" w:after="100" w:afterAutospacing="1" w:line="240" w:lineRule="auto"/>
            <w:ind w:left="1440" w:hanging="360"/>
          </w:pPr>
        </w:pPrChange>
      </w:pPr>
      <w:ins w:id="1754" w:author="nidal saleh" w:date="2025-06-08T11:28:00Z">
        <w:r w:rsidRPr="009D1593">
          <w:rPr>
            <w:rStyle w:val="Strong"/>
            <w:sz w:val="32"/>
            <w:szCs w:val="32"/>
            <w:rtl/>
            <w:rPrChange w:id="1755" w:author="nidal saleh" w:date="2025-06-14T11:20:00Z">
              <w:rPr>
                <w:rStyle w:val="Strong"/>
                <w:rtl/>
              </w:rPr>
            </w:rPrChange>
          </w:rPr>
          <w:t>القيود</w:t>
        </w:r>
        <w:r w:rsidRPr="009D1593">
          <w:rPr>
            <w:sz w:val="32"/>
            <w:szCs w:val="32"/>
            <w:rPrChange w:id="1756" w:author="nidal saleh" w:date="2025-06-14T11:20:00Z">
              <w:rPr/>
            </w:rPrChange>
          </w:rPr>
          <w:t xml:space="preserve">: </w:t>
        </w:r>
        <w:r w:rsidRPr="009D1593">
          <w:rPr>
            <w:sz w:val="32"/>
            <w:szCs w:val="32"/>
            <w:rtl/>
            <w:rPrChange w:id="1757" w:author="nidal saleh" w:date="2025-06-14T11:20:00Z">
              <w:rPr>
                <w:rtl/>
              </w:rPr>
            </w:rPrChange>
          </w:rPr>
          <w:t>عدم دمج تحليل الوجه (مثل إغلاق العينين أو التثاؤب)، مما جعل النظام غير شامل</w:t>
        </w:r>
        <w:r w:rsidRPr="009D1593">
          <w:rPr>
            <w:sz w:val="32"/>
            <w:szCs w:val="32"/>
            <w:rPrChange w:id="1758" w:author="nidal saleh" w:date="2025-06-14T11:20:00Z">
              <w:rPr/>
            </w:rPrChange>
          </w:rPr>
          <w:t>.</w:t>
        </w:r>
      </w:ins>
    </w:p>
    <w:p w14:paraId="1D4B3B7C" w14:textId="6643E20B" w:rsidR="00013648" w:rsidRPr="009D1593" w:rsidRDefault="00013648">
      <w:pPr>
        <w:numPr>
          <w:ilvl w:val="0"/>
          <w:numId w:val="37"/>
        </w:numPr>
        <w:tabs>
          <w:tab w:val="clear" w:pos="720"/>
          <w:tab w:val="num" w:pos="1440"/>
        </w:tabs>
        <w:bidi/>
        <w:spacing w:before="100" w:beforeAutospacing="1" w:after="100" w:afterAutospacing="1" w:line="240" w:lineRule="auto"/>
        <w:ind w:left="1440"/>
        <w:rPr>
          <w:ins w:id="1759" w:author="nidal saleh" w:date="2025-06-08T11:28:00Z"/>
          <w:sz w:val="32"/>
          <w:szCs w:val="32"/>
          <w:rPrChange w:id="1760" w:author="nidal saleh" w:date="2025-06-14T11:20:00Z">
            <w:rPr>
              <w:ins w:id="1761" w:author="nidal saleh" w:date="2025-06-08T11:28:00Z"/>
            </w:rPr>
          </w:rPrChange>
        </w:rPr>
        <w:pPrChange w:id="1762" w:author="nidal saleh" w:date="2025-06-08T11:28:00Z">
          <w:pPr>
            <w:numPr>
              <w:numId w:val="37"/>
            </w:numPr>
            <w:tabs>
              <w:tab w:val="num" w:pos="720"/>
            </w:tabs>
            <w:spacing w:before="100" w:beforeAutospacing="1" w:after="100" w:afterAutospacing="1" w:line="240" w:lineRule="auto"/>
            <w:ind w:left="720" w:hanging="360"/>
          </w:pPr>
        </w:pPrChange>
      </w:pPr>
      <w:ins w:id="1763" w:author="nidal saleh" w:date="2025-06-08T11:28:00Z">
        <w:r w:rsidRPr="009D1593">
          <w:rPr>
            <w:rStyle w:val="Strong"/>
            <w:sz w:val="32"/>
            <w:szCs w:val="32"/>
            <w:rtl/>
            <w:rPrChange w:id="1764" w:author="nidal saleh" w:date="2025-06-14T11:20:00Z">
              <w:rPr>
                <w:rStyle w:val="Strong"/>
                <w:rtl/>
              </w:rPr>
            </w:rPrChange>
          </w:rPr>
          <w:t>مشروع تجاري</w:t>
        </w:r>
        <w:r w:rsidRPr="009D1593">
          <w:rPr>
            <w:rStyle w:val="Strong"/>
            <w:sz w:val="32"/>
            <w:szCs w:val="32"/>
            <w:rPrChange w:id="1765" w:author="nidal saleh" w:date="2025-06-14T11:20:00Z">
              <w:rPr>
                <w:rStyle w:val="Strong"/>
              </w:rPr>
            </w:rPrChange>
          </w:rPr>
          <w:t xml:space="preserve"> Tesla Driver Monitoring System (2021)</w:t>
        </w:r>
        <w:r w:rsidRPr="009D1593">
          <w:rPr>
            <w:sz w:val="32"/>
            <w:szCs w:val="32"/>
            <w:rPrChange w:id="1766" w:author="nidal saleh" w:date="2025-06-14T11:20:00Z">
              <w:rPr/>
            </w:rPrChange>
          </w:rPr>
          <w:t xml:space="preserve"> </w:t>
        </w:r>
      </w:ins>
    </w:p>
    <w:p w14:paraId="6A35D6FE" w14:textId="63D4CAB7" w:rsidR="00013648" w:rsidRPr="009D1593" w:rsidRDefault="00013648">
      <w:pPr>
        <w:numPr>
          <w:ilvl w:val="1"/>
          <w:numId w:val="37"/>
        </w:numPr>
        <w:tabs>
          <w:tab w:val="clear" w:pos="1440"/>
          <w:tab w:val="num" w:pos="2160"/>
        </w:tabs>
        <w:bidi/>
        <w:spacing w:before="100" w:beforeAutospacing="1" w:after="100" w:afterAutospacing="1" w:line="240" w:lineRule="auto"/>
        <w:ind w:left="2160"/>
        <w:rPr>
          <w:ins w:id="1767" w:author="nidal saleh" w:date="2025-06-08T11:28:00Z"/>
          <w:sz w:val="32"/>
          <w:szCs w:val="32"/>
          <w:rPrChange w:id="1768" w:author="nidal saleh" w:date="2025-06-14T11:20:00Z">
            <w:rPr>
              <w:ins w:id="1769" w:author="nidal saleh" w:date="2025-06-08T11:28:00Z"/>
            </w:rPr>
          </w:rPrChange>
        </w:rPr>
        <w:pPrChange w:id="1770" w:author="nidal saleh" w:date="2025-06-08T11:28:00Z">
          <w:pPr>
            <w:numPr>
              <w:ilvl w:val="1"/>
              <w:numId w:val="37"/>
            </w:numPr>
            <w:tabs>
              <w:tab w:val="num" w:pos="1440"/>
            </w:tabs>
            <w:spacing w:before="100" w:beforeAutospacing="1" w:after="100" w:afterAutospacing="1" w:line="240" w:lineRule="auto"/>
            <w:ind w:left="1440" w:hanging="360"/>
          </w:pPr>
        </w:pPrChange>
      </w:pPr>
      <w:ins w:id="1771" w:author="nidal saleh" w:date="2025-06-08T11:28:00Z">
        <w:r w:rsidRPr="009D1593">
          <w:rPr>
            <w:rStyle w:val="Strong"/>
            <w:sz w:val="32"/>
            <w:szCs w:val="32"/>
            <w:rtl/>
            <w:rPrChange w:id="1772" w:author="nidal saleh" w:date="2025-06-14T11:20:00Z">
              <w:rPr>
                <w:rStyle w:val="Strong"/>
                <w:rtl/>
              </w:rPr>
            </w:rPrChange>
          </w:rPr>
          <w:t>الوصف</w:t>
        </w:r>
        <w:r w:rsidRPr="009D1593">
          <w:rPr>
            <w:sz w:val="32"/>
            <w:szCs w:val="32"/>
            <w:rPrChange w:id="1773" w:author="nidal saleh" w:date="2025-06-14T11:20:00Z">
              <w:rPr/>
            </w:rPrChange>
          </w:rPr>
          <w:t xml:space="preserve">: </w:t>
        </w:r>
        <w:r w:rsidRPr="009D1593">
          <w:rPr>
            <w:sz w:val="32"/>
            <w:szCs w:val="32"/>
            <w:rtl/>
            <w:rPrChange w:id="1774" w:author="nidal saleh" w:date="2025-06-14T11:20:00Z">
              <w:rPr>
                <w:rtl/>
              </w:rPr>
            </w:rPrChange>
          </w:rPr>
          <w:t>يستخدم نظام تسلا كاميرا داخلية لمراقبة سلوك السائق، مع التركيز على اكتشاف التشتت أثناء استخدام نظام القيادة الذاتية</w:t>
        </w:r>
        <w:r w:rsidRPr="009D1593">
          <w:rPr>
            <w:sz w:val="32"/>
            <w:szCs w:val="32"/>
            <w:rPrChange w:id="1775" w:author="nidal saleh" w:date="2025-06-14T11:20:00Z">
              <w:rPr/>
            </w:rPrChange>
          </w:rPr>
          <w:t xml:space="preserve"> </w:t>
        </w:r>
      </w:ins>
      <w:ins w:id="1776" w:author="nidal saleh" w:date="2025-06-13T21:21:00Z">
        <w:r w:rsidR="00C14B85" w:rsidRPr="009D1593">
          <w:rPr>
            <w:sz w:val="32"/>
            <w:szCs w:val="32"/>
            <w:rPrChange w:id="1777" w:author="nidal saleh" w:date="2025-06-14T11:20:00Z">
              <w:rPr/>
            </w:rPrChange>
          </w:rPr>
          <w:t>.</w:t>
        </w:r>
      </w:ins>
      <w:ins w:id="1778" w:author="nidal saleh" w:date="2025-06-08T11:28:00Z">
        <w:r w:rsidRPr="009D1593">
          <w:rPr>
            <w:sz w:val="32"/>
            <w:szCs w:val="32"/>
            <w:rPrChange w:id="1779" w:author="nidal saleh" w:date="2025-06-14T11:20:00Z">
              <w:rPr/>
            </w:rPrChange>
          </w:rPr>
          <w:t>(Autopilot)</w:t>
        </w:r>
      </w:ins>
    </w:p>
    <w:p w14:paraId="2E85AB09" w14:textId="77777777" w:rsidR="00013648" w:rsidRPr="009D1593" w:rsidRDefault="00013648">
      <w:pPr>
        <w:numPr>
          <w:ilvl w:val="1"/>
          <w:numId w:val="37"/>
        </w:numPr>
        <w:tabs>
          <w:tab w:val="clear" w:pos="1440"/>
          <w:tab w:val="num" w:pos="2160"/>
        </w:tabs>
        <w:bidi/>
        <w:spacing w:before="100" w:beforeAutospacing="1" w:after="100" w:afterAutospacing="1" w:line="240" w:lineRule="auto"/>
        <w:ind w:left="2160"/>
        <w:rPr>
          <w:ins w:id="1780" w:author="nidal saleh" w:date="2025-06-08T11:28:00Z"/>
          <w:sz w:val="32"/>
          <w:szCs w:val="32"/>
          <w:rPrChange w:id="1781" w:author="nidal saleh" w:date="2025-06-14T11:20:00Z">
            <w:rPr>
              <w:ins w:id="1782" w:author="nidal saleh" w:date="2025-06-08T11:28:00Z"/>
            </w:rPr>
          </w:rPrChange>
        </w:rPr>
        <w:pPrChange w:id="1783" w:author="nidal saleh" w:date="2025-06-08T11:28:00Z">
          <w:pPr>
            <w:numPr>
              <w:ilvl w:val="1"/>
              <w:numId w:val="37"/>
            </w:numPr>
            <w:tabs>
              <w:tab w:val="num" w:pos="1440"/>
            </w:tabs>
            <w:spacing w:before="100" w:beforeAutospacing="1" w:after="100" w:afterAutospacing="1" w:line="240" w:lineRule="auto"/>
            <w:ind w:left="1440" w:hanging="360"/>
          </w:pPr>
        </w:pPrChange>
      </w:pPr>
      <w:ins w:id="1784" w:author="nidal saleh" w:date="2025-06-08T11:28:00Z">
        <w:r w:rsidRPr="009D1593">
          <w:rPr>
            <w:rStyle w:val="Strong"/>
            <w:sz w:val="32"/>
            <w:szCs w:val="32"/>
            <w:rtl/>
            <w:rPrChange w:id="1785" w:author="nidal saleh" w:date="2025-06-14T11:20:00Z">
              <w:rPr>
                <w:rStyle w:val="Strong"/>
                <w:rtl/>
              </w:rPr>
            </w:rPrChange>
          </w:rPr>
          <w:t>التقنيات المستخدمة</w:t>
        </w:r>
        <w:r w:rsidRPr="009D1593">
          <w:rPr>
            <w:sz w:val="32"/>
            <w:szCs w:val="32"/>
            <w:rPrChange w:id="1786" w:author="nidal saleh" w:date="2025-06-14T11:20:00Z">
              <w:rPr/>
            </w:rPrChange>
          </w:rPr>
          <w:t xml:space="preserve">: </w:t>
        </w:r>
        <w:r w:rsidRPr="009D1593">
          <w:rPr>
            <w:sz w:val="32"/>
            <w:szCs w:val="32"/>
            <w:rtl/>
            <w:rPrChange w:id="1787" w:author="nidal saleh" w:date="2025-06-14T11:20:00Z">
              <w:rPr>
                <w:rtl/>
              </w:rPr>
            </w:rPrChange>
          </w:rPr>
          <w:t>كاميرات متقدمة، التعلم العميق</w:t>
        </w:r>
        <w:r w:rsidRPr="009D1593">
          <w:rPr>
            <w:sz w:val="32"/>
            <w:szCs w:val="32"/>
            <w:rPrChange w:id="1788" w:author="nidal saleh" w:date="2025-06-14T11:20:00Z">
              <w:rPr/>
            </w:rPrChange>
          </w:rPr>
          <w:t xml:space="preserve"> (Deep Learning)</w:t>
        </w:r>
        <w:r w:rsidRPr="009D1593">
          <w:rPr>
            <w:sz w:val="32"/>
            <w:szCs w:val="32"/>
            <w:rtl/>
            <w:rPrChange w:id="1789" w:author="nidal saleh" w:date="2025-06-14T11:20:00Z">
              <w:rPr>
                <w:rtl/>
              </w:rPr>
            </w:rPrChange>
          </w:rPr>
          <w:t>، تحليل سلوكي</w:t>
        </w:r>
        <w:r w:rsidRPr="009D1593">
          <w:rPr>
            <w:sz w:val="32"/>
            <w:szCs w:val="32"/>
            <w:rPrChange w:id="1790" w:author="nidal saleh" w:date="2025-06-14T11:20:00Z">
              <w:rPr/>
            </w:rPrChange>
          </w:rPr>
          <w:t>.</w:t>
        </w:r>
      </w:ins>
    </w:p>
    <w:p w14:paraId="58FF4D29" w14:textId="77777777" w:rsidR="00013648" w:rsidRPr="009D1593" w:rsidRDefault="00013648">
      <w:pPr>
        <w:numPr>
          <w:ilvl w:val="1"/>
          <w:numId w:val="37"/>
        </w:numPr>
        <w:tabs>
          <w:tab w:val="clear" w:pos="1440"/>
          <w:tab w:val="num" w:pos="2160"/>
        </w:tabs>
        <w:bidi/>
        <w:spacing w:before="100" w:beforeAutospacing="1" w:after="100" w:afterAutospacing="1" w:line="240" w:lineRule="auto"/>
        <w:ind w:left="2160"/>
        <w:rPr>
          <w:ins w:id="1791" w:author="nidal saleh" w:date="2025-06-08T11:28:00Z"/>
          <w:sz w:val="32"/>
          <w:szCs w:val="32"/>
          <w:rPrChange w:id="1792" w:author="nidal saleh" w:date="2025-06-14T11:20:00Z">
            <w:rPr>
              <w:ins w:id="1793" w:author="nidal saleh" w:date="2025-06-08T11:28:00Z"/>
            </w:rPr>
          </w:rPrChange>
        </w:rPr>
        <w:pPrChange w:id="1794" w:author="nidal saleh" w:date="2025-06-08T11:28:00Z">
          <w:pPr>
            <w:numPr>
              <w:ilvl w:val="1"/>
              <w:numId w:val="37"/>
            </w:numPr>
            <w:tabs>
              <w:tab w:val="num" w:pos="1440"/>
            </w:tabs>
            <w:spacing w:before="100" w:beforeAutospacing="1" w:after="100" w:afterAutospacing="1" w:line="240" w:lineRule="auto"/>
            <w:ind w:left="1440" w:hanging="360"/>
          </w:pPr>
        </w:pPrChange>
      </w:pPr>
      <w:ins w:id="1795" w:author="nidal saleh" w:date="2025-06-08T11:28:00Z">
        <w:r w:rsidRPr="009D1593">
          <w:rPr>
            <w:rStyle w:val="Strong"/>
            <w:sz w:val="32"/>
            <w:szCs w:val="32"/>
            <w:rtl/>
            <w:rPrChange w:id="1796" w:author="nidal saleh" w:date="2025-06-14T11:20:00Z">
              <w:rPr>
                <w:rStyle w:val="Strong"/>
                <w:rtl/>
              </w:rPr>
            </w:rPrChange>
          </w:rPr>
          <w:t>النتائج</w:t>
        </w:r>
        <w:r w:rsidRPr="009D1593">
          <w:rPr>
            <w:sz w:val="32"/>
            <w:szCs w:val="32"/>
            <w:rPrChange w:id="1797" w:author="nidal saleh" w:date="2025-06-14T11:20:00Z">
              <w:rPr/>
            </w:rPrChange>
          </w:rPr>
          <w:t xml:space="preserve">: </w:t>
        </w:r>
        <w:r w:rsidRPr="009D1593">
          <w:rPr>
            <w:sz w:val="32"/>
            <w:szCs w:val="32"/>
            <w:rtl/>
            <w:rPrChange w:id="1798" w:author="nidal saleh" w:date="2025-06-14T11:20:00Z">
              <w:rPr>
                <w:rtl/>
              </w:rPr>
            </w:rPrChange>
          </w:rPr>
          <w:t>النظام فعال في اكتشاف التشتت وإصدار تنبيهات، مع تكامل مع أنظمة السيارة</w:t>
        </w:r>
        <w:r w:rsidRPr="009D1593">
          <w:rPr>
            <w:sz w:val="32"/>
            <w:szCs w:val="32"/>
            <w:rPrChange w:id="1799" w:author="nidal saleh" w:date="2025-06-14T11:20:00Z">
              <w:rPr/>
            </w:rPrChange>
          </w:rPr>
          <w:t>.</w:t>
        </w:r>
      </w:ins>
    </w:p>
    <w:p w14:paraId="55401661" w14:textId="77777777" w:rsidR="00013648" w:rsidRPr="009D1593" w:rsidRDefault="00013648">
      <w:pPr>
        <w:numPr>
          <w:ilvl w:val="1"/>
          <w:numId w:val="37"/>
        </w:numPr>
        <w:tabs>
          <w:tab w:val="clear" w:pos="1440"/>
          <w:tab w:val="num" w:pos="2160"/>
        </w:tabs>
        <w:bidi/>
        <w:spacing w:before="100" w:beforeAutospacing="1" w:after="100" w:afterAutospacing="1" w:line="240" w:lineRule="auto"/>
        <w:ind w:left="2160"/>
        <w:rPr>
          <w:ins w:id="1800" w:author="nidal saleh" w:date="2025-06-08T11:28:00Z"/>
          <w:sz w:val="32"/>
          <w:szCs w:val="32"/>
          <w:rPrChange w:id="1801" w:author="nidal saleh" w:date="2025-06-14T11:20:00Z">
            <w:rPr>
              <w:ins w:id="1802" w:author="nidal saleh" w:date="2025-06-08T11:28:00Z"/>
            </w:rPr>
          </w:rPrChange>
        </w:rPr>
        <w:pPrChange w:id="1803" w:author="nidal saleh" w:date="2025-06-08T11:28:00Z">
          <w:pPr>
            <w:numPr>
              <w:ilvl w:val="1"/>
              <w:numId w:val="37"/>
            </w:numPr>
            <w:tabs>
              <w:tab w:val="num" w:pos="1440"/>
            </w:tabs>
            <w:spacing w:before="100" w:beforeAutospacing="1" w:after="100" w:afterAutospacing="1" w:line="240" w:lineRule="auto"/>
            <w:ind w:left="1440" w:hanging="360"/>
          </w:pPr>
        </w:pPrChange>
      </w:pPr>
      <w:ins w:id="1804" w:author="nidal saleh" w:date="2025-06-08T11:28:00Z">
        <w:r w:rsidRPr="009D1593">
          <w:rPr>
            <w:rStyle w:val="Strong"/>
            <w:sz w:val="32"/>
            <w:szCs w:val="32"/>
            <w:rtl/>
            <w:rPrChange w:id="1805" w:author="nidal saleh" w:date="2025-06-14T11:20:00Z">
              <w:rPr>
                <w:rStyle w:val="Strong"/>
                <w:rtl/>
              </w:rPr>
            </w:rPrChange>
          </w:rPr>
          <w:t>القيود</w:t>
        </w:r>
        <w:r w:rsidRPr="009D1593">
          <w:rPr>
            <w:sz w:val="32"/>
            <w:szCs w:val="32"/>
            <w:rPrChange w:id="1806" w:author="nidal saleh" w:date="2025-06-14T11:20:00Z">
              <w:rPr/>
            </w:rPrChange>
          </w:rPr>
          <w:t xml:space="preserve">: </w:t>
        </w:r>
        <w:r w:rsidRPr="009D1593">
          <w:rPr>
            <w:sz w:val="32"/>
            <w:szCs w:val="32"/>
            <w:rtl/>
            <w:rPrChange w:id="1807" w:author="nidal saleh" w:date="2025-06-14T11:20:00Z">
              <w:rPr>
                <w:rtl/>
              </w:rPr>
            </w:rPrChange>
          </w:rPr>
          <w:t>يعتمد على أجهزة باهظة الثمن، وغير متاح كحل مستقل للمركبات العادية</w:t>
        </w:r>
        <w:r w:rsidRPr="009D1593">
          <w:rPr>
            <w:sz w:val="32"/>
            <w:szCs w:val="32"/>
            <w:rPrChange w:id="1808" w:author="nidal saleh" w:date="2025-06-14T11:20:00Z">
              <w:rPr/>
            </w:rPrChange>
          </w:rPr>
          <w:t>.</w:t>
        </w:r>
      </w:ins>
    </w:p>
    <w:p w14:paraId="16A76414" w14:textId="0987FDAF" w:rsidR="00013648" w:rsidRPr="00705C95" w:rsidRDefault="00B478C3">
      <w:pPr>
        <w:pStyle w:val="Heading4"/>
        <w:bidi/>
        <w:ind w:left="720"/>
        <w:rPr>
          <w:ins w:id="1809" w:author="nidal saleh" w:date="2025-06-08T11:28:00Z"/>
          <w:i w:val="0"/>
          <w:iCs w:val="0"/>
          <w:sz w:val="32"/>
          <w:szCs w:val="32"/>
          <w:rPrChange w:id="1810" w:author="nidal saleh" w:date="2025-06-14T12:07:00Z">
            <w:rPr>
              <w:ins w:id="1811" w:author="nidal saleh" w:date="2025-06-08T11:28:00Z"/>
            </w:rPr>
          </w:rPrChange>
        </w:rPr>
        <w:pPrChange w:id="1812" w:author="nidal saleh" w:date="2025-06-08T11:28:00Z">
          <w:pPr>
            <w:pStyle w:val="Heading4"/>
          </w:pPr>
        </w:pPrChange>
      </w:pPr>
      <w:ins w:id="1813" w:author="nidal saleh" w:date="2025-06-26T14:52:00Z">
        <w:r>
          <w:rPr>
            <w:rFonts w:hint="cs"/>
            <w:i w:val="0"/>
            <w:iCs w:val="0"/>
            <w:sz w:val="32"/>
            <w:szCs w:val="32"/>
            <w:rtl/>
          </w:rPr>
          <w:t xml:space="preserve">2.2 </w:t>
        </w:r>
      </w:ins>
      <w:ins w:id="1814" w:author="nidal saleh" w:date="2025-06-08T11:28:00Z">
        <w:r w:rsidR="00013648" w:rsidRPr="00705C95">
          <w:rPr>
            <w:i w:val="0"/>
            <w:iCs w:val="0"/>
            <w:sz w:val="32"/>
            <w:szCs w:val="32"/>
            <w:rtl/>
            <w:rPrChange w:id="1815" w:author="nidal saleh" w:date="2025-06-14T12:07:00Z">
              <w:rPr>
                <w:rtl/>
              </w:rPr>
            </w:rPrChange>
          </w:rPr>
          <w:t>تحليل نقدي لنتائج الدراسات السابقة</w:t>
        </w:r>
      </w:ins>
    </w:p>
    <w:p w14:paraId="2EB708C4" w14:textId="77777777" w:rsidR="00013648" w:rsidRPr="009D1593" w:rsidRDefault="00013648">
      <w:pPr>
        <w:numPr>
          <w:ilvl w:val="0"/>
          <w:numId w:val="38"/>
        </w:numPr>
        <w:tabs>
          <w:tab w:val="clear" w:pos="720"/>
          <w:tab w:val="num" w:pos="1440"/>
        </w:tabs>
        <w:bidi/>
        <w:spacing w:before="100" w:beforeAutospacing="1" w:after="100" w:afterAutospacing="1" w:line="240" w:lineRule="auto"/>
        <w:ind w:left="1440"/>
        <w:rPr>
          <w:ins w:id="1816" w:author="nidal saleh" w:date="2025-06-08T11:28:00Z"/>
          <w:sz w:val="32"/>
          <w:szCs w:val="32"/>
          <w:rPrChange w:id="1817" w:author="nidal saleh" w:date="2025-06-14T11:20:00Z">
            <w:rPr>
              <w:ins w:id="1818" w:author="nidal saleh" w:date="2025-06-08T11:28:00Z"/>
            </w:rPr>
          </w:rPrChange>
        </w:rPr>
        <w:pPrChange w:id="1819" w:author="nidal saleh" w:date="2025-06-08T11:28:00Z">
          <w:pPr>
            <w:numPr>
              <w:numId w:val="38"/>
            </w:numPr>
            <w:tabs>
              <w:tab w:val="num" w:pos="720"/>
            </w:tabs>
            <w:spacing w:before="100" w:beforeAutospacing="1" w:after="100" w:afterAutospacing="1" w:line="240" w:lineRule="auto"/>
            <w:ind w:left="720" w:hanging="360"/>
          </w:pPr>
        </w:pPrChange>
      </w:pPr>
      <w:ins w:id="1820" w:author="nidal saleh" w:date="2025-06-08T11:28:00Z">
        <w:r w:rsidRPr="009D1593">
          <w:rPr>
            <w:rStyle w:val="Strong"/>
            <w:sz w:val="32"/>
            <w:szCs w:val="32"/>
            <w:rtl/>
            <w:rPrChange w:id="1821" w:author="nidal saleh" w:date="2025-06-14T11:20:00Z">
              <w:rPr>
                <w:rStyle w:val="Strong"/>
                <w:rtl/>
              </w:rPr>
            </w:rPrChange>
          </w:rPr>
          <w:t>الدقة والأداء</w:t>
        </w:r>
        <w:r w:rsidRPr="009D1593">
          <w:rPr>
            <w:sz w:val="32"/>
            <w:szCs w:val="32"/>
            <w:rPrChange w:id="1822" w:author="nidal saleh" w:date="2025-06-14T11:20:00Z">
              <w:rPr/>
            </w:rPrChange>
          </w:rPr>
          <w:t xml:space="preserve">: </w:t>
        </w:r>
        <w:r w:rsidRPr="009D1593">
          <w:rPr>
            <w:sz w:val="32"/>
            <w:szCs w:val="32"/>
            <w:rtl/>
            <w:rPrChange w:id="1823" w:author="nidal saleh" w:date="2025-06-14T11:20:00Z">
              <w:rPr>
                <w:rtl/>
              </w:rPr>
            </w:rPrChange>
          </w:rPr>
          <w:t>أظهرت الدراسات دقة جيدة في اكتشاف نوع واحد أو اثنين من التشتت (مثل إغلاق العينين أو انحراف الرأس)، لكن معظمها يفتقر إلى شمولية تغطي جميع أنواع التشتت (إغلاق العينين، التثاؤب، انحراف الرأس، استخدام اليدين). كما أن الأداء يتأثر بظروف الإضاءة أو جودة الكاميرا</w:t>
        </w:r>
        <w:r w:rsidRPr="009D1593">
          <w:rPr>
            <w:sz w:val="32"/>
            <w:szCs w:val="32"/>
            <w:rPrChange w:id="1824" w:author="nidal saleh" w:date="2025-06-14T11:20:00Z">
              <w:rPr/>
            </w:rPrChange>
          </w:rPr>
          <w:t>.</w:t>
        </w:r>
      </w:ins>
    </w:p>
    <w:p w14:paraId="3ED81534" w14:textId="30DF081E" w:rsidR="00013648" w:rsidRPr="009D1593" w:rsidRDefault="00013648">
      <w:pPr>
        <w:numPr>
          <w:ilvl w:val="0"/>
          <w:numId w:val="38"/>
        </w:numPr>
        <w:tabs>
          <w:tab w:val="clear" w:pos="720"/>
          <w:tab w:val="num" w:pos="1440"/>
        </w:tabs>
        <w:bidi/>
        <w:spacing w:before="100" w:beforeAutospacing="1" w:after="100" w:afterAutospacing="1" w:line="240" w:lineRule="auto"/>
        <w:ind w:left="1440"/>
        <w:rPr>
          <w:ins w:id="1825" w:author="nidal saleh" w:date="2025-06-08T11:28:00Z"/>
          <w:sz w:val="32"/>
          <w:szCs w:val="32"/>
          <w:rPrChange w:id="1826" w:author="nidal saleh" w:date="2025-06-14T11:20:00Z">
            <w:rPr>
              <w:ins w:id="1827" w:author="nidal saleh" w:date="2025-06-08T11:28:00Z"/>
            </w:rPr>
          </w:rPrChange>
        </w:rPr>
        <w:pPrChange w:id="1828" w:author="nidal saleh" w:date="2025-06-08T11:28:00Z">
          <w:pPr>
            <w:numPr>
              <w:numId w:val="38"/>
            </w:numPr>
            <w:tabs>
              <w:tab w:val="num" w:pos="720"/>
            </w:tabs>
            <w:spacing w:before="100" w:beforeAutospacing="1" w:after="100" w:afterAutospacing="1" w:line="240" w:lineRule="auto"/>
            <w:ind w:left="720" w:hanging="360"/>
          </w:pPr>
        </w:pPrChange>
      </w:pPr>
      <w:ins w:id="1829" w:author="nidal saleh" w:date="2025-06-08T11:28:00Z">
        <w:r w:rsidRPr="009D1593">
          <w:rPr>
            <w:rStyle w:val="Strong"/>
            <w:sz w:val="32"/>
            <w:szCs w:val="32"/>
            <w:rtl/>
            <w:rPrChange w:id="1830" w:author="nidal saleh" w:date="2025-06-14T11:20:00Z">
              <w:rPr>
                <w:rStyle w:val="Strong"/>
                <w:rtl/>
              </w:rPr>
            </w:rPrChange>
          </w:rPr>
          <w:t>التكلفة</w:t>
        </w:r>
        <w:r w:rsidRPr="009D1593">
          <w:rPr>
            <w:sz w:val="32"/>
            <w:szCs w:val="32"/>
            <w:rPrChange w:id="1831" w:author="nidal saleh" w:date="2025-06-14T11:20:00Z">
              <w:rPr/>
            </w:rPrChange>
          </w:rPr>
          <w:t xml:space="preserve">: </w:t>
        </w:r>
        <w:r w:rsidRPr="009D1593">
          <w:rPr>
            <w:sz w:val="32"/>
            <w:szCs w:val="32"/>
            <w:rtl/>
            <w:rPrChange w:id="1832" w:author="nidal saleh" w:date="2025-06-14T11:20:00Z">
              <w:rPr>
                <w:rtl/>
              </w:rPr>
            </w:rPrChange>
          </w:rPr>
          <w:t>الأنظمة التي تستخدم كاميرات الأشعة تحت الحمراء</w:t>
        </w:r>
        <w:r w:rsidRPr="009D1593">
          <w:rPr>
            <w:sz w:val="32"/>
            <w:szCs w:val="32"/>
            <w:rPrChange w:id="1833" w:author="nidal saleh" w:date="2025-06-14T11:20:00Z">
              <w:rPr/>
            </w:rPrChange>
          </w:rPr>
          <w:t xml:space="preserve"> </w:t>
        </w:r>
        <w:r w:rsidRPr="009D1593">
          <w:rPr>
            <w:sz w:val="32"/>
            <w:szCs w:val="32"/>
            <w:rtl/>
            <w:rPrChange w:id="1834" w:author="nidal saleh" w:date="2025-06-14T11:20:00Z">
              <w:rPr>
                <w:rtl/>
              </w:rPr>
            </w:rPrChange>
          </w:rPr>
          <w:t>مثل</w:t>
        </w:r>
        <w:r w:rsidRPr="009D1593">
          <w:rPr>
            <w:sz w:val="32"/>
            <w:szCs w:val="32"/>
            <w:rPrChange w:id="1835" w:author="nidal saleh" w:date="2025-06-14T11:20:00Z">
              <w:rPr/>
            </w:rPrChange>
          </w:rPr>
          <w:t xml:space="preserve"> Lee et al</w:t>
        </w:r>
      </w:ins>
      <w:ins w:id="1836" w:author="nidal saleh" w:date="2025-06-10T21:08:00Z">
        <w:r w:rsidR="006F3FB5" w:rsidRPr="009D1593">
          <w:rPr>
            <w:sz w:val="32"/>
            <w:szCs w:val="32"/>
            <w:rPrChange w:id="1837" w:author="nidal saleh" w:date="2025-06-14T11:20:00Z">
              <w:rPr/>
            </w:rPrChange>
          </w:rPr>
          <w:t>)</w:t>
        </w:r>
      </w:ins>
      <w:ins w:id="1838" w:author="nidal saleh" w:date="2025-06-08T11:28:00Z">
        <w:r w:rsidRPr="009D1593">
          <w:rPr>
            <w:sz w:val="32"/>
            <w:szCs w:val="32"/>
            <w:rPrChange w:id="1839" w:author="nidal saleh" w:date="2025-06-14T11:20:00Z">
              <w:rPr/>
            </w:rPrChange>
          </w:rPr>
          <w:t xml:space="preserve"> </w:t>
        </w:r>
        <w:r w:rsidRPr="009D1593">
          <w:rPr>
            <w:sz w:val="32"/>
            <w:szCs w:val="32"/>
            <w:rtl/>
            <w:rPrChange w:id="1840" w:author="nidal saleh" w:date="2025-06-14T11:20:00Z">
              <w:rPr>
                <w:rtl/>
              </w:rPr>
            </w:rPrChange>
          </w:rPr>
          <w:t>و</w:t>
        </w:r>
        <w:r w:rsidRPr="009D1593">
          <w:rPr>
            <w:sz w:val="32"/>
            <w:szCs w:val="32"/>
            <w:rPrChange w:id="1841" w:author="nidal saleh" w:date="2025-06-14T11:20:00Z">
              <w:rPr/>
            </w:rPrChange>
          </w:rPr>
          <w:t xml:space="preserve">Tesla </w:t>
        </w:r>
      </w:ins>
      <w:ins w:id="1842" w:author="nidal saleh" w:date="2025-06-10T21:08:00Z">
        <w:r w:rsidR="006F3FB5" w:rsidRPr="009D1593">
          <w:rPr>
            <w:sz w:val="32"/>
            <w:szCs w:val="32"/>
            <w:rtl/>
            <w:lang w:bidi="ar-SY"/>
            <w:rPrChange w:id="1843" w:author="nidal saleh" w:date="2025-06-14T11:20:00Z">
              <w:rPr>
                <w:rtl/>
                <w:lang w:bidi="ar-SY"/>
              </w:rPr>
            </w:rPrChange>
          </w:rPr>
          <w:t>)</w:t>
        </w:r>
        <w:r w:rsidR="006F3FB5" w:rsidRPr="009D1593">
          <w:rPr>
            <w:sz w:val="32"/>
            <w:szCs w:val="32"/>
            <w:rtl/>
            <w:rPrChange w:id="1844" w:author="nidal saleh" w:date="2025-06-14T11:20:00Z">
              <w:rPr>
                <w:rtl/>
              </w:rPr>
            </w:rPrChange>
          </w:rPr>
          <w:t xml:space="preserve"> </w:t>
        </w:r>
      </w:ins>
      <w:ins w:id="1845" w:author="nidal saleh" w:date="2025-06-08T11:28:00Z">
        <w:r w:rsidRPr="009D1593">
          <w:rPr>
            <w:sz w:val="32"/>
            <w:szCs w:val="32"/>
            <w:rtl/>
            <w:rPrChange w:id="1846" w:author="nidal saleh" w:date="2025-06-14T11:20:00Z">
              <w:rPr>
                <w:rtl/>
              </w:rPr>
            </w:rPrChange>
          </w:rPr>
          <w:t>تحقق أداءً أفضل في الإضاءة المنخفضة، لكنها مكلفة وغير مناسبة للتطبيقات ذات الميزانية المحدودة</w:t>
        </w:r>
        <w:r w:rsidRPr="009D1593">
          <w:rPr>
            <w:sz w:val="32"/>
            <w:szCs w:val="32"/>
            <w:rPrChange w:id="1847" w:author="nidal saleh" w:date="2025-06-14T11:20:00Z">
              <w:rPr/>
            </w:rPrChange>
          </w:rPr>
          <w:t>.</w:t>
        </w:r>
      </w:ins>
    </w:p>
    <w:p w14:paraId="02B2491B" w14:textId="77777777" w:rsidR="00013648" w:rsidRPr="009D1593" w:rsidRDefault="00013648">
      <w:pPr>
        <w:numPr>
          <w:ilvl w:val="0"/>
          <w:numId w:val="38"/>
        </w:numPr>
        <w:tabs>
          <w:tab w:val="clear" w:pos="720"/>
          <w:tab w:val="num" w:pos="1440"/>
        </w:tabs>
        <w:bidi/>
        <w:spacing w:before="100" w:beforeAutospacing="1" w:after="100" w:afterAutospacing="1" w:line="240" w:lineRule="auto"/>
        <w:ind w:left="1440"/>
        <w:rPr>
          <w:ins w:id="1848" w:author="nidal saleh" w:date="2025-06-08T11:28:00Z"/>
          <w:sz w:val="32"/>
          <w:szCs w:val="32"/>
          <w:rPrChange w:id="1849" w:author="nidal saleh" w:date="2025-06-14T11:20:00Z">
            <w:rPr>
              <w:ins w:id="1850" w:author="nidal saleh" w:date="2025-06-08T11:28:00Z"/>
            </w:rPr>
          </w:rPrChange>
        </w:rPr>
        <w:pPrChange w:id="1851" w:author="nidal saleh" w:date="2025-06-08T11:28:00Z">
          <w:pPr>
            <w:numPr>
              <w:numId w:val="38"/>
            </w:numPr>
            <w:tabs>
              <w:tab w:val="num" w:pos="720"/>
            </w:tabs>
            <w:spacing w:before="100" w:beforeAutospacing="1" w:after="100" w:afterAutospacing="1" w:line="240" w:lineRule="auto"/>
            <w:ind w:left="720" w:hanging="360"/>
          </w:pPr>
        </w:pPrChange>
      </w:pPr>
      <w:ins w:id="1852" w:author="nidal saleh" w:date="2025-06-08T11:28:00Z">
        <w:r w:rsidRPr="009D1593">
          <w:rPr>
            <w:rStyle w:val="Strong"/>
            <w:sz w:val="32"/>
            <w:szCs w:val="32"/>
            <w:rtl/>
            <w:rPrChange w:id="1853" w:author="nidal saleh" w:date="2025-06-14T11:20:00Z">
              <w:rPr>
                <w:rStyle w:val="Strong"/>
                <w:rtl/>
              </w:rPr>
            </w:rPrChange>
          </w:rPr>
          <w:t>واجهة المستخدم والتوثيق</w:t>
        </w:r>
        <w:r w:rsidRPr="009D1593">
          <w:rPr>
            <w:sz w:val="32"/>
            <w:szCs w:val="32"/>
            <w:rPrChange w:id="1854" w:author="nidal saleh" w:date="2025-06-14T11:20:00Z">
              <w:rPr/>
            </w:rPrChange>
          </w:rPr>
          <w:t xml:space="preserve">: </w:t>
        </w:r>
        <w:r w:rsidRPr="009D1593">
          <w:rPr>
            <w:sz w:val="32"/>
            <w:szCs w:val="32"/>
            <w:rtl/>
            <w:rPrChange w:id="1855" w:author="nidal saleh" w:date="2025-06-14T11:20:00Z">
              <w:rPr>
                <w:rtl/>
              </w:rPr>
            </w:rPrChange>
          </w:rPr>
          <w:t>معظم الدراسات السابقة تركز على الكشف فقط دون توفير واجهة مستخدم لتحليل البيانات أو إنشاء تقارير، مما يحد من فائدتها في تطبيقات إدارة الأساطيل</w:t>
        </w:r>
        <w:r w:rsidRPr="009D1593">
          <w:rPr>
            <w:sz w:val="32"/>
            <w:szCs w:val="32"/>
            <w:rPrChange w:id="1856" w:author="nidal saleh" w:date="2025-06-14T11:20:00Z">
              <w:rPr/>
            </w:rPrChange>
          </w:rPr>
          <w:t>.</w:t>
        </w:r>
      </w:ins>
    </w:p>
    <w:p w14:paraId="0CAB42CA" w14:textId="77777777" w:rsidR="00013648" w:rsidRPr="009D1593" w:rsidRDefault="00013648">
      <w:pPr>
        <w:numPr>
          <w:ilvl w:val="0"/>
          <w:numId w:val="38"/>
        </w:numPr>
        <w:tabs>
          <w:tab w:val="clear" w:pos="720"/>
          <w:tab w:val="num" w:pos="1440"/>
        </w:tabs>
        <w:bidi/>
        <w:spacing w:before="100" w:beforeAutospacing="1" w:after="100" w:afterAutospacing="1" w:line="240" w:lineRule="auto"/>
        <w:ind w:left="1440"/>
        <w:rPr>
          <w:ins w:id="1857" w:author="nidal saleh" w:date="2025-06-08T11:28:00Z"/>
          <w:sz w:val="32"/>
          <w:szCs w:val="32"/>
          <w:rPrChange w:id="1858" w:author="nidal saleh" w:date="2025-06-14T11:20:00Z">
            <w:rPr>
              <w:ins w:id="1859" w:author="nidal saleh" w:date="2025-06-08T11:28:00Z"/>
            </w:rPr>
          </w:rPrChange>
        </w:rPr>
        <w:pPrChange w:id="1860" w:author="nidal saleh" w:date="2025-06-08T11:28:00Z">
          <w:pPr>
            <w:numPr>
              <w:numId w:val="38"/>
            </w:numPr>
            <w:tabs>
              <w:tab w:val="num" w:pos="720"/>
            </w:tabs>
            <w:spacing w:before="100" w:beforeAutospacing="1" w:after="100" w:afterAutospacing="1" w:line="240" w:lineRule="auto"/>
            <w:ind w:left="720" w:hanging="360"/>
          </w:pPr>
        </w:pPrChange>
      </w:pPr>
      <w:ins w:id="1861" w:author="nidal saleh" w:date="2025-06-08T11:28:00Z">
        <w:r w:rsidRPr="009D1593">
          <w:rPr>
            <w:rStyle w:val="Strong"/>
            <w:sz w:val="32"/>
            <w:szCs w:val="32"/>
            <w:rtl/>
            <w:rPrChange w:id="1862" w:author="nidal saleh" w:date="2025-06-14T11:20:00Z">
              <w:rPr>
                <w:rStyle w:val="Strong"/>
                <w:rtl/>
              </w:rPr>
            </w:rPrChange>
          </w:rPr>
          <w:t>التنبيهات</w:t>
        </w:r>
        <w:r w:rsidRPr="009D1593">
          <w:rPr>
            <w:sz w:val="32"/>
            <w:szCs w:val="32"/>
            <w:rPrChange w:id="1863" w:author="nidal saleh" w:date="2025-06-14T11:20:00Z">
              <w:rPr/>
            </w:rPrChange>
          </w:rPr>
          <w:t xml:space="preserve">: </w:t>
        </w:r>
        <w:r w:rsidRPr="009D1593">
          <w:rPr>
            <w:sz w:val="32"/>
            <w:szCs w:val="32"/>
            <w:rtl/>
            <w:rPrChange w:id="1864" w:author="nidal saleh" w:date="2025-06-14T11:20:00Z">
              <w:rPr>
                <w:rtl/>
              </w:rPr>
            </w:rPrChange>
          </w:rPr>
          <w:t>بعض الأنظمة تقتصر على الإنذارات الصوتية دون دمج قنوات إشعار إضافية مثل البريد الإلكتروني أو تطبيقات المراسلة</w:t>
        </w:r>
        <w:r w:rsidRPr="009D1593">
          <w:rPr>
            <w:sz w:val="32"/>
            <w:szCs w:val="32"/>
            <w:rPrChange w:id="1865" w:author="nidal saleh" w:date="2025-06-14T11:20:00Z">
              <w:rPr/>
            </w:rPrChange>
          </w:rPr>
          <w:t>.</w:t>
        </w:r>
      </w:ins>
    </w:p>
    <w:p w14:paraId="5459C01A" w14:textId="3D50852C" w:rsidR="00FD6E51" w:rsidRPr="00FD6E51" w:rsidRDefault="00013648">
      <w:pPr>
        <w:numPr>
          <w:ilvl w:val="0"/>
          <w:numId w:val="38"/>
        </w:numPr>
        <w:tabs>
          <w:tab w:val="clear" w:pos="720"/>
          <w:tab w:val="num" w:pos="1440"/>
        </w:tabs>
        <w:bidi/>
        <w:spacing w:before="100" w:beforeAutospacing="1" w:after="100" w:afterAutospacing="1" w:line="240" w:lineRule="auto"/>
        <w:ind w:left="1440"/>
        <w:rPr>
          <w:ins w:id="1866" w:author="nidal saleh" w:date="2025-06-08T11:28:00Z"/>
          <w:sz w:val="32"/>
          <w:szCs w:val="32"/>
          <w:rPrChange w:id="1867" w:author="nidal saleh" w:date="2025-06-26T19:47:00Z">
            <w:rPr>
              <w:ins w:id="1868" w:author="nidal saleh" w:date="2025-06-08T11:28:00Z"/>
            </w:rPr>
          </w:rPrChange>
        </w:rPr>
        <w:pPrChange w:id="1869" w:author="nidal saleh" w:date="2025-06-26T19:47:00Z">
          <w:pPr>
            <w:numPr>
              <w:numId w:val="38"/>
            </w:numPr>
            <w:tabs>
              <w:tab w:val="num" w:pos="720"/>
            </w:tabs>
            <w:spacing w:before="100" w:beforeAutospacing="1" w:after="100" w:afterAutospacing="1" w:line="240" w:lineRule="auto"/>
            <w:ind w:left="720" w:hanging="360"/>
          </w:pPr>
        </w:pPrChange>
      </w:pPr>
      <w:ins w:id="1870" w:author="nidal saleh" w:date="2025-06-08T11:28:00Z">
        <w:r w:rsidRPr="009D1593">
          <w:rPr>
            <w:rStyle w:val="Strong"/>
            <w:sz w:val="32"/>
            <w:szCs w:val="32"/>
            <w:rtl/>
            <w:rPrChange w:id="1871" w:author="nidal saleh" w:date="2025-06-14T11:20:00Z">
              <w:rPr>
                <w:rStyle w:val="Strong"/>
                <w:rtl/>
              </w:rPr>
            </w:rPrChange>
          </w:rPr>
          <w:t>المرونة</w:t>
        </w:r>
        <w:r w:rsidRPr="009D1593">
          <w:rPr>
            <w:sz w:val="32"/>
            <w:szCs w:val="32"/>
            <w:rPrChange w:id="1872" w:author="nidal saleh" w:date="2025-06-14T11:20:00Z">
              <w:rPr/>
            </w:rPrChange>
          </w:rPr>
          <w:t xml:space="preserve">: </w:t>
        </w:r>
        <w:r w:rsidRPr="009D1593">
          <w:rPr>
            <w:sz w:val="32"/>
            <w:szCs w:val="32"/>
            <w:rtl/>
            <w:rPrChange w:id="1873" w:author="nidal saleh" w:date="2025-06-14T11:20:00Z">
              <w:rPr>
                <w:rtl/>
              </w:rPr>
            </w:rPrChange>
          </w:rPr>
          <w:t>الأنظمة التجارية مثل تسلا غير مرنة بما يكفي للتكيف مع بيئات مختلفة، بينما الأنظمة الأكاديمية غالبًا ما تكون نماذج أولية غير جاهزة للتطبيق العملي</w:t>
        </w:r>
        <w:r w:rsidRPr="009D1593">
          <w:rPr>
            <w:sz w:val="32"/>
            <w:szCs w:val="32"/>
            <w:rPrChange w:id="1874" w:author="nidal saleh" w:date="2025-06-14T11:20:00Z">
              <w:rPr/>
            </w:rPrChange>
          </w:rPr>
          <w:t>.</w:t>
        </w:r>
      </w:ins>
    </w:p>
    <w:p w14:paraId="7BADE05E" w14:textId="0EBE356C" w:rsidR="00013648" w:rsidRPr="00705C95" w:rsidRDefault="00B478C3">
      <w:pPr>
        <w:pStyle w:val="Heading4"/>
        <w:bidi/>
        <w:ind w:left="720"/>
        <w:rPr>
          <w:ins w:id="1875" w:author="nidal saleh" w:date="2025-06-08T11:28:00Z"/>
          <w:i w:val="0"/>
          <w:iCs w:val="0"/>
          <w:sz w:val="32"/>
          <w:szCs w:val="32"/>
          <w:rPrChange w:id="1876" w:author="nidal saleh" w:date="2025-06-14T12:07:00Z">
            <w:rPr>
              <w:ins w:id="1877" w:author="nidal saleh" w:date="2025-06-08T11:28:00Z"/>
            </w:rPr>
          </w:rPrChange>
        </w:rPr>
        <w:pPrChange w:id="1878" w:author="nidal saleh" w:date="2025-06-08T11:28:00Z">
          <w:pPr>
            <w:pStyle w:val="Heading4"/>
          </w:pPr>
        </w:pPrChange>
      </w:pPr>
      <w:ins w:id="1879" w:author="nidal saleh" w:date="2025-06-26T14:52:00Z">
        <w:r>
          <w:rPr>
            <w:rFonts w:hint="cs"/>
            <w:i w:val="0"/>
            <w:iCs w:val="0"/>
            <w:sz w:val="32"/>
            <w:szCs w:val="32"/>
            <w:rtl/>
          </w:rPr>
          <w:lastRenderedPageBreak/>
          <w:t xml:space="preserve">2.3 </w:t>
        </w:r>
      </w:ins>
      <w:ins w:id="1880" w:author="nidal saleh" w:date="2025-06-08T11:28:00Z">
        <w:r w:rsidR="00013648" w:rsidRPr="00705C95">
          <w:rPr>
            <w:i w:val="0"/>
            <w:iCs w:val="0"/>
            <w:sz w:val="32"/>
            <w:szCs w:val="32"/>
            <w:rtl/>
            <w:rPrChange w:id="1881" w:author="nidal saleh" w:date="2025-06-14T12:07:00Z">
              <w:rPr>
                <w:rtl/>
              </w:rPr>
            </w:rPrChange>
          </w:rPr>
          <w:t>ما يميز هذا المشروع عن الدراسات السابقة</w:t>
        </w:r>
      </w:ins>
    </w:p>
    <w:p w14:paraId="5885714B" w14:textId="77777777" w:rsidR="00013648" w:rsidRPr="009D1593" w:rsidRDefault="00013648">
      <w:pPr>
        <w:numPr>
          <w:ilvl w:val="0"/>
          <w:numId w:val="39"/>
        </w:numPr>
        <w:tabs>
          <w:tab w:val="clear" w:pos="720"/>
          <w:tab w:val="num" w:pos="1440"/>
        </w:tabs>
        <w:bidi/>
        <w:spacing w:before="100" w:beforeAutospacing="1" w:after="100" w:afterAutospacing="1" w:line="240" w:lineRule="auto"/>
        <w:ind w:left="1440"/>
        <w:rPr>
          <w:ins w:id="1882" w:author="nidal saleh" w:date="2025-06-08T11:28:00Z"/>
          <w:sz w:val="32"/>
          <w:szCs w:val="32"/>
          <w:rPrChange w:id="1883" w:author="nidal saleh" w:date="2025-06-14T11:20:00Z">
            <w:rPr>
              <w:ins w:id="1884" w:author="nidal saleh" w:date="2025-06-08T11:28:00Z"/>
            </w:rPr>
          </w:rPrChange>
        </w:rPr>
        <w:pPrChange w:id="1885" w:author="nidal saleh" w:date="2025-06-08T11:28:00Z">
          <w:pPr>
            <w:numPr>
              <w:numId w:val="39"/>
            </w:numPr>
            <w:tabs>
              <w:tab w:val="num" w:pos="720"/>
            </w:tabs>
            <w:spacing w:before="100" w:beforeAutospacing="1" w:after="100" w:afterAutospacing="1" w:line="240" w:lineRule="auto"/>
            <w:ind w:left="720" w:hanging="360"/>
          </w:pPr>
        </w:pPrChange>
      </w:pPr>
      <w:ins w:id="1886" w:author="nidal saleh" w:date="2025-06-08T11:28:00Z">
        <w:r w:rsidRPr="009D1593">
          <w:rPr>
            <w:rStyle w:val="Strong"/>
            <w:sz w:val="32"/>
            <w:szCs w:val="32"/>
            <w:rtl/>
            <w:rPrChange w:id="1887" w:author="nidal saleh" w:date="2025-06-14T11:20:00Z">
              <w:rPr>
                <w:rStyle w:val="Strong"/>
                <w:rtl/>
              </w:rPr>
            </w:rPrChange>
          </w:rPr>
          <w:t>الشمولية</w:t>
        </w:r>
        <w:r w:rsidRPr="009D1593">
          <w:rPr>
            <w:sz w:val="32"/>
            <w:szCs w:val="32"/>
            <w:rPrChange w:id="1888" w:author="nidal saleh" w:date="2025-06-14T11:20:00Z">
              <w:rPr/>
            </w:rPrChange>
          </w:rPr>
          <w:t xml:space="preserve">: </w:t>
        </w:r>
        <w:r w:rsidRPr="009D1593">
          <w:rPr>
            <w:sz w:val="32"/>
            <w:szCs w:val="32"/>
            <w:rtl/>
            <w:rPrChange w:id="1889" w:author="nidal saleh" w:date="2025-06-14T11:20:00Z">
              <w:rPr>
                <w:rtl/>
              </w:rPr>
            </w:rPrChange>
          </w:rPr>
          <w:t>يجمع المشروع بين اكتشاف أربعة أنواع من التشتت (إغلاق العينين، التثاؤب، انحراف الرأس، استخدام اليدين)، مما يجعله أكثر شمولية من معظم الأنظمة السابقة التي تركز على نوع أو نوعين فقط</w:t>
        </w:r>
        <w:r w:rsidRPr="009D1593">
          <w:rPr>
            <w:sz w:val="32"/>
            <w:szCs w:val="32"/>
            <w:rPrChange w:id="1890" w:author="nidal saleh" w:date="2025-06-14T11:20:00Z">
              <w:rPr/>
            </w:rPrChange>
          </w:rPr>
          <w:t>.</w:t>
        </w:r>
      </w:ins>
    </w:p>
    <w:p w14:paraId="12582523" w14:textId="6738986F" w:rsidR="00013648" w:rsidRPr="009D1593" w:rsidRDefault="00013648">
      <w:pPr>
        <w:numPr>
          <w:ilvl w:val="0"/>
          <w:numId w:val="39"/>
        </w:numPr>
        <w:tabs>
          <w:tab w:val="clear" w:pos="720"/>
          <w:tab w:val="num" w:pos="1440"/>
        </w:tabs>
        <w:bidi/>
        <w:spacing w:before="100" w:beforeAutospacing="1" w:after="100" w:afterAutospacing="1" w:line="240" w:lineRule="auto"/>
        <w:ind w:left="1440"/>
        <w:rPr>
          <w:ins w:id="1891" w:author="nidal saleh" w:date="2025-06-08T11:28:00Z"/>
          <w:sz w:val="32"/>
          <w:szCs w:val="32"/>
          <w:rPrChange w:id="1892" w:author="nidal saleh" w:date="2025-06-14T11:20:00Z">
            <w:rPr>
              <w:ins w:id="1893" w:author="nidal saleh" w:date="2025-06-08T11:28:00Z"/>
            </w:rPr>
          </w:rPrChange>
        </w:rPr>
        <w:pPrChange w:id="1894" w:author="nidal saleh" w:date="2025-06-08T11:28:00Z">
          <w:pPr>
            <w:numPr>
              <w:numId w:val="39"/>
            </w:numPr>
            <w:tabs>
              <w:tab w:val="num" w:pos="720"/>
            </w:tabs>
            <w:spacing w:before="100" w:beforeAutospacing="1" w:after="100" w:afterAutospacing="1" w:line="240" w:lineRule="auto"/>
            <w:ind w:left="720" w:hanging="360"/>
          </w:pPr>
        </w:pPrChange>
      </w:pPr>
      <w:ins w:id="1895" w:author="nidal saleh" w:date="2025-06-08T11:28:00Z">
        <w:r w:rsidRPr="009D1593">
          <w:rPr>
            <w:rStyle w:val="Strong"/>
            <w:sz w:val="32"/>
            <w:szCs w:val="32"/>
            <w:rtl/>
            <w:rPrChange w:id="1896" w:author="nidal saleh" w:date="2025-06-14T11:20:00Z">
              <w:rPr>
                <w:rStyle w:val="Strong"/>
                <w:rtl/>
              </w:rPr>
            </w:rPrChange>
          </w:rPr>
          <w:t>التكلفة المنخفضة</w:t>
        </w:r>
        <w:r w:rsidRPr="009D1593">
          <w:rPr>
            <w:sz w:val="32"/>
            <w:szCs w:val="32"/>
            <w:rPrChange w:id="1897" w:author="nidal saleh" w:date="2025-06-14T11:20:00Z">
              <w:rPr/>
            </w:rPrChange>
          </w:rPr>
          <w:t xml:space="preserve">: </w:t>
        </w:r>
        <w:r w:rsidRPr="009D1593">
          <w:rPr>
            <w:sz w:val="32"/>
            <w:szCs w:val="32"/>
            <w:rtl/>
            <w:rPrChange w:id="1898" w:author="nidal saleh" w:date="2025-06-14T11:20:00Z">
              <w:rPr>
                <w:rtl/>
              </w:rPr>
            </w:rPrChange>
          </w:rPr>
          <w:t>يعتمد على كاميرا ويب عادية ومكتبات مفتوحة المصدر</w:t>
        </w:r>
        <w:r w:rsidRPr="009D1593">
          <w:rPr>
            <w:sz w:val="32"/>
            <w:szCs w:val="32"/>
            <w:rPrChange w:id="1899" w:author="nidal saleh" w:date="2025-06-14T11:20:00Z">
              <w:rPr/>
            </w:rPrChange>
          </w:rPr>
          <w:t xml:space="preserve"> OpenCV</w:t>
        </w:r>
      </w:ins>
      <w:ins w:id="1900" w:author="nidal saleh" w:date="2025-06-10T21:09:00Z">
        <w:r w:rsidR="006F3FB5" w:rsidRPr="009D1593">
          <w:rPr>
            <w:sz w:val="32"/>
            <w:szCs w:val="32"/>
            <w:rPrChange w:id="1901" w:author="nidal saleh" w:date="2025-06-14T11:20:00Z">
              <w:rPr/>
            </w:rPrChange>
          </w:rPr>
          <w:t>)</w:t>
        </w:r>
      </w:ins>
      <w:ins w:id="1902" w:author="nidal saleh" w:date="2025-06-08T11:28:00Z">
        <w:r w:rsidRPr="009D1593">
          <w:rPr>
            <w:sz w:val="32"/>
            <w:szCs w:val="32"/>
            <w:rtl/>
            <w:rPrChange w:id="1903" w:author="nidal saleh" w:date="2025-06-14T11:20:00Z">
              <w:rPr>
                <w:rtl/>
              </w:rPr>
            </w:rPrChange>
          </w:rPr>
          <w:t xml:space="preserve">، </w:t>
        </w:r>
        <w:proofErr w:type="spellStart"/>
        <w:r w:rsidRPr="009D1593">
          <w:rPr>
            <w:sz w:val="32"/>
            <w:szCs w:val="32"/>
            <w:rPrChange w:id="1904" w:author="nidal saleh" w:date="2025-06-14T11:20:00Z">
              <w:rPr/>
            </w:rPrChange>
          </w:rPr>
          <w:t>dlib</w:t>
        </w:r>
        <w:proofErr w:type="spellEnd"/>
        <w:r w:rsidRPr="009D1593">
          <w:rPr>
            <w:sz w:val="32"/>
            <w:szCs w:val="32"/>
            <w:rtl/>
            <w:rPrChange w:id="1905" w:author="nidal saleh" w:date="2025-06-14T11:20:00Z">
              <w:rPr>
                <w:rtl/>
              </w:rPr>
            </w:rPrChange>
          </w:rPr>
          <w:t xml:space="preserve">، </w:t>
        </w:r>
        <w:proofErr w:type="spellStart"/>
        <w:r w:rsidRPr="009D1593">
          <w:rPr>
            <w:sz w:val="32"/>
            <w:szCs w:val="32"/>
            <w:rPrChange w:id="1906" w:author="nidal saleh" w:date="2025-06-14T11:20:00Z">
              <w:rPr/>
            </w:rPrChange>
          </w:rPr>
          <w:t>mediapipe</w:t>
        </w:r>
      </w:ins>
      <w:proofErr w:type="spellEnd"/>
      <w:ins w:id="1907" w:author="nidal saleh" w:date="2025-06-10T21:09:00Z">
        <w:r w:rsidR="006F3FB5" w:rsidRPr="009D1593">
          <w:rPr>
            <w:sz w:val="32"/>
            <w:szCs w:val="32"/>
            <w:rtl/>
            <w:rPrChange w:id="1908" w:author="nidal saleh" w:date="2025-06-14T11:20:00Z">
              <w:rPr>
                <w:rtl/>
              </w:rPr>
            </w:rPrChange>
          </w:rPr>
          <w:t>)</w:t>
        </w:r>
      </w:ins>
      <w:ins w:id="1909" w:author="nidal saleh" w:date="2025-06-08T11:28:00Z">
        <w:r w:rsidRPr="009D1593">
          <w:rPr>
            <w:sz w:val="32"/>
            <w:szCs w:val="32"/>
            <w:rtl/>
            <w:rPrChange w:id="1910" w:author="nidal saleh" w:date="2025-06-14T11:20:00Z">
              <w:rPr>
                <w:rtl/>
              </w:rPr>
            </w:rPrChange>
          </w:rPr>
          <w:t xml:space="preserve"> مما يجعله حلاً اقتصاديًا مقارنة بالأنظمة التي تستخدم كاميرات الأشعة تحت الحمراء</w:t>
        </w:r>
        <w:r w:rsidRPr="009D1593">
          <w:rPr>
            <w:sz w:val="32"/>
            <w:szCs w:val="32"/>
            <w:rPrChange w:id="1911" w:author="nidal saleh" w:date="2025-06-14T11:20:00Z">
              <w:rPr/>
            </w:rPrChange>
          </w:rPr>
          <w:t>.</w:t>
        </w:r>
      </w:ins>
    </w:p>
    <w:p w14:paraId="5A956FDA" w14:textId="15BCA38A" w:rsidR="00013648" w:rsidRPr="009D1593" w:rsidRDefault="00013648">
      <w:pPr>
        <w:numPr>
          <w:ilvl w:val="0"/>
          <w:numId w:val="39"/>
        </w:numPr>
        <w:tabs>
          <w:tab w:val="clear" w:pos="720"/>
          <w:tab w:val="num" w:pos="1440"/>
        </w:tabs>
        <w:bidi/>
        <w:spacing w:before="100" w:beforeAutospacing="1" w:after="100" w:afterAutospacing="1" w:line="240" w:lineRule="auto"/>
        <w:ind w:left="1440"/>
        <w:rPr>
          <w:ins w:id="1912" w:author="nidal saleh" w:date="2025-06-08T11:28:00Z"/>
          <w:sz w:val="32"/>
          <w:szCs w:val="32"/>
          <w:rPrChange w:id="1913" w:author="nidal saleh" w:date="2025-06-14T11:20:00Z">
            <w:rPr>
              <w:ins w:id="1914" w:author="nidal saleh" w:date="2025-06-08T11:28:00Z"/>
            </w:rPr>
          </w:rPrChange>
        </w:rPr>
        <w:pPrChange w:id="1915" w:author="nidal saleh" w:date="2025-06-08T11:28:00Z">
          <w:pPr>
            <w:numPr>
              <w:numId w:val="39"/>
            </w:numPr>
            <w:tabs>
              <w:tab w:val="num" w:pos="720"/>
            </w:tabs>
            <w:spacing w:before="100" w:beforeAutospacing="1" w:after="100" w:afterAutospacing="1" w:line="240" w:lineRule="auto"/>
            <w:ind w:left="720" w:hanging="360"/>
          </w:pPr>
        </w:pPrChange>
      </w:pPr>
      <w:ins w:id="1916" w:author="nidal saleh" w:date="2025-06-08T11:28:00Z">
        <w:r w:rsidRPr="009D1593">
          <w:rPr>
            <w:rStyle w:val="Strong"/>
            <w:sz w:val="32"/>
            <w:szCs w:val="32"/>
            <w:rtl/>
            <w:rPrChange w:id="1917" w:author="nidal saleh" w:date="2025-06-14T11:20:00Z">
              <w:rPr>
                <w:rStyle w:val="Strong"/>
                <w:rtl/>
              </w:rPr>
            </w:rPrChange>
          </w:rPr>
          <w:t>واجهة المستخدم</w:t>
        </w:r>
        <w:r w:rsidRPr="009D1593">
          <w:rPr>
            <w:sz w:val="32"/>
            <w:szCs w:val="32"/>
            <w:rPrChange w:id="1918" w:author="nidal saleh" w:date="2025-06-14T11:20:00Z">
              <w:rPr/>
            </w:rPrChange>
          </w:rPr>
          <w:t xml:space="preserve">: </w:t>
        </w:r>
        <w:r w:rsidRPr="009D1593">
          <w:rPr>
            <w:sz w:val="32"/>
            <w:szCs w:val="32"/>
            <w:rtl/>
            <w:rPrChange w:id="1919" w:author="nidal saleh" w:date="2025-06-14T11:20:00Z">
              <w:rPr>
                <w:rtl/>
              </w:rPr>
            </w:rPrChange>
          </w:rPr>
          <w:t>يوفر واجهة رسومية</w:t>
        </w:r>
        <w:r w:rsidRPr="009D1593">
          <w:rPr>
            <w:sz w:val="32"/>
            <w:szCs w:val="32"/>
            <w:rPrChange w:id="1920" w:author="nidal saleh" w:date="2025-06-14T11:20:00Z">
              <w:rPr/>
            </w:rPrChange>
          </w:rPr>
          <w:t xml:space="preserve"> (</w:t>
        </w:r>
        <w:proofErr w:type="spellStart"/>
        <w:r w:rsidRPr="009D1593">
          <w:rPr>
            <w:sz w:val="32"/>
            <w:szCs w:val="32"/>
            <w:rPrChange w:id="1921" w:author="nidal saleh" w:date="2025-06-14T11:20:00Z">
              <w:rPr/>
            </w:rPrChange>
          </w:rPr>
          <w:t>tkinter</w:t>
        </w:r>
        <w:proofErr w:type="spellEnd"/>
        <w:r w:rsidRPr="009D1593">
          <w:rPr>
            <w:sz w:val="32"/>
            <w:szCs w:val="32"/>
            <w:rPrChange w:id="1922" w:author="nidal saleh" w:date="2025-06-14T11:20:00Z">
              <w:rPr/>
            </w:rPrChange>
          </w:rPr>
          <w:t xml:space="preserve">) </w:t>
        </w:r>
        <w:r w:rsidRPr="009D1593">
          <w:rPr>
            <w:sz w:val="32"/>
            <w:szCs w:val="32"/>
            <w:rtl/>
            <w:rPrChange w:id="1923" w:author="nidal saleh" w:date="2025-06-14T11:20:00Z">
              <w:rPr>
                <w:rtl/>
              </w:rPr>
            </w:rPrChange>
          </w:rPr>
          <w:t>لعرض البيانات، فلترتها، وحذفها، مع إمكانية إنشاء تقارير نصية و</w:t>
        </w:r>
      </w:ins>
      <w:ins w:id="1924" w:author="nidal saleh" w:date="2025-06-13T21:22:00Z">
        <w:r w:rsidR="00C14B85" w:rsidRPr="009D1593">
          <w:rPr>
            <w:sz w:val="32"/>
            <w:szCs w:val="32"/>
            <w:rPrChange w:id="1925" w:author="nidal saleh" w:date="2025-06-14T11:20:00Z">
              <w:rPr/>
            </w:rPrChange>
          </w:rPr>
          <w:t>.</w:t>
        </w:r>
      </w:ins>
      <w:ins w:id="1926" w:author="nidal saleh" w:date="2025-06-08T11:28:00Z">
        <w:r w:rsidRPr="009D1593">
          <w:rPr>
            <w:sz w:val="32"/>
            <w:szCs w:val="32"/>
            <w:rPrChange w:id="1927" w:author="nidal saleh" w:date="2025-06-14T11:20:00Z">
              <w:rPr/>
            </w:rPrChange>
          </w:rPr>
          <w:t>PDF</w:t>
        </w:r>
      </w:ins>
    </w:p>
    <w:p w14:paraId="31F0EA9E" w14:textId="76894A4A" w:rsidR="00013648" w:rsidRPr="009D1593" w:rsidRDefault="00013648">
      <w:pPr>
        <w:numPr>
          <w:ilvl w:val="0"/>
          <w:numId w:val="39"/>
        </w:numPr>
        <w:tabs>
          <w:tab w:val="clear" w:pos="720"/>
          <w:tab w:val="num" w:pos="1440"/>
        </w:tabs>
        <w:bidi/>
        <w:spacing w:before="100" w:beforeAutospacing="1" w:after="100" w:afterAutospacing="1" w:line="240" w:lineRule="auto"/>
        <w:ind w:left="1440"/>
        <w:rPr>
          <w:ins w:id="1928" w:author="nidal saleh" w:date="2025-06-08T11:28:00Z"/>
          <w:sz w:val="32"/>
          <w:szCs w:val="32"/>
          <w:rPrChange w:id="1929" w:author="nidal saleh" w:date="2025-06-14T11:20:00Z">
            <w:rPr>
              <w:ins w:id="1930" w:author="nidal saleh" w:date="2025-06-08T11:28:00Z"/>
            </w:rPr>
          </w:rPrChange>
        </w:rPr>
        <w:pPrChange w:id="1931" w:author="nidal saleh" w:date="2025-06-08T11:28:00Z">
          <w:pPr>
            <w:numPr>
              <w:numId w:val="39"/>
            </w:numPr>
            <w:tabs>
              <w:tab w:val="num" w:pos="720"/>
            </w:tabs>
            <w:spacing w:before="100" w:beforeAutospacing="1" w:after="100" w:afterAutospacing="1" w:line="240" w:lineRule="auto"/>
            <w:ind w:left="720" w:hanging="360"/>
          </w:pPr>
        </w:pPrChange>
      </w:pPr>
      <w:ins w:id="1932" w:author="nidal saleh" w:date="2025-06-08T11:28:00Z">
        <w:r w:rsidRPr="009D1593">
          <w:rPr>
            <w:rStyle w:val="Strong"/>
            <w:sz w:val="32"/>
            <w:szCs w:val="32"/>
            <w:rtl/>
            <w:rPrChange w:id="1933" w:author="nidal saleh" w:date="2025-06-14T11:20:00Z">
              <w:rPr>
                <w:rStyle w:val="Strong"/>
                <w:rtl/>
              </w:rPr>
            </w:rPrChange>
          </w:rPr>
          <w:t>قنوات التنبيه المتعددة</w:t>
        </w:r>
        <w:r w:rsidRPr="009D1593">
          <w:rPr>
            <w:sz w:val="32"/>
            <w:szCs w:val="32"/>
            <w:rPrChange w:id="1934" w:author="nidal saleh" w:date="2025-06-14T11:20:00Z">
              <w:rPr/>
            </w:rPrChange>
          </w:rPr>
          <w:t xml:space="preserve">: </w:t>
        </w:r>
        <w:r w:rsidRPr="009D1593">
          <w:rPr>
            <w:sz w:val="32"/>
            <w:szCs w:val="32"/>
            <w:rtl/>
            <w:rPrChange w:id="1935" w:author="nidal saleh" w:date="2025-06-14T11:20:00Z">
              <w:rPr>
                <w:rtl/>
              </w:rPr>
            </w:rPrChange>
          </w:rPr>
          <w:t xml:space="preserve">يدعم الإنذارات الصوتية، البريد الإلكتروني، </w:t>
        </w:r>
        <w:proofErr w:type="spellStart"/>
        <w:r w:rsidRPr="009D1593">
          <w:rPr>
            <w:sz w:val="32"/>
            <w:szCs w:val="32"/>
            <w:rtl/>
            <w:rPrChange w:id="1936" w:author="nidal saleh" w:date="2025-06-14T11:20:00Z">
              <w:rPr>
                <w:rtl/>
              </w:rPr>
            </w:rPrChange>
          </w:rPr>
          <w:t>وتيليجرام</w:t>
        </w:r>
        <w:proofErr w:type="spellEnd"/>
        <w:r w:rsidRPr="009D1593">
          <w:rPr>
            <w:sz w:val="32"/>
            <w:szCs w:val="32"/>
            <w:rtl/>
            <w:rPrChange w:id="1937" w:author="nidal saleh" w:date="2025-06-14T11:20:00Z">
              <w:rPr>
                <w:rtl/>
              </w:rPr>
            </w:rPrChange>
          </w:rPr>
          <w:t>، مع إمكانية إضافة</w:t>
        </w:r>
        <w:r w:rsidRPr="009D1593">
          <w:rPr>
            <w:sz w:val="32"/>
            <w:szCs w:val="32"/>
            <w:rPrChange w:id="1938" w:author="nidal saleh" w:date="2025-06-14T11:20:00Z">
              <w:rPr/>
            </w:rPrChange>
          </w:rPr>
          <w:t xml:space="preserve"> SMS</w:t>
        </w:r>
      </w:ins>
      <w:ins w:id="1939" w:author="nidal saleh" w:date="2025-06-13T21:22:00Z">
        <w:r w:rsidR="00C14B85" w:rsidRPr="009D1593">
          <w:rPr>
            <w:sz w:val="32"/>
            <w:szCs w:val="32"/>
            <w:rPrChange w:id="1940" w:author="nidal saleh" w:date="2025-06-14T11:20:00Z">
              <w:rPr/>
            </w:rPrChange>
          </w:rPr>
          <w:t xml:space="preserve"> </w:t>
        </w:r>
      </w:ins>
      <w:ins w:id="1941" w:author="nidal saleh" w:date="2025-06-08T11:28:00Z">
        <w:r w:rsidRPr="009D1593">
          <w:rPr>
            <w:sz w:val="32"/>
            <w:szCs w:val="32"/>
            <w:rtl/>
            <w:rPrChange w:id="1942" w:author="nidal saleh" w:date="2025-06-14T11:20:00Z">
              <w:rPr>
                <w:rtl/>
              </w:rPr>
            </w:rPrChange>
          </w:rPr>
          <w:t>، مما يتيح تنبيهات مرنة وفعالة</w:t>
        </w:r>
        <w:r w:rsidRPr="009D1593">
          <w:rPr>
            <w:sz w:val="32"/>
            <w:szCs w:val="32"/>
            <w:rPrChange w:id="1943" w:author="nidal saleh" w:date="2025-06-14T11:20:00Z">
              <w:rPr/>
            </w:rPrChange>
          </w:rPr>
          <w:t>.</w:t>
        </w:r>
      </w:ins>
    </w:p>
    <w:p w14:paraId="026582DF" w14:textId="77777777" w:rsidR="00013648" w:rsidRPr="009D1593" w:rsidRDefault="00013648">
      <w:pPr>
        <w:numPr>
          <w:ilvl w:val="0"/>
          <w:numId w:val="39"/>
        </w:numPr>
        <w:tabs>
          <w:tab w:val="clear" w:pos="720"/>
          <w:tab w:val="num" w:pos="1440"/>
        </w:tabs>
        <w:bidi/>
        <w:spacing w:before="100" w:beforeAutospacing="1" w:after="100" w:afterAutospacing="1" w:line="240" w:lineRule="auto"/>
        <w:ind w:left="1440"/>
        <w:rPr>
          <w:ins w:id="1944" w:author="nidal saleh" w:date="2025-06-08T11:28:00Z"/>
          <w:sz w:val="32"/>
          <w:szCs w:val="32"/>
          <w:rPrChange w:id="1945" w:author="nidal saleh" w:date="2025-06-14T11:20:00Z">
            <w:rPr>
              <w:ins w:id="1946" w:author="nidal saleh" w:date="2025-06-08T11:28:00Z"/>
            </w:rPr>
          </w:rPrChange>
        </w:rPr>
        <w:pPrChange w:id="1947" w:author="nidal saleh" w:date="2025-06-08T11:28:00Z">
          <w:pPr>
            <w:numPr>
              <w:numId w:val="39"/>
            </w:numPr>
            <w:tabs>
              <w:tab w:val="num" w:pos="720"/>
            </w:tabs>
            <w:spacing w:before="100" w:beforeAutospacing="1" w:after="100" w:afterAutospacing="1" w:line="240" w:lineRule="auto"/>
            <w:ind w:left="720" w:hanging="360"/>
          </w:pPr>
        </w:pPrChange>
      </w:pPr>
      <w:ins w:id="1948" w:author="nidal saleh" w:date="2025-06-08T11:28:00Z">
        <w:r w:rsidRPr="009D1593">
          <w:rPr>
            <w:rStyle w:val="Strong"/>
            <w:sz w:val="32"/>
            <w:szCs w:val="32"/>
            <w:rtl/>
            <w:rPrChange w:id="1949" w:author="nidal saleh" w:date="2025-06-14T11:20:00Z">
              <w:rPr>
                <w:rStyle w:val="Strong"/>
                <w:rtl/>
              </w:rPr>
            </w:rPrChange>
          </w:rPr>
          <w:t>التوثيق والجدولة</w:t>
        </w:r>
        <w:r w:rsidRPr="009D1593">
          <w:rPr>
            <w:sz w:val="32"/>
            <w:szCs w:val="32"/>
            <w:rPrChange w:id="1950" w:author="nidal saleh" w:date="2025-06-14T11:20:00Z">
              <w:rPr/>
            </w:rPrChange>
          </w:rPr>
          <w:t xml:space="preserve">: </w:t>
        </w:r>
        <w:r w:rsidRPr="009D1593">
          <w:rPr>
            <w:sz w:val="32"/>
            <w:szCs w:val="32"/>
            <w:rtl/>
            <w:rPrChange w:id="1951" w:author="nidal saleh" w:date="2025-06-14T11:20:00Z">
              <w:rPr>
                <w:rtl/>
              </w:rPr>
            </w:rPrChange>
          </w:rPr>
          <w:t>يتضمن قاعدة بيانات</w:t>
        </w:r>
        <w:r w:rsidRPr="009D1593">
          <w:rPr>
            <w:sz w:val="32"/>
            <w:szCs w:val="32"/>
            <w:rPrChange w:id="1952" w:author="nidal saleh" w:date="2025-06-14T11:20:00Z">
              <w:rPr/>
            </w:rPrChange>
          </w:rPr>
          <w:t xml:space="preserve"> SQLite </w:t>
        </w:r>
        <w:r w:rsidRPr="009D1593">
          <w:rPr>
            <w:sz w:val="32"/>
            <w:szCs w:val="32"/>
            <w:rtl/>
            <w:rPrChange w:id="1953" w:author="nidal saleh" w:date="2025-06-14T11:20:00Z">
              <w:rPr>
                <w:rtl/>
              </w:rPr>
            </w:rPrChange>
          </w:rPr>
          <w:t xml:space="preserve">لتخزين البيانات، مع جدولة تلقائية لإنشاء وإرسال تقارير يومية عبر </w:t>
        </w:r>
        <w:proofErr w:type="spellStart"/>
        <w:r w:rsidRPr="009D1593">
          <w:rPr>
            <w:sz w:val="32"/>
            <w:szCs w:val="32"/>
            <w:rtl/>
            <w:rPrChange w:id="1954" w:author="nidal saleh" w:date="2025-06-14T11:20:00Z">
              <w:rPr>
                <w:rtl/>
              </w:rPr>
            </w:rPrChange>
          </w:rPr>
          <w:t>تيليجرام</w:t>
        </w:r>
        <w:proofErr w:type="spellEnd"/>
        <w:r w:rsidRPr="009D1593">
          <w:rPr>
            <w:sz w:val="32"/>
            <w:szCs w:val="32"/>
            <w:rtl/>
            <w:rPrChange w:id="1955" w:author="nidal saleh" w:date="2025-06-14T11:20:00Z">
              <w:rPr>
                <w:rtl/>
              </w:rPr>
            </w:rPrChange>
          </w:rPr>
          <w:t>، وهي ميزة غير موجودة في معظم الدراسات السابقة</w:t>
        </w:r>
        <w:r w:rsidRPr="009D1593">
          <w:rPr>
            <w:sz w:val="32"/>
            <w:szCs w:val="32"/>
            <w:rPrChange w:id="1956" w:author="nidal saleh" w:date="2025-06-14T11:20:00Z">
              <w:rPr/>
            </w:rPrChange>
          </w:rPr>
          <w:t>.</w:t>
        </w:r>
      </w:ins>
    </w:p>
    <w:p w14:paraId="7AE22518" w14:textId="12962B10" w:rsidR="00FD6E51" w:rsidRDefault="00534B76" w:rsidP="00FD6E51">
      <w:pPr>
        <w:bidi/>
        <w:rPr>
          <w:ins w:id="1957" w:author="nidal saleh" w:date="2025-06-26T19:47:00Z"/>
          <w:rtl/>
        </w:rPr>
      </w:pPr>
      <w:del w:id="1958" w:author="nidal saleh" w:date="2025-06-08T11:28:00Z">
        <w:r w:rsidDel="00013648">
          <w:rPr>
            <w:rtl/>
          </w:rPr>
          <w:delText>استعراض لأبحاث ومشاريع مشابهة</w:delText>
        </w:r>
      </w:del>
    </w:p>
    <w:p w14:paraId="5A0A0BA4" w14:textId="66E6A1DB" w:rsidR="00534B76" w:rsidDel="00FD6E51" w:rsidRDefault="00FD6E51">
      <w:pPr>
        <w:rPr>
          <w:del w:id="1959" w:author="nidal saleh" w:date="2025-06-08T11:28:00Z"/>
          <w:rtl/>
        </w:rPr>
        <w:pPrChange w:id="1960" w:author="nidal saleh" w:date="2025-06-26T19:47:00Z">
          <w:pPr>
            <w:bidi/>
          </w:pPr>
        </w:pPrChange>
      </w:pPr>
      <w:ins w:id="1961" w:author="nidal saleh" w:date="2025-06-26T19:47:00Z">
        <w:r>
          <w:rPr>
            <w:rtl/>
          </w:rPr>
          <w:br w:type="page"/>
        </w:r>
      </w:ins>
    </w:p>
    <w:p w14:paraId="50B60ECA" w14:textId="1931C5E8" w:rsidR="00534B76" w:rsidRPr="00FD6E51" w:rsidDel="00013648" w:rsidRDefault="00534B76">
      <w:pPr>
        <w:bidi/>
        <w:rPr>
          <w:del w:id="1962" w:author="nidal saleh" w:date="2025-06-08T11:28:00Z"/>
        </w:rPr>
        <w:pPrChange w:id="1963" w:author="nidal saleh" w:date="2025-06-26T19:47:00Z">
          <w:pPr>
            <w:pStyle w:val="NormalWeb"/>
            <w:bidi/>
          </w:pPr>
        </w:pPrChange>
      </w:pPr>
      <w:del w:id="1964" w:author="nidal saleh" w:date="2025-06-08T11:28:00Z">
        <w:r w:rsidDel="00013648">
          <w:rPr>
            <w:rtl/>
          </w:rPr>
          <w:delText>تحليل نقدي لنتائج الدراسات السابقة</w:delText>
        </w:r>
      </w:del>
    </w:p>
    <w:p w14:paraId="73624BFF" w14:textId="2320B3D3" w:rsidR="00534B76" w:rsidDel="00013648" w:rsidRDefault="00534B76">
      <w:pPr>
        <w:bidi/>
        <w:rPr>
          <w:del w:id="1965" w:author="nidal saleh" w:date="2025-06-08T11:28:00Z"/>
          <w:rtl/>
        </w:rPr>
        <w:pPrChange w:id="1966" w:author="nidal saleh" w:date="2025-06-26T19:46:00Z">
          <w:pPr>
            <w:pStyle w:val="NormalWeb"/>
            <w:bidi/>
          </w:pPr>
        </w:pPrChange>
      </w:pPr>
      <w:del w:id="1967" w:author="nidal saleh" w:date="2025-06-08T11:28:00Z">
        <w:r w:rsidDel="00013648">
          <w:rPr>
            <w:rtl/>
          </w:rPr>
          <w:delText>ما يميز هذا المشروع عنها</w:delText>
        </w:r>
      </w:del>
    </w:p>
    <w:p w14:paraId="4E919851" w14:textId="564A6037" w:rsidR="00534B76" w:rsidDel="00013648" w:rsidRDefault="00534B76">
      <w:pPr>
        <w:bidi/>
        <w:rPr>
          <w:del w:id="1968" w:author="nidal saleh" w:date="2025-06-08T11:28:00Z"/>
          <w:rtl/>
        </w:rPr>
        <w:pPrChange w:id="1969" w:author="nidal saleh" w:date="2025-06-26T19:46:00Z">
          <w:pPr>
            <w:pStyle w:val="NormalWeb"/>
            <w:bidi/>
          </w:pPr>
        </w:pPrChange>
      </w:pPr>
      <w:del w:id="1970" w:author="nidal saleh" w:date="2025-06-08T11:28:00Z">
        <w:r w:rsidDel="00013648">
          <w:rPr>
            <w:rFonts w:hint="cs"/>
            <w:rtl/>
          </w:rPr>
          <w:delText xml:space="preserve">يفضل وضع جدول مقارنة بين الابحاث و المشاريع المشابهة و المشروع الحالي يبين اهم المميزات و الخدمات </w:delText>
        </w:r>
      </w:del>
    </w:p>
    <w:p w14:paraId="5D65D287" w14:textId="264A6F12" w:rsidR="00534B76" w:rsidRDefault="00534B76">
      <w:pPr>
        <w:bidi/>
        <w:rPr>
          <w:rtl/>
        </w:rPr>
        <w:pPrChange w:id="1971" w:author="nidal saleh" w:date="2025-06-26T19:46:00Z">
          <w:pPr>
            <w:pStyle w:val="NormalWeb"/>
            <w:bidi/>
          </w:pPr>
        </w:pPrChange>
      </w:pPr>
    </w:p>
    <w:p w14:paraId="1093B9D8" w14:textId="1A02C80B" w:rsidR="00534B76" w:rsidRPr="00B478C3" w:rsidRDefault="00B478C3">
      <w:pPr>
        <w:pStyle w:val="Heading2"/>
        <w:bidi/>
        <w:rPr>
          <w:ins w:id="1972" w:author="nidal saleh" w:date="2025-06-09T01:23:00Z"/>
          <w:sz w:val="32"/>
          <w:szCs w:val="32"/>
          <w:rtl/>
          <w:rPrChange w:id="1973" w:author="nidal saleh" w:date="2025-06-26T14:52:00Z">
            <w:rPr>
              <w:ins w:id="1974" w:author="nidal saleh" w:date="2025-06-09T01:23:00Z"/>
              <w:rtl/>
            </w:rPr>
          </w:rPrChange>
        </w:rPr>
        <w:pPrChange w:id="1975" w:author="nidal saleh" w:date="2025-06-26T14:52:00Z">
          <w:pPr>
            <w:pStyle w:val="NormalWeb"/>
            <w:bidi/>
            <w:ind w:left="720"/>
          </w:pPr>
        </w:pPrChange>
      </w:pPr>
      <w:ins w:id="1976" w:author="nidal saleh" w:date="2025-06-26T14:52:00Z">
        <w:r>
          <w:rPr>
            <w:rFonts w:hint="cs"/>
            <w:sz w:val="32"/>
            <w:szCs w:val="32"/>
            <w:rtl/>
          </w:rPr>
          <w:t xml:space="preserve">2.4 </w:t>
        </w:r>
      </w:ins>
      <w:ins w:id="1977" w:author="nidal saleh" w:date="2025-06-09T01:23:00Z">
        <w:r w:rsidR="006F727D" w:rsidRPr="00B478C3">
          <w:rPr>
            <w:sz w:val="32"/>
            <w:szCs w:val="32"/>
            <w:rtl/>
            <w:rPrChange w:id="1978" w:author="nidal saleh" w:date="2025-06-26T14:52:00Z">
              <w:rPr>
                <w:rtl/>
              </w:rPr>
            </w:rPrChange>
          </w:rPr>
          <w:t>جدول مقارنة واضح بين الدراسات والمشاريع السابقة والمشروع الحالي، وفقًا للمعايير الأساسية</w:t>
        </w:r>
        <w:r w:rsidR="006F727D" w:rsidRPr="00B478C3">
          <w:rPr>
            <w:sz w:val="32"/>
            <w:szCs w:val="32"/>
            <w:rPrChange w:id="1979" w:author="nidal saleh" w:date="2025-06-26T14:52:00Z">
              <w:rPr/>
            </w:rPrChange>
          </w:rPr>
          <w:t>:</w:t>
        </w:r>
      </w:ins>
    </w:p>
    <w:tbl>
      <w:tblPr>
        <w:tblStyle w:val="TableGrid"/>
        <w:bidiVisual/>
        <w:tblW w:w="0" w:type="auto"/>
        <w:tblLook w:val="04A0" w:firstRow="1" w:lastRow="0" w:firstColumn="1" w:lastColumn="0" w:noHBand="0" w:noVBand="1"/>
        <w:tblPrChange w:id="1980" w:author="nidal saleh" w:date="2025-06-14T11:25:00Z">
          <w:tblPr>
            <w:tblStyle w:val="TableGrid"/>
            <w:bidiVisual/>
            <w:tblW w:w="0" w:type="auto"/>
            <w:tblLook w:val="04A0" w:firstRow="1" w:lastRow="0" w:firstColumn="1" w:lastColumn="0" w:noHBand="0" w:noVBand="1"/>
          </w:tblPr>
        </w:tblPrChange>
      </w:tblPr>
      <w:tblGrid>
        <w:gridCol w:w="1742"/>
        <w:gridCol w:w="1379"/>
        <w:gridCol w:w="1530"/>
        <w:gridCol w:w="1800"/>
        <w:gridCol w:w="1890"/>
        <w:gridCol w:w="2115"/>
        <w:tblGridChange w:id="1981">
          <w:tblGrid>
            <w:gridCol w:w="1742"/>
            <w:gridCol w:w="1742"/>
            <w:gridCol w:w="1743"/>
            <w:gridCol w:w="1743"/>
            <w:gridCol w:w="1743"/>
            <w:gridCol w:w="1743"/>
          </w:tblGrid>
        </w:tblGridChange>
      </w:tblGrid>
      <w:tr w:rsidR="006F727D" w14:paraId="7BC96880" w14:textId="77777777" w:rsidTr="00A0707A">
        <w:trPr>
          <w:ins w:id="1982" w:author="nidal saleh" w:date="2025-06-09T01:24:00Z"/>
        </w:trPr>
        <w:tc>
          <w:tcPr>
            <w:tcW w:w="1742" w:type="dxa"/>
            <w:vAlign w:val="center"/>
            <w:tcPrChange w:id="1983" w:author="nidal saleh" w:date="2025-06-14T11:25:00Z">
              <w:tcPr>
                <w:tcW w:w="1742" w:type="dxa"/>
                <w:vAlign w:val="center"/>
              </w:tcPr>
            </w:tcPrChange>
          </w:tcPr>
          <w:p w14:paraId="6278C4BF" w14:textId="1FF74573" w:rsidR="006F727D" w:rsidRPr="00FD6E51" w:rsidRDefault="006F727D" w:rsidP="006F727D">
            <w:pPr>
              <w:pStyle w:val="NormalWeb"/>
              <w:bidi/>
              <w:rPr>
                <w:ins w:id="1984" w:author="nidal saleh" w:date="2025-06-09T01:24:00Z"/>
                <w:sz w:val="26"/>
                <w:szCs w:val="26"/>
                <w:rtl/>
                <w:rPrChange w:id="1985" w:author="nidal saleh" w:date="2025-06-26T19:49:00Z">
                  <w:rPr>
                    <w:ins w:id="1986" w:author="nidal saleh" w:date="2025-06-09T01:24:00Z"/>
                    <w:rtl/>
                  </w:rPr>
                </w:rPrChange>
              </w:rPr>
            </w:pPr>
            <w:ins w:id="1987" w:author="nidal saleh" w:date="2025-06-09T01:25:00Z">
              <w:r w:rsidRPr="00FD6E51">
                <w:rPr>
                  <w:rStyle w:val="Strong"/>
                  <w:rFonts w:eastAsiaTheme="majorEastAsia"/>
                  <w:sz w:val="26"/>
                  <w:szCs w:val="26"/>
                  <w:rtl/>
                  <w:rPrChange w:id="1988" w:author="nidal saleh" w:date="2025-06-26T19:49:00Z">
                    <w:rPr>
                      <w:rStyle w:val="Strong"/>
                      <w:rFonts w:eastAsiaTheme="majorEastAsia"/>
                      <w:rtl/>
                    </w:rPr>
                  </w:rPrChange>
                </w:rPr>
                <w:t>المعيار</w:t>
              </w:r>
            </w:ins>
          </w:p>
        </w:tc>
        <w:tc>
          <w:tcPr>
            <w:tcW w:w="1379" w:type="dxa"/>
            <w:vAlign w:val="center"/>
            <w:tcPrChange w:id="1989" w:author="nidal saleh" w:date="2025-06-14T11:25:00Z">
              <w:tcPr>
                <w:tcW w:w="1742" w:type="dxa"/>
                <w:vAlign w:val="center"/>
              </w:tcPr>
            </w:tcPrChange>
          </w:tcPr>
          <w:p w14:paraId="4E20B564" w14:textId="6C3013E2" w:rsidR="006F727D" w:rsidRPr="00FD6E51" w:rsidRDefault="006F727D" w:rsidP="006F727D">
            <w:pPr>
              <w:pStyle w:val="NormalWeb"/>
              <w:bidi/>
              <w:rPr>
                <w:ins w:id="1990" w:author="nidal saleh" w:date="2025-06-09T01:24:00Z"/>
                <w:sz w:val="26"/>
                <w:szCs w:val="26"/>
                <w:rtl/>
                <w:rPrChange w:id="1991" w:author="nidal saleh" w:date="2025-06-26T19:49:00Z">
                  <w:rPr>
                    <w:ins w:id="1992" w:author="nidal saleh" w:date="2025-06-09T01:24:00Z"/>
                    <w:rtl/>
                  </w:rPr>
                </w:rPrChange>
              </w:rPr>
            </w:pPr>
            <w:ins w:id="1993" w:author="nidal saleh" w:date="2025-06-09T01:25:00Z">
              <w:r w:rsidRPr="00FD6E51">
                <w:rPr>
                  <w:rStyle w:val="Strong"/>
                  <w:rFonts w:eastAsiaTheme="majorEastAsia"/>
                  <w:sz w:val="26"/>
                  <w:szCs w:val="26"/>
                  <w:rPrChange w:id="1994" w:author="nidal saleh" w:date="2025-06-26T19:49:00Z">
                    <w:rPr>
                      <w:rStyle w:val="Strong"/>
                      <w:rFonts w:eastAsiaTheme="majorEastAsia"/>
                    </w:rPr>
                  </w:rPrChange>
                </w:rPr>
                <w:t>Ji et al. (2018)</w:t>
              </w:r>
            </w:ins>
          </w:p>
        </w:tc>
        <w:tc>
          <w:tcPr>
            <w:tcW w:w="1530" w:type="dxa"/>
            <w:vAlign w:val="center"/>
            <w:tcPrChange w:id="1995" w:author="nidal saleh" w:date="2025-06-14T11:25:00Z">
              <w:tcPr>
                <w:tcW w:w="1743" w:type="dxa"/>
                <w:vAlign w:val="center"/>
              </w:tcPr>
            </w:tcPrChange>
          </w:tcPr>
          <w:p w14:paraId="57DBADA5" w14:textId="0B77AD68" w:rsidR="006F727D" w:rsidRPr="00FD6E51" w:rsidRDefault="006F727D" w:rsidP="006F727D">
            <w:pPr>
              <w:pStyle w:val="NormalWeb"/>
              <w:bidi/>
              <w:rPr>
                <w:ins w:id="1996" w:author="nidal saleh" w:date="2025-06-09T01:24:00Z"/>
                <w:sz w:val="26"/>
                <w:szCs w:val="26"/>
                <w:rtl/>
                <w:rPrChange w:id="1997" w:author="nidal saleh" w:date="2025-06-26T19:49:00Z">
                  <w:rPr>
                    <w:ins w:id="1998" w:author="nidal saleh" w:date="2025-06-09T01:24:00Z"/>
                    <w:rtl/>
                  </w:rPr>
                </w:rPrChange>
              </w:rPr>
            </w:pPr>
            <w:ins w:id="1999" w:author="nidal saleh" w:date="2025-06-09T01:25:00Z">
              <w:r w:rsidRPr="00FD6E51">
                <w:rPr>
                  <w:rStyle w:val="Strong"/>
                  <w:rFonts w:eastAsiaTheme="majorEastAsia"/>
                  <w:sz w:val="26"/>
                  <w:szCs w:val="26"/>
                  <w:rPrChange w:id="2000" w:author="nidal saleh" w:date="2025-06-26T19:49:00Z">
                    <w:rPr>
                      <w:rStyle w:val="Strong"/>
                      <w:rFonts w:eastAsiaTheme="majorEastAsia"/>
                    </w:rPr>
                  </w:rPrChange>
                </w:rPr>
                <w:t>Lee et al. (2020)</w:t>
              </w:r>
            </w:ins>
          </w:p>
        </w:tc>
        <w:tc>
          <w:tcPr>
            <w:tcW w:w="1800" w:type="dxa"/>
            <w:vAlign w:val="center"/>
            <w:tcPrChange w:id="2001" w:author="nidal saleh" w:date="2025-06-14T11:25:00Z">
              <w:tcPr>
                <w:tcW w:w="1743" w:type="dxa"/>
                <w:vAlign w:val="center"/>
              </w:tcPr>
            </w:tcPrChange>
          </w:tcPr>
          <w:p w14:paraId="21A1777F" w14:textId="09441C44" w:rsidR="006F727D" w:rsidRPr="00FD6E51" w:rsidRDefault="006F727D" w:rsidP="006F727D">
            <w:pPr>
              <w:pStyle w:val="NormalWeb"/>
              <w:bidi/>
              <w:rPr>
                <w:ins w:id="2002" w:author="nidal saleh" w:date="2025-06-09T01:24:00Z"/>
                <w:sz w:val="26"/>
                <w:szCs w:val="26"/>
                <w:rtl/>
                <w:rPrChange w:id="2003" w:author="nidal saleh" w:date="2025-06-26T19:49:00Z">
                  <w:rPr>
                    <w:ins w:id="2004" w:author="nidal saleh" w:date="2025-06-09T01:24:00Z"/>
                    <w:rtl/>
                  </w:rPr>
                </w:rPrChange>
              </w:rPr>
            </w:pPr>
            <w:ins w:id="2005" w:author="nidal saleh" w:date="2025-06-09T01:25:00Z">
              <w:r w:rsidRPr="00FD6E51">
                <w:rPr>
                  <w:rStyle w:val="Strong"/>
                  <w:rFonts w:eastAsiaTheme="majorEastAsia"/>
                  <w:sz w:val="26"/>
                  <w:szCs w:val="26"/>
                  <w:rPrChange w:id="2006" w:author="nidal saleh" w:date="2025-06-26T19:49:00Z">
                    <w:rPr>
                      <w:rStyle w:val="Strong"/>
                      <w:rFonts w:eastAsiaTheme="majorEastAsia"/>
                    </w:rPr>
                  </w:rPrChange>
                </w:rPr>
                <w:t>Zhang et al. (2021)</w:t>
              </w:r>
            </w:ins>
          </w:p>
        </w:tc>
        <w:tc>
          <w:tcPr>
            <w:tcW w:w="1890" w:type="dxa"/>
            <w:vAlign w:val="center"/>
            <w:tcPrChange w:id="2007" w:author="nidal saleh" w:date="2025-06-14T11:25:00Z">
              <w:tcPr>
                <w:tcW w:w="1743" w:type="dxa"/>
                <w:vAlign w:val="center"/>
              </w:tcPr>
            </w:tcPrChange>
          </w:tcPr>
          <w:p w14:paraId="4A7213D6" w14:textId="14FD19FF" w:rsidR="006F727D" w:rsidRPr="00FD6E51" w:rsidRDefault="006F727D" w:rsidP="006F727D">
            <w:pPr>
              <w:pStyle w:val="NormalWeb"/>
              <w:bidi/>
              <w:rPr>
                <w:ins w:id="2008" w:author="nidal saleh" w:date="2025-06-09T01:24:00Z"/>
                <w:sz w:val="26"/>
                <w:szCs w:val="26"/>
                <w:rtl/>
                <w:rPrChange w:id="2009" w:author="nidal saleh" w:date="2025-06-26T19:49:00Z">
                  <w:rPr>
                    <w:ins w:id="2010" w:author="nidal saleh" w:date="2025-06-09T01:24:00Z"/>
                    <w:rtl/>
                  </w:rPr>
                </w:rPrChange>
              </w:rPr>
            </w:pPr>
            <w:ins w:id="2011" w:author="nidal saleh" w:date="2025-06-09T01:25:00Z">
              <w:r w:rsidRPr="00FD6E51">
                <w:rPr>
                  <w:rStyle w:val="Strong"/>
                  <w:rFonts w:eastAsiaTheme="majorEastAsia"/>
                  <w:sz w:val="26"/>
                  <w:szCs w:val="26"/>
                  <w:rPrChange w:id="2012" w:author="nidal saleh" w:date="2025-06-26T19:49:00Z">
                    <w:rPr>
                      <w:rStyle w:val="Strong"/>
                      <w:rFonts w:eastAsiaTheme="majorEastAsia"/>
                    </w:rPr>
                  </w:rPrChange>
                </w:rPr>
                <w:t>Tesla DMS (2021)</w:t>
              </w:r>
            </w:ins>
          </w:p>
        </w:tc>
        <w:tc>
          <w:tcPr>
            <w:tcW w:w="2115" w:type="dxa"/>
            <w:vAlign w:val="center"/>
            <w:tcPrChange w:id="2013" w:author="nidal saleh" w:date="2025-06-14T11:25:00Z">
              <w:tcPr>
                <w:tcW w:w="1743" w:type="dxa"/>
                <w:vAlign w:val="center"/>
              </w:tcPr>
            </w:tcPrChange>
          </w:tcPr>
          <w:p w14:paraId="156FC446" w14:textId="4CDB1571" w:rsidR="006F727D" w:rsidRPr="00FD6E51" w:rsidRDefault="006F727D" w:rsidP="006F727D">
            <w:pPr>
              <w:pStyle w:val="NormalWeb"/>
              <w:bidi/>
              <w:rPr>
                <w:ins w:id="2014" w:author="nidal saleh" w:date="2025-06-09T01:24:00Z"/>
                <w:sz w:val="26"/>
                <w:szCs w:val="26"/>
                <w:rtl/>
                <w:rPrChange w:id="2015" w:author="nidal saleh" w:date="2025-06-26T19:49:00Z">
                  <w:rPr>
                    <w:ins w:id="2016" w:author="nidal saleh" w:date="2025-06-09T01:24:00Z"/>
                    <w:rtl/>
                  </w:rPr>
                </w:rPrChange>
              </w:rPr>
            </w:pPr>
            <w:ins w:id="2017" w:author="nidal saleh" w:date="2025-06-09T01:25:00Z">
              <w:r w:rsidRPr="00FD6E51">
                <w:rPr>
                  <w:rStyle w:val="Strong"/>
                  <w:rFonts w:eastAsiaTheme="majorEastAsia"/>
                  <w:sz w:val="26"/>
                  <w:szCs w:val="26"/>
                  <w:rtl/>
                  <w:rPrChange w:id="2018" w:author="nidal saleh" w:date="2025-06-26T19:49:00Z">
                    <w:rPr>
                      <w:rStyle w:val="Strong"/>
                      <w:rFonts w:eastAsiaTheme="majorEastAsia"/>
                      <w:rtl/>
                    </w:rPr>
                  </w:rPrChange>
                </w:rPr>
                <w:t>المشروع الحالي</w:t>
              </w:r>
            </w:ins>
          </w:p>
        </w:tc>
      </w:tr>
      <w:tr w:rsidR="006F727D" w14:paraId="6DF6D5ED" w14:textId="77777777" w:rsidTr="00A0707A">
        <w:trPr>
          <w:ins w:id="2019" w:author="nidal saleh" w:date="2025-06-09T01:24:00Z"/>
        </w:trPr>
        <w:tc>
          <w:tcPr>
            <w:tcW w:w="1742" w:type="dxa"/>
            <w:vAlign w:val="center"/>
            <w:tcPrChange w:id="2020" w:author="nidal saleh" w:date="2025-06-14T11:25:00Z">
              <w:tcPr>
                <w:tcW w:w="1742" w:type="dxa"/>
                <w:vAlign w:val="center"/>
              </w:tcPr>
            </w:tcPrChange>
          </w:tcPr>
          <w:p w14:paraId="78BAE3BE" w14:textId="0BD266AC" w:rsidR="006F727D" w:rsidRPr="00FD6E51" w:rsidRDefault="006F727D" w:rsidP="006F727D">
            <w:pPr>
              <w:pStyle w:val="NormalWeb"/>
              <w:bidi/>
              <w:rPr>
                <w:ins w:id="2021" w:author="nidal saleh" w:date="2025-06-09T01:24:00Z"/>
                <w:sz w:val="26"/>
                <w:szCs w:val="26"/>
                <w:rtl/>
                <w:rPrChange w:id="2022" w:author="nidal saleh" w:date="2025-06-26T19:49:00Z">
                  <w:rPr>
                    <w:ins w:id="2023" w:author="nidal saleh" w:date="2025-06-09T01:24:00Z"/>
                    <w:rtl/>
                  </w:rPr>
                </w:rPrChange>
              </w:rPr>
            </w:pPr>
            <w:ins w:id="2024" w:author="nidal saleh" w:date="2025-06-09T01:25:00Z">
              <w:r w:rsidRPr="00FD6E51">
                <w:rPr>
                  <w:rStyle w:val="Strong"/>
                  <w:rFonts w:eastAsiaTheme="majorEastAsia"/>
                  <w:sz w:val="26"/>
                  <w:szCs w:val="26"/>
                  <w:rtl/>
                  <w:rPrChange w:id="2025" w:author="nidal saleh" w:date="2025-06-26T19:49:00Z">
                    <w:rPr>
                      <w:rStyle w:val="Strong"/>
                      <w:rFonts w:eastAsiaTheme="majorEastAsia"/>
                      <w:rtl/>
                    </w:rPr>
                  </w:rPrChange>
                </w:rPr>
                <w:t>نوع التشتت المكتشف</w:t>
              </w:r>
            </w:ins>
          </w:p>
        </w:tc>
        <w:tc>
          <w:tcPr>
            <w:tcW w:w="1379" w:type="dxa"/>
            <w:vAlign w:val="center"/>
            <w:tcPrChange w:id="2026" w:author="nidal saleh" w:date="2025-06-14T11:25:00Z">
              <w:tcPr>
                <w:tcW w:w="1742" w:type="dxa"/>
                <w:vAlign w:val="center"/>
              </w:tcPr>
            </w:tcPrChange>
          </w:tcPr>
          <w:p w14:paraId="34BFE9EF" w14:textId="21B98710" w:rsidR="006F727D" w:rsidRPr="00FD6E51" w:rsidRDefault="006F727D" w:rsidP="006F727D">
            <w:pPr>
              <w:pStyle w:val="NormalWeb"/>
              <w:bidi/>
              <w:rPr>
                <w:ins w:id="2027" w:author="nidal saleh" w:date="2025-06-09T01:24:00Z"/>
                <w:sz w:val="26"/>
                <w:szCs w:val="26"/>
                <w:rtl/>
                <w:rPrChange w:id="2028" w:author="nidal saleh" w:date="2025-06-26T19:49:00Z">
                  <w:rPr>
                    <w:ins w:id="2029" w:author="nidal saleh" w:date="2025-06-09T01:24:00Z"/>
                    <w:rtl/>
                  </w:rPr>
                </w:rPrChange>
              </w:rPr>
            </w:pPr>
            <w:ins w:id="2030" w:author="nidal saleh" w:date="2025-06-09T01:25:00Z">
              <w:r w:rsidRPr="00FD6E51">
                <w:rPr>
                  <w:sz w:val="26"/>
                  <w:szCs w:val="26"/>
                  <w:rtl/>
                  <w:rPrChange w:id="2031" w:author="nidal saleh" w:date="2025-06-26T19:49:00Z">
                    <w:rPr>
                      <w:rtl/>
                    </w:rPr>
                  </w:rPrChange>
                </w:rPr>
                <w:t>إغلاق العينين (النعاس)</w:t>
              </w:r>
            </w:ins>
          </w:p>
        </w:tc>
        <w:tc>
          <w:tcPr>
            <w:tcW w:w="1530" w:type="dxa"/>
            <w:vAlign w:val="center"/>
            <w:tcPrChange w:id="2032" w:author="nidal saleh" w:date="2025-06-14T11:25:00Z">
              <w:tcPr>
                <w:tcW w:w="1743" w:type="dxa"/>
                <w:vAlign w:val="center"/>
              </w:tcPr>
            </w:tcPrChange>
          </w:tcPr>
          <w:p w14:paraId="417E3DAE" w14:textId="657F3B97" w:rsidR="006F727D" w:rsidRPr="00FD6E51" w:rsidRDefault="006F727D" w:rsidP="006F727D">
            <w:pPr>
              <w:pStyle w:val="NormalWeb"/>
              <w:bidi/>
              <w:rPr>
                <w:ins w:id="2033" w:author="nidal saleh" w:date="2025-06-09T01:24:00Z"/>
                <w:sz w:val="26"/>
                <w:szCs w:val="26"/>
                <w:rtl/>
                <w:rPrChange w:id="2034" w:author="nidal saleh" w:date="2025-06-26T19:49:00Z">
                  <w:rPr>
                    <w:ins w:id="2035" w:author="nidal saleh" w:date="2025-06-09T01:24:00Z"/>
                    <w:rtl/>
                  </w:rPr>
                </w:rPrChange>
              </w:rPr>
            </w:pPr>
            <w:ins w:id="2036" w:author="nidal saleh" w:date="2025-06-09T01:25:00Z">
              <w:r w:rsidRPr="00FD6E51">
                <w:rPr>
                  <w:sz w:val="26"/>
                  <w:szCs w:val="26"/>
                  <w:rtl/>
                  <w:rPrChange w:id="2037" w:author="nidal saleh" w:date="2025-06-26T19:49:00Z">
                    <w:rPr>
                      <w:rtl/>
                    </w:rPr>
                  </w:rPrChange>
                </w:rPr>
                <w:t>انحراف الرأس</w:t>
              </w:r>
            </w:ins>
          </w:p>
        </w:tc>
        <w:tc>
          <w:tcPr>
            <w:tcW w:w="1800" w:type="dxa"/>
            <w:vAlign w:val="center"/>
            <w:tcPrChange w:id="2038" w:author="nidal saleh" w:date="2025-06-14T11:25:00Z">
              <w:tcPr>
                <w:tcW w:w="1743" w:type="dxa"/>
                <w:vAlign w:val="center"/>
              </w:tcPr>
            </w:tcPrChange>
          </w:tcPr>
          <w:p w14:paraId="23111D78" w14:textId="5D1DF455" w:rsidR="006F727D" w:rsidRPr="00FD6E51" w:rsidRDefault="006F727D" w:rsidP="006F727D">
            <w:pPr>
              <w:pStyle w:val="NormalWeb"/>
              <w:bidi/>
              <w:rPr>
                <w:ins w:id="2039" w:author="nidal saleh" w:date="2025-06-09T01:24:00Z"/>
                <w:sz w:val="26"/>
                <w:szCs w:val="26"/>
                <w:rtl/>
                <w:rPrChange w:id="2040" w:author="nidal saleh" w:date="2025-06-26T19:49:00Z">
                  <w:rPr>
                    <w:ins w:id="2041" w:author="nidal saleh" w:date="2025-06-09T01:24:00Z"/>
                    <w:rtl/>
                  </w:rPr>
                </w:rPrChange>
              </w:rPr>
            </w:pPr>
            <w:ins w:id="2042" w:author="nidal saleh" w:date="2025-06-09T01:25:00Z">
              <w:r w:rsidRPr="00FD6E51">
                <w:rPr>
                  <w:sz w:val="26"/>
                  <w:szCs w:val="26"/>
                  <w:rtl/>
                  <w:rPrChange w:id="2043" w:author="nidal saleh" w:date="2025-06-26T19:49:00Z">
                    <w:rPr>
                      <w:rtl/>
                    </w:rPr>
                  </w:rPrChange>
                </w:rPr>
                <w:t>استخدام اليدين (الهاتف)</w:t>
              </w:r>
            </w:ins>
          </w:p>
        </w:tc>
        <w:tc>
          <w:tcPr>
            <w:tcW w:w="1890" w:type="dxa"/>
            <w:vAlign w:val="center"/>
            <w:tcPrChange w:id="2044" w:author="nidal saleh" w:date="2025-06-14T11:25:00Z">
              <w:tcPr>
                <w:tcW w:w="1743" w:type="dxa"/>
                <w:vAlign w:val="center"/>
              </w:tcPr>
            </w:tcPrChange>
          </w:tcPr>
          <w:p w14:paraId="62A45597" w14:textId="613350F8" w:rsidR="006F727D" w:rsidRPr="00FD6E51" w:rsidRDefault="006F727D" w:rsidP="006F727D">
            <w:pPr>
              <w:pStyle w:val="NormalWeb"/>
              <w:bidi/>
              <w:rPr>
                <w:ins w:id="2045" w:author="nidal saleh" w:date="2025-06-09T01:24:00Z"/>
                <w:sz w:val="26"/>
                <w:szCs w:val="26"/>
                <w:rtl/>
                <w:rPrChange w:id="2046" w:author="nidal saleh" w:date="2025-06-26T19:49:00Z">
                  <w:rPr>
                    <w:ins w:id="2047" w:author="nidal saleh" w:date="2025-06-09T01:24:00Z"/>
                    <w:rtl/>
                  </w:rPr>
                </w:rPrChange>
              </w:rPr>
            </w:pPr>
            <w:ins w:id="2048" w:author="nidal saleh" w:date="2025-06-09T01:25:00Z">
              <w:r w:rsidRPr="00FD6E51">
                <w:rPr>
                  <w:sz w:val="26"/>
                  <w:szCs w:val="26"/>
                  <w:rtl/>
                  <w:rPrChange w:id="2049" w:author="nidal saleh" w:date="2025-06-26T19:49:00Z">
                    <w:rPr>
                      <w:rtl/>
                    </w:rPr>
                  </w:rPrChange>
                </w:rPr>
                <w:t>التشتت العام أثناء</w:t>
              </w:r>
              <w:r w:rsidRPr="00FD6E51">
                <w:rPr>
                  <w:sz w:val="26"/>
                  <w:szCs w:val="26"/>
                  <w:rPrChange w:id="2050" w:author="nidal saleh" w:date="2025-06-26T19:49:00Z">
                    <w:rPr/>
                  </w:rPrChange>
                </w:rPr>
                <w:t xml:space="preserve"> Autopilot</w:t>
              </w:r>
            </w:ins>
          </w:p>
        </w:tc>
        <w:tc>
          <w:tcPr>
            <w:tcW w:w="2115" w:type="dxa"/>
            <w:vAlign w:val="center"/>
            <w:tcPrChange w:id="2051" w:author="nidal saleh" w:date="2025-06-14T11:25:00Z">
              <w:tcPr>
                <w:tcW w:w="1743" w:type="dxa"/>
                <w:vAlign w:val="center"/>
              </w:tcPr>
            </w:tcPrChange>
          </w:tcPr>
          <w:p w14:paraId="55746941" w14:textId="08B6301C" w:rsidR="006F727D" w:rsidRPr="00FD6E51" w:rsidRDefault="006F727D" w:rsidP="006F727D">
            <w:pPr>
              <w:pStyle w:val="NormalWeb"/>
              <w:bidi/>
              <w:rPr>
                <w:ins w:id="2052" w:author="nidal saleh" w:date="2025-06-09T01:24:00Z"/>
                <w:sz w:val="26"/>
                <w:szCs w:val="26"/>
                <w:rtl/>
                <w:rPrChange w:id="2053" w:author="nidal saleh" w:date="2025-06-26T19:49:00Z">
                  <w:rPr>
                    <w:ins w:id="2054" w:author="nidal saleh" w:date="2025-06-09T01:24:00Z"/>
                    <w:rtl/>
                  </w:rPr>
                </w:rPrChange>
              </w:rPr>
            </w:pPr>
            <w:ins w:id="2055" w:author="nidal saleh" w:date="2025-06-09T01:25:00Z">
              <w:r w:rsidRPr="00FD6E51">
                <w:rPr>
                  <w:sz w:val="26"/>
                  <w:szCs w:val="26"/>
                  <w:rtl/>
                  <w:rPrChange w:id="2056" w:author="nidal saleh" w:date="2025-06-26T19:49:00Z">
                    <w:rPr>
                      <w:rtl/>
                    </w:rPr>
                  </w:rPrChange>
                </w:rPr>
                <w:t>إغلاق العينين، التثاؤب، انحراف الرأس، استخدام اليدين</w:t>
              </w:r>
            </w:ins>
          </w:p>
        </w:tc>
      </w:tr>
      <w:tr w:rsidR="006F727D" w14:paraId="12F39E98" w14:textId="77777777" w:rsidTr="00A0707A">
        <w:trPr>
          <w:ins w:id="2057" w:author="nidal saleh" w:date="2025-06-09T01:24:00Z"/>
        </w:trPr>
        <w:tc>
          <w:tcPr>
            <w:tcW w:w="1742" w:type="dxa"/>
            <w:vAlign w:val="center"/>
            <w:tcPrChange w:id="2058" w:author="nidal saleh" w:date="2025-06-14T11:25:00Z">
              <w:tcPr>
                <w:tcW w:w="1742" w:type="dxa"/>
                <w:vAlign w:val="center"/>
              </w:tcPr>
            </w:tcPrChange>
          </w:tcPr>
          <w:p w14:paraId="3179D3D8" w14:textId="506058DE" w:rsidR="006F727D" w:rsidRPr="00FD6E51" w:rsidRDefault="006F727D" w:rsidP="006F727D">
            <w:pPr>
              <w:pStyle w:val="NormalWeb"/>
              <w:bidi/>
              <w:rPr>
                <w:ins w:id="2059" w:author="nidal saleh" w:date="2025-06-09T01:24:00Z"/>
                <w:sz w:val="26"/>
                <w:szCs w:val="26"/>
                <w:rtl/>
                <w:rPrChange w:id="2060" w:author="nidal saleh" w:date="2025-06-26T19:49:00Z">
                  <w:rPr>
                    <w:ins w:id="2061" w:author="nidal saleh" w:date="2025-06-09T01:24:00Z"/>
                    <w:rtl/>
                  </w:rPr>
                </w:rPrChange>
              </w:rPr>
            </w:pPr>
            <w:ins w:id="2062" w:author="nidal saleh" w:date="2025-06-09T01:25:00Z">
              <w:r w:rsidRPr="00FD6E51">
                <w:rPr>
                  <w:rStyle w:val="Strong"/>
                  <w:rFonts w:eastAsiaTheme="majorEastAsia"/>
                  <w:sz w:val="26"/>
                  <w:szCs w:val="26"/>
                  <w:rtl/>
                  <w:rPrChange w:id="2063" w:author="nidal saleh" w:date="2025-06-26T19:49:00Z">
                    <w:rPr>
                      <w:rStyle w:val="Strong"/>
                      <w:rFonts w:eastAsiaTheme="majorEastAsia"/>
                      <w:rtl/>
                    </w:rPr>
                  </w:rPrChange>
                </w:rPr>
                <w:t>التقنيات المستخدمة</w:t>
              </w:r>
            </w:ins>
          </w:p>
        </w:tc>
        <w:tc>
          <w:tcPr>
            <w:tcW w:w="1379" w:type="dxa"/>
            <w:vAlign w:val="center"/>
            <w:tcPrChange w:id="2064" w:author="nidal saleh" w:date="2025-06-14T11:25:00Z">
              <w:tcPr>
                <w:tcW w:w="1742" w:type="dxa"/>
                <w:vAlign w:val="center"/>
              </w:tcPr>
            </w:tcPrChange>
          </w:tcPr>
          <w:p w14:paraId="29C0CAEE" w14:textId="0382EDCC" w:rsidR="006F727D" w:rsidRPr="00FD6E51" w:rsidRDefault="006F727D" w:rsidP="006F727D">
            <w:pPr>
              <w:pStyle w:val="NormalWeb"/>
              <w:bidi/>
              <w:rPr>
                <w:ins w:id="2065" w:author="nidal saleh" w:date="2025-06-09T01:24:00Z"/>
                <w:sz w:val="26"/>
                <w:szCs w:val="26"/>
                <w:rPrChange w:id="2066" w:author="nidal saleh" w:date="2025-06-26T19:49:00Z">
                  <w:rPr>
                    <w:ins w:id="2067" w:author="nidal saleh" w:date="2025-06-09T01:24:00Z"/>
                  </w:rPr>
                </w:rPrChange>
              </w:rPr>
            </w:pPr>
            <w:ins w:id="2068" w:author="nidal saleh" w:date="2025-06-09T01:25:00Z">
              <w:r w:rsidRPr="00FD6E51">
                <w:rPr>
                  <w:sz w:val="26"/>
                  <w:szCs w:val="26"/>
                  <w:rPrChange w:id="2069" w:author="nidal saleh" w:date="2025-06-26T19:49:00Z">
                    <w:rPr/>
                  </w:rPrChange>
                </w:rPr>
                <w:t>OpenCV</w:t>
              </w:r>
              <w:r w:rsidRPr="00FD6E51">
                <w:rPr>
                  <w:sz w:val="26"/>
                  <w:szCs w:val="26"/>
                  <w:rtl/>
                  <w:rPrChange w:id="2070" w:author="nidal saleh" w:date="2025-06-26T19:49:00Z">
                    <w:rPr>
                      <w:rtl/>
                    </w:rPr>
                  </w:rPrChange>
                </w:rPr>
                <w:t xml:space="preserve">، </w:t>
              </w:r>
              <w:proofErr w:type="spellStart"/>
              <w:r w:rsidRPr="00FD6E51">
                <w:rPr>
                  <w:sz w:val="26"/>
                  <w:szCs w:val="26"/>
                  <w:rPrChange w:id="2071" w:author="nidal saleh" w:date="2025-06-26T19:49:00Z">
                    <w:rPr/>
                  </w:rPrChange>
                </w:rPr>
                <w:t>dlib</w:t>
              </w:r>
            </w:ins>
            <w:proofErr w:type="spellEnd"/>
          </w:p>
        </w:tc>
        <w:tc>
          <w:tcPr>
            <w:tcW w:w="1530" w:type="dxa"/>
            <w:vAlign w:val="center"/>
            <w:tcPrChange w:id="2072" w:author="nidal saleh" w:date="2025-06-14T11:25:00Z">
              <w:tcPr>
                <w:tcW w:w="1743" w:type="dxa"/>
                <w:vAlign w:val="center"/>
              </w:tcPr>
            </w:tcPrChange>
          </w:tcPr>
          <w:p w14:paraId="6435CE8C" w14:textId="3BBA57E0" w:rsidR="006F727D" w:rsidRPr="00FD6E51" w:rsidRDefault="006F727D" w:rsidP="006F727D">
            <w:pPr>
              <w:pStyle w:val="NormalWeb"/>
              <w:bidi/>
              <w:rPr>
                <w:ins w:id="2073" w:author="nidal saleh" w:date="2025-06-09T01:24:00Z"/>
                <w:rFonts w:hint="cs"/>
                <w:sz w:val="26"/>
                <w:szCs w:val="26"/>
                <w:rtl/>
                <w:lang w:bidi="ar-SY"/>
                <w:rPrChange w:id="2074" w:author="nidal saleh" w:date="2025-06-26T19:49:00Z">
                  <w:rPr>
                    <w:ins w:id="2075" w:author="nidal saleh" w:date="2025-06-09T01:24:00Z"/>
                    <w:rtl/>
                  </w:rPr>
                </w:rPrChange>
              </w:rPr>
            </w:pPr>
            <w:ins w:id="2076" w:author="nidal saleh" w:date="2025-06-09T01:25:00Z">
              <w:r w:rsidRPr="00FD6E51">
                <w:rPr>
                  <w:sz w:val="26"/>
                  <w:szCs w:val="26"/>
                  <w:rPrChange w:id="2077" w:author="nidal saleh" w:date="2025-06-26T19:49:00Z">
                    <w:rPr/>
                  </w:rPrChange>
                </w:rPr>
                <w:t>OpenCV</w:t>
              </w:r>
              <w:r w:rsidRPr="00FD6E51">
                <w:rPr>
                  <w:sz w:val="26"/>
                  <w:szCs w:val="26"/>
                  <w:rtl/>
                  <w:rPrChange w:id="2078" w:author="nidal saleh" w:date="2025-06-26T19:49:00Z">
                    <w:rPr>
                      <w:rtl/>
                    </w:rPr>
                  </w:rPrChange>
                </w:rPr>
                <w:t xml:space="preserve">، </w:t>
              </w:r>
              <w:proofErr w:type="spellStart"/>
              <w:r w:rsidRPr="00FD6E51">
                <w:rPr>
                  <w:sz w:val="26"/>
                  <w:szCs w:val="26"/>
                  <w:rPrChange w:id="2079" w:author="nidal saleh" w:date="2025-06-26T19:49:00Z">
                    <w:rPr/>
                  </w:rPrChange>
                </w:rPr>
                <w:t>solvePnP</w:t>
              </w:r>
              <w:proofErr w:type="spellEnd"/>
              <w:r w:rsidRPr="00FD6E51">
                <w:rPr>
                  <w:sz w:val="26"/>
                  <w:szCs w:val="26"/>
                  <w:rtl/>
                  <w:rPrChange w:id="2080" w:author="nidal saleh" w:date="2025-06-26T19:49:00Z">
                    <w:rPr>
                      <w:rtl/>
                    </w:rPr>
                  </w:rPrChange>
                </w:rPr>
                <w:t xml:space="preserve">، </w:t>
              </w:r>
            </w:ins>
          </w:p>
        </w:tc>
        <w:tc>
          <w:tcPr>
            <w:tcW w:w="1800" w:type="dxa"/>
            <w:vAlign w:val="center"/>
            <w:tcPrChange w:id="2081" w:author="nidal saleh" w:date="2025-06-14T11:25:00Z">
              <w:tcPr>
                <w:tcW w:w="1743" w:type="dxa"/>
                <w:vAlign w:val="center"/>
              </w:tcPr>
            </w:tcPrChange>
          </w:tcPr>
          <w:p w14:paraId="7F41B2A3" w14:textId="189C1090" w:rsidR="006F727D" w:rsidRPr="00FD6E51" w:rsidRDefault="006F727D" w:rsidP="006F727D">
            <w:pPr>
              <w:pStyle w:val="NormalWeb"/>
              <w:bidi/>
              <w:rPr>
                <w:ins w:id="2082" w:author="nidal saleh" w:date="2025-06-09T01:24:00Z"/>
                <w:sz w:val="26"/>
                <w:szCs w:val="26"/>
                <w:rtl/>
                <w:rPrChange w:id="2083" w:author="nidal saleh" w:date="2025-06-26T19:49:00Z">
                  <w:rPr>
                    <w:ins w:id="2084" w:author="nidal saleh" w:date="2025-06-09T01:24:00Z"/>
                    <w:rtl/>
                  </w:rPr>
                </w:rPrChange>
              </w:rPr>
            </w:pPr>
            <w:proofErr w:type="spellStart"/>
            <w:ins w:id="2085" w:author="nidal saleh" w:date="2025-06-09T01:25:00Z">
              <w:r w:rsidRPr="00FD6E51">
                <w:rPr>
                  <w:sz w:val="26"/>
                  <w:szCs w:val="26"/>
                  <w:rPrChange w:id="2086" w:author="nidal saleh" w:date="2025-06-26T19:49:00Z">
                    <w:rPr/>
                  </w:rPrChange>
                </w:rPr>
                <w:t>mediapipe</w:t>
              </w:r>
              <w:proofErr w:type="spellEnd"/>
              <w:r w:rsidRPr="00FD6E51">
                <w:rPr>
                  <w:sz w:val="26"/>
                  <w:szCs w:val="26"/>
                  <w:rtl/>
                  <w:rPrChange w:id="2087" w:author="nidal saleh" w:date="2025-06-26T19:49:00Z">
                    <w:rPr>
                      <w:rtl/>
                    </w:rPr>
                  </w:rPrChange>
                </w:rPr>
                <w:t>، تحليل حركة اليد</w:t>
              </w:r>
            </w:ins>
          </w:p>
        </w:tc>
        <w:tc>
          <w:tcPr>
            <w:tcW w:w="1890" w:type="dxa"/>
            <w:vAlign w:val="center"/>
            <w:tcPrChange w:id="2088" w:author="nidal saleh" w:date="2025-06-14T11:25:00Z">
              <w:tcPr>
                <w:tcW w:w="1743" w:type="dxa"/>
                <w:vAlign w:val="center"/>
              </w:tcPr>
            </w:tcPrChange>
          </w:tcPr>
          <w:p w14:paraId="166F18FE" w14:textId="36343217" w:rsidR="006F727D" w:rsidRPr="00FD6E51" w:rsidRDefault="006F727D" w:rsidP="006F727D">
            <w:pPr>
              <w:pStyle w:val="NormalWeb"/>
              <w:bidi/>
              <w:rPr>
                <w:ins w:id="2089" w:author="nidal saleh" w:date="2025-06-09T01:24:00Z"/>
                <w:sz w:val="26"/>
                <w:szCs w:val="26"/>
                <w:rtl/>
                <w:rPrChange w:id="2090" w:author="nidal saleh" w:date="2025-06-26T19:49:00Z">
                  <w:rPr>
                    <w:ins w:id="2091" w:author="nidal saleh" w:date="2025-06-09T01:24:00Z"/>
                    <w:rtl/>
                  </w:rPr>
                </w:rPrChange>
              </w:rPr>
            </w:pPr>
            <w:ins w:id="2092" w:author="nidal saleh" w:date="2025-06-09T01:25:00Z">
              <w:r w:rsidRPr="00FD6E51">
                <w:rPr>
                  <w:sz w:val="26"/>
                  <w:szCs w:val="26"/>
                  <w:rtl/>
                  <w:rPrChange w:id="2093" w:author="nidal saleh" w:date="2025-06-26T19:49:00Z">
                    <w:rPr>
                      <w:rtl/>
                    </w:rPr>
                  </w:rPrChange>
                </w:rPr>
                <w:t>كاميرات متقدمة، تعلم عميق</w:t>
              </w:r>
            </w:ins>
          </w:p>
        </w:tc>
        <w:tc>
          <w:tcPr>
            <w:tcW w:w="2115" w:type="dxa"/>
            <w:vAlign w:val="center"/>
            <w:tcPrChange w:id="2094" w:author="nidal saleh" w:date="2025-06-14T11:25:00Z">
              <w:tcPr>
                <w:tcW w:w="1743" w:type="dxa"/>
                <w:vAlign w:val="center"/>
              </w:tcPr>
            </w:tcPrChange>
          </w:tcPr>
          <w:p w14:paraId="3F1E92D4" w14:textId="52572099" w:rsidR="006F727D" w:rsidRPr="00FD6E51" w:rsidRDefault="006F727D" w:rsidP="006F727D">
            <w:pPr>
              <w:pStyle w:val="NormalWeb"/>
              <w:bidi/>
              <w:rPr>
                <w:ins w:id="2095" w:author="nidal saleh" w:date="2025-06-09T01:24:00Z"/>
                <w:sz w:val="26"/>
                <w:szCs w:val="26"/>
                <w:rtl/>
                <w:rPrChange w:id="2096" w:author="nidal saleh" w:date="2025-06-26T19:49:00Z">
                  <w:rPr>
                    <w:ins w:id="2097" w:author="nidal saleh" w:date="2025-06-09T01:24:00Z"/>
                    <w:rtl/>
                  </w:rPr>
                </w:rPrChange>
              </w:rPr>
            </w:pPr>
            <w:ins w:id="2098" w:author="nidal saleh" w:date="2025-06-09T01:25:00Z">
              <w:r w:rsidRPr="00FD6E51">
                <w:rPr>
                  <w:sz w:val="26"/>
                  <w:szCs w:val="26"/>
                  <w:rPrChange w:id="2099" w:author="nidal saleh" w:date="2025-06-26T19:49:00Z">
                    <w:rPr/>
                  </w:rPrChange>
                </w:rPr>
                <w:t>OpenCV</w:t>
              </w:r>
              <w:r w:rsidRPr="00FD6E51">
                <w:rPr>
                  <w:sz w:val="26"/>
                  <w:szCs w:val="26"/>
                  <w:rtl/>
                  <w:rPrChange w:id="2100" w:author="nidal saleh" w:date="2025-06-26T19:49:00Z">
                    <w:rPr>
                      <w:rtl/>
                    </w:rPr>
                  </w:rPrChange>
                </w:rPr>
                <w:t xml:space="preserve">، </w:t>
              </w:r>
              <w:proofErr w:type="spellStart"/>
              <w:r w:rsidRPr="00FD6E51">
                <w:rPr>
                  <w:sz w:val="26"/>
                  <w:szCs w:val="26"/>
                  <w:rPrChange w:id="2101" w:author="nidal saleh" w:date="2025-06-26T19:49:00Z">
                    <w:rPr/>
                  </w:rPrChange>
                </w:rPr>
                <w:t>dlib</w:t>
              </w:r>
              <w:proofErr w:type="spellEnd"/>
              <w:r w:rsidRPr="00FD6E51">
                <w:rPr>
                  <w:sz w:val="26"/>
                  <w:szCs w:val="26"/>
                  <w:rtl/>
                  <w:rPrChange w:id="2102" w:author="nidal saleh" w:date="2025-06-26T19:49:00Z">
                    <w:rPr>
                      <w:rtl/>
                    </w:rPr>
                  </w:rPrChange>
                </w:rPr>
                <w:t xml:space="preserve">، </w:t>
              </w:r>
              <w:proofErr w:type="spellStart"/>
              <w:r w:rsidRPr="00FD6E51">
                <w:rPr>
                  <w:sz w:val="26"/>
                  <w:szCs w:val="26"/>
                  <w:rPrChange w:id="2103" w:author="nidal saleh" w:date="2025-06-26T19:49:00Z">
                    <w:rPr/>
                  </w:rPrChange>
                </w:rPr>
                <w:t>mediapipe</w:t>
              </w:r>
              <w:proofErr w:type="spellEnd"/>
              <w:r w:rsidRPr="00FD6E51">
                <w:rPr>
                  <w:sz w:val="26"/>
                  <w:szCs w:val="26"/>
                  <w:rtl/>
                  <w:rPrChange w:id="2104" w:author="nidal saleh" w:date="2025-06-26T19:49:00Z">
                    <w:rPr>
                      <w:rtl/>
                    </w:rPr>
                  </w:rPrChange>
                </w:rPr>
                <w:t xml:space="preserve">، </w:t>
              </w:r>
            </w:ins>
            <w:proofErr w:type="spellStart"/>
            <w:ins w:id="2105" w:author="nidal saleh" w:date="2025-06-10T21:10:00Z">
              <w:r w:rsidR="00733F76" w:rsidRPr="00FD6E51">
                <w:rPr>
                  <w:sz w:val="26"/>
                  <w:szCs w:val="26"/>
                  <w:rPrChange w:id="2106" w:author="nidal saleh" w:date="2025-06-26T19:49:00Z">
                    <w:rPr/>
                  </w:rPrChange>
                </w:rPr>
                <w:t>solvePnP</w:t>
              </w:r>
              <w:proofErr w:type="spellEnd"/>
              <w:r w:rsidR="00733F76" w:rsidRPr="00FD6E51">
                <w:rPr>
                  <w:sz w:val="26"/>
                  <w:szCs w:val="26"/>
                  <w:rtl/>
                  <w:rPrChange w:id="2107" w:author="nidal saleh" w:date="2025-06-26T19:49:00Z">
                    <w:rPr>
                      <w:rtl/>
                    </w:rPr>
                  </w:rPrChange>
                </w:rPr>
                <w:t xml:space="preserve">، </w:t>
              </w:r>
            </w:ins>
            <w:ins w:id="2108" w:author="nidal saleh" w:date="2025-06-09T01:25:00Z">
              <w:r w:rsidRPr="00FD6E51">
                <w:rPr>
                  <w:sz w:val="26"/>
                  <w:szCs w:val="26"/>
                  <w:rPrChange w:id="2109" w:author="nidal saleh" w:date="2025-06-26T19:49:00Z">
                    <w:rPr/>
                  </w:rPrChange>
                </w:rPr>
                <w:t>SQLite</w:t>
              </w:r>
              <w:r w:rsidRPr="00FD6E51">
                <w:rPr>
                  <w:sz w:val="26"/>
                  <w:szCs w:val="26"/>
                  <w:rtl/>
                  <w:rPrChange w:id="2110" w:author="nidal saleh" w:date="2025-06-26T19:49:00Z">
                    <w:rPr>
                      <w:rtl/>
                    </w:rPr>
                  </w:rPrChange>
                </w:rPr>
                <w:t xml:space="preserve">، </w:t>
              </w:r>
              <w:proofErr w:type="spellStart"/>
              <w:r w:rsidRPr="00FD6E51">
                <w:rPr>
                  <w:sz w:val="26"/>
                  <w:szCs w:val="26"/>
                  <w:rPrChange w:id="2111" w:author="nidal saleh" w:date="2025-06-26T19:49:00Z">
                    <w:rPr/>
                  </w:rPrChange>
                </w:rPr>
                <w:t>tkinter</w:t>
              </w:r>
            </w:ins>
            <w:proofErr w:type="spellEnd"/>
          </w:p>
        </w:tc>
      </w:tr>
      <w:tr w:rsidR="006F727D" w14:paraId="6E2511E7" w14:textId="77777777" w:rsidTr="00A0707A">
        <w:trPr>
          <w:ins w:id="2112" w:author="nidal saleh" w:date="2025-06-09T01:24:00Z"/>
        </w:trPr>
        <w:tc>
          <w:tcPr>
            <w:tcW w:w="1742" w:type="dxa"/>
            <w:vAlign w:val="center"/>
            <w:tcPrChange w:id="2113" w:author="nidal saleh" w:date="2025-06-14T11:25:00Z">
              <w:tcPr>
                <w:tcW w:w="1742" w:type="dxa"/>
                <w:vAlign w:val="center"/>
              </w:tcPr>
            </w:tcPrChange>
          </w:tcPr>
          <w:p w14:paraId="2717DCF3" w14:textId="3E8C8C19" w:rsidR="006F727D" w:rsidRPr="00FD6E51" w:rsidRDefault="006F727D" w:rsidP="006F727D">
            <w:pPr>
              <w:pStyle w:val="NormalWeb"/>
              <w:bidi/>
              <w:rPr>
                <w:ins w:id="2114" w:author="nidal saleh" w:date="2025-06-09T01:24:00Z"/>
                <w:sz w:val="26"/>
                <w:szCs w:val="26"/>
                <w:rtl/>
                <w:rPrChange w:id="2115" w:author="nidal saleh" w:date="2025-06-26T19:49:00Z">
                  <w:rPr>
                    <w:ins w:id="2116" w:author="nidal saleh" w:date="2025-06-09T01:24:00Z"/>
                    <w:rtl/>
                  </w:rPr>
                </w:rPrChange>
              </w:rPr>
            </w:pPr>
            <w:ins w:id="2117" w:author="nidal saleh" w:date="2025-06-09T01:25:00Z">
              <w:r w:rsidRPr="00FD6E51">
                <w:rPr>
                  <w:rStyle w:val="Strong"/>
                  <w:rFonts w:eastAsiaTheme="majorEastAsia"/>
                  <w:sz w:val="26"/>
                  <w:szCs w:val="26"/>
                  <w:rtl/>
                  <w:rPrChange w:id="2118" w:author="nidal saleh" w:date="2025-06-26T19:49:00Z">
                    <w:rPr>
                      <w:rStyle w:val="Strong"/>
                      <w:rFonts w:eastAsiaTheme="majorEastAsia"/>
                      <w:rtl/>
                    </w:rPr>
                  </w:rPrChange>
                </w:rPr>
                <w:t>الدقة</w:t>
              </w:r>
            </w:ins>
          </w:p>
        </w:tc>
        <w:tc>
          <w:tcPr>
            <w:tcW w:w="1379" w:type="dxa"/>
            <w:vAlign w:val="center"/>
            <w:tcPrChange w:id="2119" w:author="nidal saleh" w:date="2025-06-14T11:25:00Z">
              <w:tcPr>
                <w:tcW w:w="1742" w:type="dxa"/>
                <w:vAlign w:val="center"/>
              </w:tcPr>
            </w:tcPrChange>
          </w:tcPr>
          <w:p w14:paraId="598424CD" w14:textId="30E779B8" w:rsidR="006F727D" w:rsidRPr="00FD6E51" w:rsidRDefault="006F727D" w:rsidP="006F727D">
            <w:pPr>
              <w:pStyle w:val="NormalWeb"/>
              <w:bidi/>
              <w:rPr>
                <w:ins w:id="2120" w:author="nidal saleh" w:date="2025-06-09T01:24:00Z"/>
                <w:sz w:val="26"/>
                <w:szCs w:val="26"/>
                <w:rtl/>
                <w:rPrChange w:id="2121" w:author="nidal saleh" w:date="2025-06-26T19:49:00Z">
                  <w:rPr>
                    <w:ins w:id="2122" w:author="nidal saleh" w:date="2025-06-09T01:24:00Z"/>
                    <w:rtl/>
                  </w:rPr>
                </w:rPrChange>
              </w:rPr>
            </w:pPr>
            <w:ins w:id="2123" w:author="nidal saleh" w:date="2025-06-09T01:25:00Z">
              <w:r w:rsidRPr="00FD6E51">
                <w:rPr>
                  <w:sz w:val="26"/>
                  <w:szCs w:val="26"/>
                  <w:rPrChange w:id="2124" w:author="nidal saleh" w:date="2025-06-26T19:49:00Z">
                    <w:rPr/>
                  </w:rPrChange>
                </w:rPr>
                <w:t>85%</w:t>
              </w:r>
            </w:ins>
          </w:p>
        </w:tc>
        <w:tc>
          <w:tcPr>
            <w:tcW w:w="1530" w:type="dxa"/>
            <w:vAlign w:val="center"/>
            <w:tcPrChange w:id="2125" w:author="nidal saleh" w:date="2025-06-14T11:25:00Z">
              <w:tcPr>
                <w:tcW w:w="1743" w:type="dxa"/>
                <w:vAlign w:val="center"/>
              </w:tcPr>
            </w:tcPrChange>
          </w:tcPr>
          <w:p w14:paraId="3D84B419" w14:textId="3B354B21" w:rsidR="006F727D" w:rsidRPr="00FD6E51" w:rsidRDefault="006F727D" w:rsidP="006F727D">
            <w:pPr>
              <w:pStyle w:val="NormalWeb"/>
              <w:bidi/>
              <w:rPr>
                <w:ins w:id="2126" w:author="nidal saleh" w:date="2025-06-09T01:24:00Z"/>
                <w:sz w:val="26"/>
                <w:szCs w:val="26"/>
                <w:rtl/>
                <w:rPrChange w:id="2127" w:author="nidal saleh" w:date="2025-06-26T19:49:00Z">
                  <w:rPr>
                    <w:ins w:id="2128" w:author="nidal saleh" w:date="2025-06-09T01:24:00Z"/>
                    <w:rtl/>
                  </w:rPr>
                </w:rPrChange>
              </w:rPr>
            </w:pPr>
            <w:ins w:id="2129" w:author="nidal saleh" w:date="2025-06-09T01:25:00Z">
              <w:r w:rsidRPr="00FD6E51">
                <w:rPr>
                  <w:sz w:val="26"/>
                  <w:szCs w:val="26"/>
                  <w:rPrChange w:id="2130" w:author="nidal saleh" w:date="2025-06-26T19:49:00Z">
                    <w:rPr/>
                  </w:rPrChange>
                </w:rPr>
                <w:t>~90%</w:t>
              </w:r>
            </w:ins>
          </w:p>
        </w:tc>
        <w:tc>
          <w:tcPr>
            <w:tcW w:w="1800" w:type="dxa"/>
            <w:vAlign w:val="center"/>
            <w:tcPrChange w:id="2131" w:author="nidal saleh" w:date="2025-06-14T11:25:00Z">
              <w:tcPr>
                <w:tcW w:w="1743" w:type="dxa"/>
                <w:vAlign w:val="center"/>
              </w:tcPr>
            </w:tcPrChange>
          </w:tcPr>
          <w:p w14:paraId="26FE04F1" w14:textId="06900F2D" w:rsidR="006F727D" w:rsidRPr="00FD6E51" w:rsidRDefault="006F727D" w:rsidP="006F727D">
            <w:pPr>
              <w:pStyle w:val="NormalWeb"/>
              <w:bidi/>
              <w:rPr>
                <w:ins w:id="2132" w:author="nidal saleh" w:date="2025-06-09T01:24:00Z"/>
                <w:sz w:val="26"/>
                <w:szCs w:val="26"/>
                <w:rtl/>
                <w:rPrChange w:id="2133" w:author="nidal saleh" w:date="2025-06-26T19:49:00Z">
                  <w:rPr>
                    <w:ins w:id="2134" w:author="nidal saleh" w:date="2025-06-09T01:24:00Z"/>
                    <w:rtl/>
                  </w:rPr>
                </w:rPrChange>
              </w:rPr>
            </w:pPr>
            <w:ins w:id="2135" w:author="nidal saleh" w:date="2025-06-09T01:25:00Z">
              <w:r w:rsidRPr="00FD6E51">
                <w:rPr>
                  <w:sz w:val="26"/>
                  <w:szCs w:val="26"/>
                  <w:rPrChange w:id="2136" w:author="nidal saleh" w:date="2025-06-26T19:49:00Z">
                    <w:rPr/>
                  </w:rPrChange>
                </w:rPr>
                <w:t>80%</w:t>
              </w:r>
            </w:ins>
          </w:p>
        </w:tc>
        <w:tc>
          <w:tcPr>
            <w:tcW w:w="1890" w:type="dxa"/>
            <w:vAlign w:val="center"/>
            <w:tcPrChange w:id="2137" w:author="nidal saleh" w:date="2025-06-14T11:25:00Z">
              <w:tcPr>
                <w:tcW w:w="1743" w:type="dxa"/>
                <w:vAlign w:val="center"/>
              </w:tcPr>
            </w:tcPrChange>
          </w:tcPr>
          <w:p w14:paraId="7A104D91" w14:textId="5FA2F12F" w:rsidR="006F727D" w:rsidRPr="00FD6E51" w:rsidRDefault="006F727D" w:rsidP="006F727D">
            <w:pPr>
              <w:pStyle w:val="NormalWeb"/>
              <w:bidi/>
              <w:rPr>
                <w:ins w:id="2138" w:author="nidal saleh" w:date="2025-06-09T01:24:00Z"/>
                <w:sz w:val="26"/>
                <w:szCs w:val="26"/>
                <w:rtl/>
                <w:lang w:bidi="ar-SY"/>
                <w:rPrChange w:id="2139" w:author="nidal saleh" w:date="2025-06-26T19:49:00Z">
                  <w:rPr>
                    <w:ins w:id="2140" w:author="nidal saleh" w:date="2025-06-09T01:24:00Z"/>
                    <w:rtl/>
                    <w:lang w:bidi="ar-SY"/>
                  </w:rPr>
                </w:rPrChange>
              </w:rPr>
            </w:pPr>
            <w:ins w:id="2141" w:author="nidal saleh" w:date="2025-06-09T01:25:00Z">
              <w:r w:rsidRPr="00FD6E51">
                <w:rPr>
                  <w:sz w:val="26"/>
                  <w:szCs w:val="26"/>
                  <w:rtl/>
                  <w:rPrChange w:id="2142" w:author="nidal saleh" w:date="2025-06-26T19:49:00Z">
                    <w:rPr>
                      <w:rtl/>
                    </w:rPr>
                  </w:rPrChange>
                </w:rPr>
                <w:t>عالية، لكن غير مصرح بها بدقة</w:t>
              </w:r>
            </w:ins>
          </w:p>
        </w:tc>
        <w:tc>
          <w:tcPr>
            <w:tcW w:w="2115" w:type="dxa"/>
            <w:vAlign w:val="center"/>
            <w:tcPrChange w:id="2143" w:author="nidal saleh" w:date="2025-06-14T11:25:00Z">
              <w:tcPr>
                <w:tcW w:w="1743" w:type="dxa"/>
                <w:vAlign w:val="center"/>
              </w:tcPr>
            </w:tcPrChange>
          </w:tcPr>
          <w:p w14:paraId="5E7CA078" w14:textId="29ED9C6D" w:rsidR="006F727D" w:rsidRPr="00FD6E51" w:rsidRDefault="002E7F14" w:rsidP="006F727D">
            <w:pPr>
              <w:pStyle w:val="NormalWeb"/>
              <w:bidi/>
              <w:rPr>
                <w:ins w:id="2144" w:author="nidal saleh" w:date="2025-06-09T01:24:00Z"/>
                <w:sz w:val="26"/>
                <w:szCs w:val="26"/>
                <w:lang w:bidi="ar-SY"/>
                <w:rPrChange w:id="2145" w:author="nidal saleh" w:date="2025-06-26T19:49:00Z">
                  <w:rPr>
                    <w:ins w:id="2146" w:author="nidal saleh" w:date="2025-06-09T01:24:00Z"/>
                    <w:lang w:bidi="ar-SY"/>
                  </w:rPr>
                </w:rPrChange>
              </w:rPr>
            </w:pPr>
            <w:ins w:id="2147" w:author="nidal saleh" w:date="2025-06-13T21:24:00Z">
              <w:r w:rsidRPr="00FD6E51">
                <w:rPr>
                  <w:sz w:val="26"/>
                  <w:szCs w:val="26"/>
                  <w:rPrChange w:id="2148" w:author="nidal saleh" w:date="2025-06-26T19:49:00Z">
                    <w:rPr/>
                  </w:rPrChange>
                </w:rPr>
                <w:t>~%95</w:t>
              </w:r>
            </w:ins>
          </w:p>
        </w:tc>
      </w:tr>
      <w:tr w:rsidR="006F727D" w14:paraId="4546C52E" w14:textId="77777777" w:rsidTr="00A0707A">
        <w:trPr>
          <w:ins w:id="2149" w:author="nidal saleh" w:date="2025-06-09T01:24:00Z"/>
        </w:trPr>
        <w:tc>
          <w:tcPr>
            <w:tcW w:w="1742" w:type="dxa"/>
            <w:vAlign w:val="center"/>
            <w:tcPrChange w:id="2150" w:author="nidal saleh" w:date="2025-06-14T11:25:00Z">
              <w:tcPr>
                <w:tcW w:w="1742" w:type="dxa"/>
                <w:vAlign w:val="center"/>
              </w:tcPr>
            </w:tcPrChange>
          </w:tcPr>
          <w:p w14:paraId="1F2CC3DB" w14:textId="1B793D81" w:rsidR="006F727D" w:rsidRPr="00FD6E51" w:rsidRDefault="006F727D" w:rsidP="006F727D">
            <w:pPr>
              <w:pStyle w:val="NormalWeb"/>
              <w:bidi/>
              <w:rPr>
                <w:ins w:id="2151" w:author="nidal saleh" w:date="2025-06-09T01:24:00Z"/>
                <w:sz w:val="26"/>
                <w:szCs w:val="26"/>
                <w:rtl/>
                <w:rPrChange w:id="2152" w:author="nidal saleh" w:date="2025-06-26T19:49:00Z">
                  <w:rPr>
                    <w:ins w:id="2153" w:author="nidal saleh" w:date="2025-06-09T01:24:00Z"/>
                    <w:rtl/>
                  </w:rPr>
                </w:rPrChange>
              </w:rPr>
            </w:pPr>
            <w:ins w:id="2154" w:author="nidal saleh" w:date="2025-06-09T01:25:00Z">
              <w:r w:rsidRPr="00FD6E51">
                <w:rPr>
                  <w:rStyle w:val="Strong"/>
                  <w:rFonts w:eastAsiaTheme="majorEastAsia"/>
                  <w:sz w:val="26"/>
                  <w:szCs w:val="26"/>
                  <w:rtl/>
                  <w:rPrChange w:id="2155" w:author="nidal saleh" w:date="2025-06-26T19:49:00Z">
                    <w:rPr>
                      <w:rStyle w:val="Strong"/>
                      <w:rFonts w:eastAsiaTheme="majorEastAsia"/>
                      <w:rtl/>
                    </w:rPr>
                  </w:rPrChange>
                </w:rPr>
                <w:t>الاستجابة في الوقت الفعلي</w:t>
              </w:r>
            </w:ins>
          </w:p>
        </w:tc>
        <w:tc>
          <w:tcPr>
            <w:tcW w:w="1379" w:type="dxa"/>
            <w:vAlign w:val="center"/>
            <w:tcPrChange w:id="2156" w:author="nidal saleh" w:date="2025-06-14T11:25:00Z">
              <w:tcPr>
                <w:tcW w:w="1742" w:type="dxa"/>
                <w:vAlign w:val="center"/>
              </w:tcPr>
            </w:tcPrChange>
          </w:tcPr>
          <w:p w14:paraId="136262A2" w14:textId="15393D2E" w:rsidR="006F727D" w:rsidRPr="00FD6E51" w:rsidRDefault="006F727D" w:rsidP="006F727D">
            <w:pPr>
              <w:pStyle w:val="NormalWeb"/>
              <w:bidi/>
              <w:rPr>
                <w:ins w:id="2157" w:author="nidal saleh" w:date="2025-06-09T01:24:00Z"/>
                <w:sz w:val="26"/>
                <w:szCs w:val="26"/>
                <w:rtl/>
                <w:rPrChange w:id="2158" w:author="nidal saleh" w:date="2025-06-26T19:49:00Z">
                  <w:rPr>
                    <w:ins w:id="2159" w:author="nidal saleh" w:date="2025-06-09T01:24:00Z"/>
                    <w:rtl/>
                  </w:rPr>
                </w:rPrChange>
              </w:rPr>
            </w:pPr>
            <w:ins w:id="2160" w:author="nidal saleh" w:date="2025-06-09T01:25:00Z">
              <w:r w:rsidRPr="00FD6E51">
                <w:rPr>
                  <w:sz w:val="26"/>
                  <w:szCs w:val="26"/>
                  <w:rtl/>
                  <w:rPrChange w:id="2161" w:author="nidal saleh" w:date="2025-06-26T19:49:00Z">
                    <w:rPr>
                      <w:rtl/>
                    </w:rPr>
                  </w:rPrChange>
                </w:rPr>
                <w:t>نعم</w:t>
              </w:r>
            </w:ins>
          </w:p>
        </w:tc>
        <w:tc>
          <w:tcPr>
            <w:tcW w:w="1530" w:type="dxa"/>
            <w:vAlign w:val="center"/>
            <w:tcPrChange w:id="2162" w:author="nidal saleh" w:date="2025-06-14T11:25:00Z">
              <w:tcPr>
                <w:tcW w:w="1743" w:type="dxa"/>
                <w:vAlign w:val="center"/>
              </w:tcPr>
            </w:tcPrChange>
          </w:tcPr>
          <w:p w14:paraId="406E8B90" w14:textId="4FECD3D8" w:rsidR="006F727D" w:rsidRPr="00FD6E51" w:rsidRDefault="006F727D" w:rsidP="006F727D">
            <w:pPr>
              <w:pStyle w:val="NormalWeb"/>
              <w:bidi/>
              <w:rPr>
                <w:ins w:id="2163" w:author="nidal saleh" w:date="2025-06-09T01:24:00Z"/>
                <w:sz w:val="26"/>
                <w:szCs w:val="26"/>
                <w:rtl/>
                <w:rPrChange w:id="2164" w:author="nidal saleh" w:date="2025-06-26T19:49:00Z">
                  <w:rPr>
                    <w:ins w:id="2165" w:author="nidal saleh" w:date="2025-06-09T01:24:00Z"/>
                    <w:rtl/>
                  </w:rPr>
                </w:rPrChange>
              </w:rPr>
            </w:pPr>
            <w:ins w:id="2166" w:author="nidal saleh" w:date="2025-06-09T01:25:00Z">
              <w:r w:rsidRPr="00FD6E51">
                <w:rPr>
                  <w:sz w:val="26"/>
                  <w:szCs w:val="26"/>
                  <w:rtl/>
                  <w:rPrChange w:id="2167" w:author="nidal saleh" w:date="2025-06-26T19:49:00Z">
                    <w:rPr>
                      <w:rtl/>
                    </w:rPr>
                  </w:rPrChange>
                </w:rPr>
                <w:t>نعم</w:t>
              </w:r>
            </w:ins>
          </w:p>
        </w:tc>
        <w:tc>
          <w:tcPr>
            <w:tcW w:w="1800" w:type="dxa"/>
            <w:vAlign w:val="center"/>
            <w:tcPrChange w:id="2168" w:author="nidal saleh" w:date="2025-06-14T11:25:00Z">
              <w:tcPr>
                <w:tcW w:w="1743" w:type="dxa"/>
                <w:vAlign w:val="center"/>
              </w:tcPr>
            </w:tcPrChange>
          </w:tcPr>
          <w:p w14:paraId="6BECDB51" w14:textId="4B87DFE8" w:rsidR="006F727D" w:rsidRPr="00FD6E51" w:rsidRDefault="006F727D" w:rsidP="006F727D">
            <w:pPr>
              <w:pStyle w:val="NormalWeb"/>
              <w:bidi/>
              <w:rPr>
                <w:ins w:id="2169" w:author="nidal saleh" w:date="2025-06-09T01:24:00Z"/>
                <w:sz w:val="26"/>
                <w:szCs w:val="26"/>
                <w:rtl/>
                <w:rPrChange w:id="2170" w:author="nidal saleh" w:date="2025-06-26T19:49:00Z">
                  <w:rPr>
                    <w:ins w:id="2171" w:author="nidal saleh" w:date="2025-06-09T01:24:00Z"/>
                    <w:rtl/>
                  </w:rPr>
                </w:rPrChange>
              </w:rPr>
            </w:pPr>
            <w:ins w:id="2172" w:author="nidal saleh" w:date="2025-06-09T01:25:00Z">
              <w:r w:rsidRPr="00FD6E51">
                <w:rPr>
                  <w:sz w:val="26"/>
                  <w:szCs w:val="26"/>
                  <w:rtl/>
                  <w:rPrChange w:id="2173" w:author="nidal saleh" w:date="2025-06-26T19:49:00Z">
                    <w:rPr>
                      <w:rtl/>
                    </w:rPr>
                  </w:rPrChange>
                </w:rPr>
                <w:t>نعم</w:t>
              </w:r>
            </w:ins>
          </w:p>
        </w:tc>
        <w:tc>
          <w:tcPr>
            <w:tcW w:w="1890" w:type="dxa"/>
            <w:vAlign w:val="center"/>
            <w:tcPrChange w:id="2174" w:author="nidal saleh" w:date="2025-06-14T11:25:00Z">
              <w:tcPr>
                <w:tcW w:w="1743" w:type="dxa"/>
                <w:vAlign w:val="center"/>
              </w:tcPr>
            </w:tcPrChange>
          </w:tcPr>
          <w:p w14:paraId="78A6A19E" w14:textId="36A5AA56" w:rsidR="006F727D" w:rsidRPr="00FD6E51" w:rsidRDefault="006F727D" w:rsidP="006F727D">
            <w:pPr>
              <w:pStyle w:val="NormalWeb"/>
              <w:bidi/>
              <w:rPr>
                <w:ins w:id="2175" w:author="nidal saleh" w:date="2025-06-09T01:24:00Z"/>
                <w:sz w:val="26"/>
                <w:szCs w:val="26"/>
                <w:rtl/>
                <w:rPrChange w:id="2176" w:author="nidal saleh" w:date="2025-06-26T19:49:00Z">
                  <w:rPr>
                    <w:ins w:id="2177" w:author="nidal saleh" w:date="2025-06-09T01:24:00Z"/>
                    <w:rtl/>
                  </w:rPr>
                </w:rPrChange>
              </w:rPr>
            </w:pPr>
            <w:ins w:id="2178" w:author="nidal saleh" w:date="2025-06-09T01:25:00Z">
              <w:r w:rsidRPr="00FD6E51">
                <w:rPr>
                  <w:sz w:val="26"/>
                  <w:szCs w:val="26"/>
                  <w:rtl/>
                  <w:rPrChange w:id="2179" w:author="nidal saleh" w:date="2025-06-26T19:49:00Z">
                    <w:rPr>
                      <w:rtl/>
                    </w:rPr>
                  </w:rPrChange>
                </w:rPr>
                <w:t>نعم</w:t>
              </w:r>
            </w:ins>
          </w:p>
        </w:tc>
        <w:tc>
          <w:tcPr>
            <w:tcW w:w="2115" w:type="dxa"/>
            <w:vAlign w:val="center"/>
            <w:tcPrChange w:id="2180" w:author="nidal saleh" w:date="2025-06-14T11:25:00Z">
              <w:tcPr>
                <w:tcW w:w="1743" w:type="dxa"/>
                <w:vAlign w:val="center"/>
              </w:tcPr>
            </w:tcPrChange>
          </w:tcPr>
          <w:p w14:paraId="2B931985" w14:textId="0C848408" w:rsidR="006F727D" w:rsidRPr="00FD6E51" w:rsidRDefault="006F727D" w:rsidP="006F727D">
            <w:pPr>
              <w:pStyle w:val="NormalWeb"/>
              <w:bidi/>
              <w:rPr>
                <w:ins w:id="2181" w:author="nidal saleh" w:date="2025-06-09T01:24:00Z"/>
                <w:sz w:val="26"/>
                <w:szCs w:val="26"/>
                <w:rtl/>
                <w:rPrChange w:id="2182" w:author="nidal saleh" w:date="2025-06-26T19:49:00Z">
                  <w:rPr>
                    <w:ins w:id="2183" w:author="nidal saleh" w:date="2025-06-09T01:24:00Z"/>
                    <w:rtl/>
                  </w:rPr>
                </w:rPrChange>
              </w:rPr>
            </w:pPr>
            <w:ins w:id="2184" w:author="nidal saleh" w:date="2025-06-09T01:25:00Z">
              <w:r w:rsidRPr="00FD6E51">
                <w:rPr>
                  <w:sz w:val="26"/>
                  <w:szCs w:val="26"/>
                  <w:rtl/>
                  <w:rPrChange w:id="2185" w:author="nidal saleh" w:date="2025-06-26T19:49:00Z">
                    <w:rPr>
                      <w:rtl/>
                    </w:rPr>
                  </w:rPrChange>
                </w:rPr>
                <w:t>نعم</w:t>
              </w:r>
            </w:ins>
          </w:p>
        </w:tc>
      </w:tr>
      <w:tr w:rsidR="006F727D" w14:paraId="0F67824C" w14:textId="77777777" w:rsidTr="00A0707A">
        <w:trPr>
          <w:ins w:id="2186" w:author="nidal saleh" w:date="2025-06-09T01:24:00Z"/>
        </w:trPr>
        <w:tc>
          <w:tcPr>
            <w:tcW w:w="1742" w:type="dxa"/>
            <w:vAlign w:val="center"/>
            <w:tcPrChange w:id="2187" w:author="nidal saleh" w:date="2025-06-14T11:25:00Z">
              <w:tcPr>
                <w:tcW w:w="1742" w:type="dxa"/>
                <w:vAlign w:val="center"/>
              </w:tcPr>
            </w:tcPrChange>
          </w:tcPr>
          <w:p w14:paraId="47074296" w14:textId="52C9D1C4" w:rsidR="006F727D" w:rsidRPr="00FD6E51" w:rsidRDefault="006F727D" w:rsidP="006F727D">
            <w:pPr>
              <w:pStyle w:val="NormalWeb"/>
              <w:bidi/>
              <w:rPr>
                <w:ins w:id="2188" w:author="nidal saleh" w:date="2025-06-09T01:24:00Z"/>
                <w:sz w:val="26"/>
                <w:szCs w:val="26"/>
                <w:rtl/>
                <w:rPrChange w:id="2189" w:author="nidal saleh" w:date="2025-06-26T19:49:00Z">
                  <w:rPr>
                    <w:ins w:id="2190" w:author="nidal saleh" w:date="2025-06-09T01:24:00Z"/>
                    <w:rtl/>
                  </w:rPr>
                </w:rPrChange>
              </w:rPr>
            </w:pPr>
            <w:ins w:id="2191" w:author="nidal saleh" w:date="2025-06-09T01:25:00Z">
              <w:r w:rsidRPr="00FD6E51">
                <w:rPr>
                  <w:rStyle w:val="Strong"/>
                  <w:rFonts w:eastAsiaTheme="majorEastAsia"/>
                  <w:sz w:val="26"/>
                  <w:szCs w:val="26"/>
                  <w:rtl/>
                  <w:rPrChange w:id="2192" w:author="nidal saleh" w:date="2025-06-26T19:49:00Z">
                    <w:rPr>
                      <w:rStyle w:val="Strong"/>
                      <w:rFonts w:eastAsiaTheme="majorEastAsia"/>
                      <w:rtl/>
                    </w:rPr>
                  </w:rPrChange>
                </w:rPr>
                <w:t>الاعتماد على أجهزة خاصة</w:t>
              </w:r>
            </w:ins>
          </w:p>
        </w:tc>
        <w:tc>
          <w:tcPr>
            <w:tcW w:w="1379" w:type="dxa"/>
            <w:vAlign w:val="center"/>
            <w:tcPrChange w:id="2193" w:author="nidal saleh" w:date="2025-06-14T11:25:00Z">
              <w:tcPr>
                <w:tcW w:w="1742" w:type="dxa"/>
                <w:vAlign w:val="center"/>
              </w:tcPr>
            </w:tcPrChange>
          </w:tcPr>
          <w:p w14:paraId="7C925C44" w14:textId="23812226" w:rsidR="006F727D" w:rsidRPr="00FD6E51" w:rsidRDefault="006F727D" w:rsidP="006F727D">
            <w:pPr>
              <w:pStyle w:val="NormalWeb"/>
              <w:bidi/>
              <w:rPr>
                <w:ins w:id="2194" w:author="nidal saleh" w:date="2025-06-09T01:24:00Z"/>
                <w:sz w:val="26"/>
                <w:szCs w:val="26"/>
                <w:rtl/>
                <w:rPrChange w:id="2195" w:author="nidal saleh" w:date="2025-06-26T19:49:00Z">
                  <w:rPr>
                    <w:ins w:id="2196" w:author="nidal saleh" w:date="2025-06-09T01:24:00Z"/>
                    <w:rtl/>
                  </w:rPr>
                </w:rPrChange>
              </w:rPr>
            </w:pPr>
            <w:ins w:id="2197" w:author="nidal saleh" w:date="2025-06-09T01:25:00Z">
              <w:r w:rsidRPr="00FD6E51">
                <w:rPr>
                  <w:sz w:val="26"/>
                  <w:szCs w:val="26"/>
                  <w:rtl/>
                  <w:rPrChange w:id="2198" w:author="nidal saleh" w:date="2025-06-26T19:49:00Z">
                    <w:rPr>
                      <w:rtl/>
                    </w:rPr>
                  </w:rPrChange>
                </w:rPr>
                <w:t>لا</w:t>
              </w:r>
            </w:ins>
          </w:p>
        </w:tc>
        <w:tc>
          <w:tcPr>
            <w:tcW w:w="1530" w:type="dxa"/>
            <w:vAlign w:val="center"/>
            <w:tcPrChange w:id="2199" w:author="nidal saleh" w:date="2025-06-14T11:25:00Z">
              <w:tcPr>
                <w:tcW w:w="1743" w:type="dxa"/>
                <w:vAlign w:val="center"/>
              </w:tcPr>
            </w:tcPrChange>
          </w:tcPr>
          <w:p w14:paraId="15EA8C80" w14:textId="20726DE6" w:rsidR="006F727D" w:rsidRPr="00FD6E51" w:rsidRDefault="006F727D" w:rsidP="006F727D">
            <w:pPr>
              <w:pStyle w:val="NormalWeb"/>
              <w:bidi/>
              <w:rPr>
                <w:ins w:id="2200" w:author="nidal saleh" w:date="2025-06-09T01:24:00Z"/>
                <w:sz w:val="26"/>
                <w:szCs w:val="26"/>
                <w:rtl/>
                <w:rPrChange w:id="2201" w:author="nidal saleh" w:date="2025-06-26T19:49:00Z">
                  <w:rPr>
                    <w:ins w:id="2202" w:author="nidal saleh" w:date="2025-06-09T01:24:00Z"/>
                    <w:rtl/>
                  </w:rPr>
                </w:rPrChange>
              </w:rPr>
            </w:pPr>
            <w:ins w:id="2203" w:author="nidal saleh" w:date="2025-06-09T01:25:00Z">
              <w:r w:rsidRPr="00FD6E51">
                <w:rPr>
                  <w:sz w:val="26"/>
                  <w:szCs w:val="26"/>
                  <w:rtl/>
                  <w:rPrChange w:id="2204" w:author="nidal saleh" w:date="2025-06-26T19:49:00Z">
                    <w:rPr>
                      <w:rtl/>
                    </w:rPr>
                  </w:rPrChange>
                </w:rPr>
                <w:t>نعم</w:t>
              </w:r>
              <w:r w:rsidRPr="00FD6E51">
                <w:rPr>
                  <w:sz w:val="26"/>
                  <w:szCs w:val="26"/>
                  <w:rPrChange w:id="2205" w:author="nidal saleh" w:date="2025-06-26T19:49:00Z">
                    <w:rPr/>
                  </w:rPrChange>
                </w:rPr>
                <w:t xml:space="preserve"> </w:t>
              </w:r>
              <w:r w:rsidRPr="00FD6E51">
                <w:rPr>
                  <w:sz w:val="26"/>
                  <w:szCs w:val="26"/>
                  <w:rtl/>
                  <w:rPrChange w:id="2206" w:author="nidal saleh" w:date="2025-06-26T19:49:00Z">
                    <w:rPr>
                      <w:rtl/>
                    </w:rPr>
                  </w:rPrChange>
                </w:rPr>
                <w:t>كاميرات</w:t>
              </w:r>
              <w:r w:rsidRPr="00FD6E51">
                <w:rPr>
                  <w:sz w:val="26"/>
                  <w:szCs w:val="26"/>
                  <w:rPrChange w:id="2207" w:author="nidal saleh" w:date="2025-06-26T19:49:00Z">
                    <w:rPr/>
                  </w:rPrChange>
                </w:rPr>
                <w:t xml:space="preserve"> </w:t>
              </w:r>
            </w:ins>
            <w:ins w:id="2208" w:author="nidal saleh" w:date="2025-06-09T01:26:00Z">
              <w:r w:rsidRPr="00FD6E51">
                <w:rPr>
                  <w:sz w:val="26"/>
                  <w:szCs w:val="26"/>
                  <w:rPrChange w:id="2209" w:author="nidal saleh" w:date="2025-06-26T19:49:00Z">
                    <w:rPr/>
                  </w:rPrChange>
                </w:rPr>
                <w:t>(</w:t>
              </w:r>
            </w:ins>
            <w:ins w:id="2210" w:author="nidal saleh" w:date="2025-06-09T01:25:00Z">
              <w:r w:rsidRPr="00FD6E51">
                <w:rPr>
                  <w:sz w:val="26"/>
                  <w:szCs w:val="26"/>
                  <w:rPrChange w:id="2211" w:author="nidal saleh" w:date="2025-06-26T19:49:00Z">
                    <w:rPr/>
                  </w:rPrChange>
                </w:rPr>
                <w:t>IR)</w:t>
              </w:r>
            </w:ins>
          </w:p>
        </w:tc>
        <w:tc>
          <w:tcPr>
            <w:tcW w:w="1800" w:type="dxa"/>
            <w:vAlign w:val="center"/>
            <w:tcPrChange w:id="2212" w:author="nidal saleh" w:date="2025-06-14T11:25:00Z">
              <w:tcPr>
                <w:tcW w:w="1743" w:type="dxa"/>
                <w:vAlign w:val="center"/>
              </w:tcPr>
            </w:tcPrChange>
          </w:tcPr>
          <w:p w14:paraId="621CBE46" w14:textId="42390832" w:rsidR="006F727D" w:rsidRPr="00FD6E51" w:rsidRDefault="006F727D" w:rsidP="006F727D">
            <w:pPr>
              <w:pStyle w:val="NormalWeb"/>
              <w:bidi/>
              <w:rPr>
                <w:ins w:id="2213" w:author="nidal saleh" w:date="2025-06-09T01:24:00Z"/>
                <w:sz w:val="26"/>
                <w:szCs w:val="26"/>
                <w:rtl/>
                <w:rPrChange w:id="2214" w:author="nidal saleh" w:date="2025-06-26T19:49:00Z">
                  <w:rPr>
                    <w:ins w:id="2215" w:author="nidal saleh" w:date="2025-06-09T01:24:00Z"/>
                    <w:rtl/>
                  </w:rPr>
                </w:rPrChange>
              </w:rPr>
            </w:pPr>
            <w:ins w:id="2216" w:author="nidal saleh" w:date="2025-06-09T01:25:00Z">
              <w:r w:rsidRPr="00FD6E51">
                <w:rPr>
                  <w:sz w:val="26"/>
                  <w:szCs w:val="26"/>
                  <w:rtl/>
                  <w:rPrChange w:id="2217" w:author="nidal saleh" w:date="2025-06-26T19:49:00Z">
                    <w:rPr>
                      <w:rtl/>
                    </w:rPr>
                  </w:rPrChange>
                </w:rPr>
                <w:t>لا</w:t>
              </w:r>
            </w:ins>
          </w:p>
        </w:tc>
        <w:tc>
          <w:tcPr>
            <w:tcW w:w="1890" w:type="dxa"/>
            <w:vAlign w:val="center"/>
            <w:tcPrChange w:id="2218" w:author="nidal saleh" w:date="2025-06-14T11:25:00Z">
              <w:tcPr>
                <w:tcW w:w="1743" w:type="dxa"/>
                <w:vAlign w:val="center"/>
              </w:tcPr>
            </w:tcPrChange>
          </w:tcPr>
          <w:p w14:paraId="03BC70FB" w14:textId="20FC4746" w:rsidR="006F727D" w:rsidRPr="00FD6E51" w:rsidRDefault="006F727D" w:rsidP="006F727D">
            <w:pPr>
              <w:pStyle w:val="NormalWeb"/>
              <w:bidi/>
              <w:rPr>
                <w:ins w:id="2219" w:author="nidal saleh" w:date="2025-06-09T01:24:00Z"/>
                <w:sz w:val="26"/>
                <w:szCs w:val="26"/>
                <w:rtl/>
                <w:rPrChange w:id="2220" w:author="nidal saleh" w:date="2025-06-26T19:49:00Z">
                  <w:rPr>
                    <w:ins w:id="2221" w:author="nidal saleh" w:date="2025-06-09T01:24:00Z"/>
                    <w:rtl/>
                  </w:rPr>
                </w:rPrChange>
              </w:rPr>
            </w:pPr>
            <w:ins w:id="2222" w:author="nidal saleh" w:date="2025-06-09T01:25:00Z">
              <w:r w:rsidRPr="00FD6E51">
                <w:rPr>
                  <w:sz w:val="26"/>
                  <w:szCs w:val="26"/>
                  <w:rtl/>
                  <w:rPrChange w:id="2223" w:author="nidal saleh" w:date="2025-06-26T19:49:00Z">
                    <w:rPr>
                      <w:rtl/>
                    </w:rPr>
                  </w:rPrChange>
                </w:rPr>
                <w:t>نعم (كاميرات تسلا الخاصة)</w:t>
              </w:r>
            </w:ins>
          </w:p>
        </w:tc>
        <w:tc>
          <w:tcPr>
            <w:tcW w:w="2115" w:type="dxa"/>
            <w:vAlign w:val="center"/>
            <w:tcPrChange w:id="2224" w:author="nidal saleh" w:date="2025-06-14T11:25:00Z">
              <w:tcPr>
                <w:tcW w:w="1743" w:type="dxa"/>
                <w:vAlign w:val="center"/>
              </w:tcPr>
            </w:tcPrChange>
          </w:tcPr>
          <w:p w14:paraId="6F46EFB9" w14:textId="09470B7F" w:rsidR="006F727D" w:rsidRPr="00FD6E51" w:rsidRDefault="006F727D" w:rsidP="006F727D">
            <w:pPr>
              <w:pStyle w:val="NormalWeb"/>
              <w:bidi/>
              <w:rPr>
                <w:ins w:id="2225" w:author="nidal saleh" w:date="2025-06-09T01:24:00Z"/>
                <w:sz w:val="26"/>
                <w:szCs w:val="26"/>
                <w:rtl/>
                <w:rPrChange w:id="2226" w:author="nidal saleh" w:date="2025-06-26T19:49:00Z">
                  <w:rPr>
                    <w:ins w:id="2227" w:author="nidal saleh" w:date="2025-06-09T01:24:00Z"/>
                    <w:rtl/>
                  </w:rPr>
                </w:rPrChange>
              </w:rPr>
            </w:pPr>
            <w:ins w:id="2228" w:author="nidal saleh" w:date="2025-06-09T01:25:00Z">
              <w:r w:rsidRPr="00FD6E51">
                <w:rPr>
                  <w:sz w:val="26"/>
                  <w:szCs w:val="26"/>
                  <w:rtl/>
                  <w:rPrChange w:id="2229" w:author="nidal saleh" w:date="2025-06-26T19:49:00Z">
                    <w:rPr>
                      <w:rtl/>
                    </w:rPr>
                  </w:rPrChange>
                </w:rPr>
                <w:t>لا (يستخدم كاميرا ويب عادية)</w:t>
              </w:r>
            </w:ins>
          </w:p>
        </w:tc>
      </w:tr>
      <w:tr w:rsidR="006F727D" w14:paraId="0201C846" w14:textId="77777777" w:rsidTr="00A0707A">
        <w:trPr>
          <w:ins w:id="2230" w:author="nidal saleh" w:date="2025-06-09T01:24:00Z"/>
        </w:trPr>
        <w:tc>
          <w:tcPr>
            <w:tcW w:w="1742" w:type="dxa"/>
            <w:vAlign w:val="center"/>
            <w:tcPrChange w:id="2231" w:author="nidal saleh" w:date="2025-06-14T11:25:00Z">
              <w:tcPr>
                <w:tcW w:w="1742" w:type="dxa"/>
                <w:vAlign w:val="center"/>
              </w:tcPr>
            </w:tcPrChange>
          </w:tcPr>
          <w:p w14:paraId="10FE5B47" w14:textId="0590AA0F" w:rsidR="006F727D" w:rsidRPr="00FD6E51" w:rsidRDefault="006F727D" w:rsidP="006F727D">
            <w:pPr>
              <w:pStyle w:val="NormalWeb"/>
              <w:bidi/>
              <w:rPr>
                <w:ins w:id="2232" w:author="nidal saleh" w:date="2025-06-09T01:24:00Z"/>
                <w:sz w:val="26"/>
                <w:szCs w:val="26"/>
                <w:rtl/>
                <w:rPrChange w:id="2233" w:author="nidal saleh" w:date="2025-06-26T19:49:00Z">
                  <w:rPr>
                    <w:ins w:id="2234" w:author="nidal saleh" w:date="2025-06-09T01:24:00Z"/>
                    <w:rtl/>
                  </w:rPr>
                </w:rPrChange>
              </w:rPr>
            </w:pPr>
            <w:ins w:id="2235" w:author="nidal saleh" w:date="2025-06-09T01:25:00Z">
              <w:r w:rsidRPr="00FD6E51">
                <w:rPr>
                  <w:rStyle w:val="Strong"/>
                  <w:rFonts w:eastAsiaTheme="majorEastAsia"/>
                  <w:sz w:val="26"/>
                  <w:szCs w:val="26"/>
                  <w:rtl/>
                  <w:rPrChange w:id="2236" w:author="nidal saleh" w:date="2025-06-26T19:49:00Z">
                    <w:rPr>
                      <w:rStyle w:val="Strong"/>
                      <w:rFonts w:eastAsiaTheme="majorEastAsia"/>
                      <w:rtl/>
                    </w:rPr>
                  </w:rPrChange>
                </w:rPr>
                <w:t>الإنذارات</w:t>
              </w:r>
            </w:ins>
          </w:p>
        </w:tc>
        <w:tc>
          <w:tcPr>
            <w:tcW w:w="1379" w:type="dxa"/>
            <w:vAlign w:val="center"/>
            <w:tcPrChange w:id="2237" w:author="nidal saleh" w:date="2025-06-14T11:25:00Z">
              <w:tcPr>
                <w:tcW w:w="1742" w:type="dxa"/>
                <w:vAlign w:val="center"/>
              </w:tcPr>
            </w:tcPrChange>
          </w:tcPr>
          <w:p w14:paraId="09007914" w14:textId="19D8A74A" w:rsidR="006F727D" w:rsidRPr="00FD6E51" w:rsidRDefault="006F727D" w:rsidP="006F727D">
            <w:pPr>
              <w:pStyle w:val="NormalWeb"/>
              <w:bidi/>
              <w:rPr>
                <w:ins w:id="2238" w:author="nidal saleh" w:date="2025-06-09T01:24:00Z"/>
                <w:sz w:val="26"/>
                <w:szCs w:val="26"/>
                <w:rtl/>
                <w:rPrChange w:id="2239" w:author="nidal saleh" w:date="2025-06-26T19:49:00Z">
                  <w:rPr>
                    <w:ins w:id="2240" w:author="nidal saleh" w:date="2025-06-09T01:24:00Z"/>
                    <w:rtl/>
                  </w:rPr>
                </w:rPrChange>
              </w:rPr>
            </w:pPr>
            <w:ins w:id="2241" w:author="nidal saleh" w:date="2025-06-09T01:25:00Z">
              <w:r w:rsidRPr="00FD6E51">
                <w:rPr>
                  <w:sz w:val="26"/>
                  <w:szCs w:val="26"/>
                  <w:rtl/>
                  <w:rPrChange w:id="2242" w:author="nidal saleh" w:date="2025-06-26T19:49:00Z">
                    <w:rPr>
                      <w:rtl/>
                    </w:rPr>
                  </w:rPrChange>
                </w:rPr>
                <w:t>صوتية فقط</w:t>
              </w:r>
            </w:ins>
          </w:p>
        </w:tc>
        <w:tc>
          <w:tcPr>
            <w:tcW w:w="1530" w:type="dxa"/>
            <w:vAlign w:val="center"/>
            <w:tcPrChange w:id="2243" w:author="nidal saleh" w:date="2025-06-14T11:25:00Z">
              <w:tcPr>
                <w:tcW w:w="1743" w:type="dxa"/>
                <w:vAlign w:val="center"/>
              </w:tcPr>
            </w:tcPrChange>
          </w:tcPr>
          <w:p w14:paraId="7231B646" w14:textId="2796914F" w:rsidR="006F727D" w:rsidRPr="00FD6E51" w:rsidRDefault="006F727D" w:rsidP="006F727D">
            <w:pPr>
              <w:pStyle w:val="NormalWeb"/>
              <w:bidi/>
              <w:rPr>
                <w:ins w:id="2244" w:author="nidal saleh" w:date="2025-06-09T01:24:00Z"/>
                <w:sz w:val="26"/>
                <w:szCs w:val="26"/>
                <w:rtl/>
                <w:rPrChange w:id="2245" w:author="nidal saleh" w:date="2025-06-26T19:49:00Z">
                  <w:rPr>
                    <w:ins w:id="2246" w:author="nidal saleh" w:date="2025-06-09T01:24:00Z"/>
                    <w:rtl/>
                  </w:rPr>
                </w:rPrChange>
              </w:rPr>
            </w:pPr>
            <w:ins w:id="2247" w:author="nidal saleh" w:date="2025-06-09T01:25:00Z">
              <w:r w:rsidRPr="00FD6E51">
                <w:rPr>
                  <w:sz w:val="26"/>
                  <w:szCs w:val="26"/>
                  <w:rtl/>
                  <w:rPrChange w:id="2248" w:author="nidal saleh" w:date="2025-06-26T19:49:00Z">
                    <w:rPr>
                      <w:rtl/>
                    </w:rPr>
                  </w:rPrChange>
                </w:rPr>
                <w:t>غير محدد</w:t>
              </w:r>
            </w:ins>
          </w:p>
        </w:tc>
        <w:tc>
          <w:tcPr>
            <w:tcW w:w="1800" w:type="dxa"/>
            <w:vAlign w:val="center"/>
            <w:tcPrChange w:id="2249" w:author="nidal saleh" w:date="2025-06-14T11:25:00Z">
              <w:tcPr>
                <w:tcW w:w="1743" w:type="dxa"/>
                <w:vAlign w:val="center"/>
              </w:tcPr>
            </w:tcPrChange>
          </w:tcPr>
          <w:p w14:paraId="782A9C9A" w14:textId="56514BDB" w:rsidR="006F727D" w:rsidRPr="00FD6E51" w:rsidRDefault="006F727D" w:rsidP="006F727D">
            <w:pPr>
              <w:pStyle w:val="NormalWeb"/>
              <w:bidi/>
              <w:rPr>
                <w:ins w:id="2250" w:author="nidal saleh" w:date="2025-06-09T01:24:00Z"/>
                <w:sz w:val="26"/>
                <w:szCs w:val="26"/>
                <w:rtl/>
                <w:rPrChange w:id="2251" w:author="nidal saleh" w:date="2025-06-26T19:49:00Z">
                  <w:rPr>
                    <w:ins w:id="2252" w:author="nidal saleh" w:date="2025-06-09T01:24:00Z"/>
                    <w:rtl/>
                  </w:rPr>
                </w:rPrChange>
              </w:rPr>
            </w:pPr>
            <w:ins w:id="2253" w:author="nidal saleh" w:date="2025-06-09T01:25:00Z">
              <w:r w:rsidRPr="00FD6E51">
                <w:rPr>
                  <w:sz w:val="26"/>
                  <w:szCs w:val="26"/>
                  <w:rtl/>
                  <w:rPrChange w:id="2254" w:author="nidal saleh" w:date="2025-06-26T19:49:00Z">
                    <w:rPr>
                      <w:rtl/>
                    </w:rPr>
                  </w:rPrChange>
                </w:rPr>
                <w:t>غير محدد</w:t>
              </w:r>
            </w:ins>
          </w:p>
        </w:tc>
        <w:tc>
          <w:tcPr>
            <w:tcW w:w="1890" w:type="dxa"/>
            <w:vAlign w:val="center"/>
            <w:tcPrChange w:id="2255" w:author="nidal saleh" w:date="2025-06-14T11:25:00Z">
              <w:tcPr>
                <w:tcW w:w="1743" w:type="dxa"/>
                <w:vAlign w:val="center"/>
              </w:tcPr>
            </w:tcPrChange>
          </w:tcPr>
          <w:p w14:paraId="15C6C5D8" w14:textId="07D7E754" w:rsidR="006F727D" w:rsidRPr="00FD6E51" w:rsidRDefault="006F727D" w:rsidP="006F727D">
            <w:pPr>
              <w:pStyle w:val="NormalWeb"/>
              <w:bidi/>
              <w:rPr>
                <w:ins w:id="2256" w:author="nidal saleh" w:date="2025-06-09T01:24:00Z"/>
                <w:sz w:val="26"/>
                <w:szCs w:val="26"/>
                <w:rtl/>
                <w:rPrChange w:id="2257" w:author="nidal saleh" w:date="2025-06-26T19:49:00Z">
                  <w:rPr>
                    <w:ins w:id="2258" w:author="nidal saleh" w:date="2025-06-09T01:24:00Z"/>
                    <w:rtl/>
                  </w:rPr>
                </w:rPrChange>
              </w:rPr>
            </w:pPr>
            <w:ins w:id="2259" w:author="nidal saleh" w:date="2025-06-09T01:25:00Z">
              <w:r w:rsidRPr="00FD6E51">
                <w:rPr>
                  <w:sz w:val="26"/>
                  <w:szCs w:val="26"/>
                  <w:rtl/>
                  <w:rPrChange w:id="2260" w:author="nidal saleh" w:date="2025-06-26T19:49:00Z">
                    <w:rPr>
                      <w:rtl/>
                    </w:rPr>
                  </w:rPrChange>
                </w:rPr>
                <w:t>صوتية + تفاعل مع نظام القيادة</w:t>
              </w:r>
            </w:ins>
          </w:p>
        </w:tc>
        <w:tc>
          <w:tcPr>
            <w:tcW w:w="2115" w:type="dxa"/>
            <w:vAlign w:val="center"/>
            <w:tcPrChange w:id="2261" w:author="nidal saleh" w:date="2025-06-14T11:25:00Z">
              <w:tcPr>
                <w:tcW w:w="1743" w:type="dxa"/>
                <w:vAlign w:val="center"/>
              </w:tcPr>
            </w:tcPrChange>
          </w:tcPr>
          <w:p w14:paraId="05A0B9BA" w14:textId="74DCF873" w:rsidR="006F727D" w:rsidRPr="00FD6E51" w:rsidRDefault="006F727D" w:rsidP="006F727D">
            <w:pPr>
              <w:pStyle w:val="NormalWeb"/>
              <w:bidi/>
              <w:rPr>
                <w:ins w:id="2262" w:author="nidal saleh" w:date="2025-06-09T01:24:00Z"/>
                <w:sz w:val="26"/>
                <w:szCs w:val="26"/>
                <w:rtl/>
                <w:lang w:bidi="ar-SY"/>
                <w:rPrChange w:id="2263" w:author="nidal saleh" w:date="2025-06-26T19:49:00Z">
                  <w:rPr>
                    <w:ins w:id="2264" w:author="nidal saleh" w:date="2025-06-09T01:24:00Z"/>
                    <w:rtl/>
                    <w:lang w:bidi="ar-SY"/>
                  </w:rPr>
                </w:rPrChange>
              </w:rPr>
            </w:pPr>
            <w:ins w:id="2265" w:author="nidal saleh" w:date="2025-06-09T01:25:00Z">
              <w:r w:rsidRPr="00FD6E51">
                <w:rPr>
                  <w:sz w:val="26"/>
                  <w:szCs w:val="26"/>
                  <w:rtl/>
                  <w:rPrChange w:id="2266" w:author="nidal saleh" w:date="2025-06-26T19:49:00Z">
                    <w:rPr>
                      <w:rtl/>
                    </w:rPr>
                  </w:rPrChange>
                </w:rPr>
                <w:t xml:space="preserve">صوتية، بريد إلكتروني، </w:t>
              </w:r>
              <w:proofErr w:type="spellStart"/>
              <w:r w:rsidRPr="00FD6E51">
                <w:rPr>
                  <w:sz w:val="26"/>
                  <w:szCs w:val="26"/>
                  <w:rtl/>
                  <w:rPrChange w:id="2267" w:author="nidal saleh" w:date="2025-06-26T19:49:00Z">
                    <w:rPr>
                      <w:rtl/>
                    </w:rPr>
                  </w:rPrChange>
                </w:rPr>
                <w:t>تيليجرام</w:t>
              </w:r>
              <w:proofErr w:type="spellEnd"/>
              <w:r w:rsidRPr="00FD6E51">
                <w:rPr>
                  <w:sz w:val="26"/>
                  <w:szCs w:val="26"/>
                  <w:rtl/>
                  <w:rPrChange w:id="2268" w:author="nidal saleh" w:date="2025-06-26T19:49:00Z">
                    <w:rPr>
                      <w:rtl/>
                    </w:rPr>
                  </w:rPrChange>
                </w:rPr>
                <w:t xml:space="preserve">، </w:t>
              </w:r>
            </w:ins>
            <w:ins w:id="2269" w:author="nidal saleh" w:date="2025-06-09T01:27:00Z">
              <w:r w:rsidRPr="00FD6E51">
                <w:rPr>
                  <w:sz w:val="26"/>
                  <w:szCs w:val="26"/>
                  <w:rPrChange w:id="2270" w:author="nidal saleh" w:date="2025-06-26T19:49:00Z">
                    <w:rPr/>
                  </w:rPrChange>
                </w:rPr>
                <w:t>)</w:t>
              </w:r>
            </w:ins>
            <w:ins w:id="2271" w:author="nidal saleh" w:date="2025-06-09T01:25:00Z">
              <w:r w:rsidRPr="00FD6E51">
                <w:rPr>
                  <w:sz w:val="26"/>
                  <w:szCs w:val="26"/>
                  <w:rtl/>
                  <w:rPrChange w:id="2272" w:author="nidal saleh" w:date="2025-06-26T19:49:00Z">
                    <w:rPr>
                      <w:rtl/>
                    </w:rPr>
                  </w:rPrChange>
                </w:rPr>
                <w:t>قابل للتوسعة إلى</w:t>
              </w:r>
              <w:r w:rsidRPr="00FD6E51">
                <w:rPr>
                  <w:sz w:val="26"/>
                  <w:szCs w:val="26"/>
                  <w:rPrChange w:id="2273" w:author="nidal saleh" w:date="2025-06-26T19:49:00Z">
                    <w:rPr/>
                  </w:rPrChange>
                </w:rPr>
                <w:t xml:space="preserve"> SMS</w:t>
              </w:r>
            </w:ins>
            <w:ins w:id="2274" w:author="nidal saleh" w:date="2025-06-09T01:27:00Z">
              <w:r w:rsidRPr="00FD6E51">
                <w:rPr>
                  <w:sz w:val="26"/>
                  <w:szCs w:val="26"/>
                  <w:rtl/>
                  <w:rPrChange w:id="2275" w:author="nidal saleh" w:date="2025-06-26T19:49:00Z">
                    <w:rPr>
                      <w:rtl/>
                    </w:rPr>
                  </w:rPrChange>
                </w:rPr>
                <w:t>)</w:t>
              </w:r>
            </w:ins>
          </w:p>
        </w:tc>
      </w:tr>
      <w:tr w:rsidR="006F727D" w14:paraId="3DAC2124" w14:textId="77777777" w:rsidTr="00A0707A">
        <w:trPr>
          <w:ins w:id="2276" w:author="nidal saleh" w:date="2025-06-09T01:24:00Z"/>
        </w:trPr>
        <w:tc>
          <w:tcPr>
            <w:tcW w:w="1742" w:type="dxa"/>
            <w:vAlign w:val="center"/>
            <w:tcPrChange w:id="2277" w:author="nidal saleh" w:date="2025-06-14T11:25:00Z">
              <w:tcPr>
                <w:tcW w:w="1742" w:type="dxa"/>
                <w:vAlign w:val="center"/>
              </w:tcPr>
            </w:tcPrChange>
          </w:tcPr>
          <w:p w14:paraId="181AE551" w14:textId="1D3BEF72" w:rsidR="006F727D" w:rsidRPr="00FD6E51" w:rsidRDefault="006F727D" w:rsidP="006F727D">
            <w:pPr>
              <w:pStyle w:val="NormalWeb"/>
              <w:bidi/>
              <w:rPr>
                <w:ins w:id="2278" w:author="nidal saleh" w:date="2025-06-09T01:24:00Z"/>
                <w:sz w:val="26"/>
                <w:szCs w:val="26"/>
                <w:rtl/>
                <w:rPrChange w:id="2279" w:author="nidal saleh" w:date="2025-06-26T19:49:00Z">
                  <w:rPr>
                    <w:ins w:id="2280" w:author="nidal saleh" w:date="2025-06-09T01:24:00Z"/>
                    <w:rtl/>
                  </w:rPr>
                </w:rPrChange>
              </w:rPr>
            </w:pPr>
            <w:ins w:id="2281" w:author="nidal saleh" w:date="2025-06-09T01:25:00Z">
              <w:r w:rsidRPr="00FD6E51">
                <w:rPr>
                  <w:rStyle w:val="Strong"/>
                  <w:rFonts w:eastAsiaTheme="majorEastAsia"/>
                  <w:sz w:val="26"/>
                  <w:szCs w:val="26"/>
                  <w:rtl/>
                  <w:rPrChange w:id="2282" w:author="nidal saleh" w:date="2025-06-26T19:49:00Z">
                    <w:rPr>
                      <w:rStyle w:val="Strong"/>
                      <w:rFonts w:eastAsiaTheme="majorEastAsia"/>
                      <w:rtl/>
                    </w:rPr>
                  </w:rPrChange>
                </w:rPr>
                <w:t>واجهة المستخدم</w:t>
              </w:r>
            </w:ins>
          </w:p>
        </w:tc>
        <w:tc>
          <w:tcPr>
            <w:tcW w:w="1379" w:type="dxa"/>
            <w:vAlign w:val="center"/>
            <w:tcPrChange w:id="2283" w:author="nidal saleh" w:date="2025-06-14T11:25:00Z">
              <w:tcPr>
                <w:tcW w:w="1742" w:type="dxa"/>
                <w:vAlign w:val="center"/>
              </w:tcPr>
            </w:tcPrChange>
          </w:tcPr>
          <w:p w14:paraId="5ADC07AD" w14:textId="1F5DA748" w:rsidR="006F727D" w:rsidRPr="00FD6E51" w:rsidRDefault="006F727D" w:rsidP="006F727D">
            <w:pPr>
              <w:pStyle w:val="NormalWeb"/>
              <w:bidi/>
              <w:rPr>
                <w:ins w:id="2284" w:author="nidal saleh" w:date="2025-06-09T01:24:00Z"/>
                <w:sz w:val="26"/>
                <w:szCs w:val="26"/>
                <w:rtl/>
                <w:rPrChange w:id="2285" w:author="nidal saleh" w:date="2025-06-26T19:49:00Z">
                  <w:rPr>
                    <w:ins w:id="2286" w:author="nidal saleh" w:date="2025-06-09T01:24:00Z"/>
                    <w:rtl/>
                  </w:rPr>
                </w:rPrChange>
              </w:rPr>
            </w:pPr>
            <w:ins w:id="2287" w:author="nidal saleh" w:date="2025-06-09T01:25:00Z">
              <w:r w:rsidRPr="00FD6E51">
                <w:rPr>
                  <w:sz w:val="26"/>
                  <w:szCs w:val="26"/>
                  <w:rtl/>
                  <w:rPrChange w:id="2288" w:author="nidal saleh" w:date="2025-06-26T19:49:00Z">
                    <w:rPr>
                      <w:rtl/>
                    </w:rPr>
                  </w:rPrChange>
                </w:rPr>
                <w:t>لا توجد</w:t>
              </w:r>
            </w:ins>
          </w:p>
        </w:tc>
        <w:tc>
          <w:tcPr>
            <w:tcW w:w="1530" w:type="dxa"/>
            <w:vAlign w:val="center"/>
            <w:tcPrChange w:id="2289" w:author="nidal saleh" w:date="2025-06-14T11:25:00Z">
              <w:tcPr>
                <w:tcW w:w="1743" w:type="dxa"/>
                <w:vAlign w:val="center"/>
              </w:tcPr>
            </w:tcPrChange>
          </w:tcPr>
          <w:p w14:paraId="461F5AFA" w14:textId="66E74358" w:rsidR="006F727D" w:rsidRPr="00FD6E51" w:rsidRDefault="006F727D" w:rsidP="006F727D">
            <w:pPr>
              <w:pStyle w:val="NormalWeb"/>
              <w:bidi/>
              <w:rPr>
                <w:ins w:id="2290" w:author="nidal saleh" w:date="2025-06-09T01:24:00Z"/>
                <w:sz w:val="26"/>
                <w:szCs w:val="26"/>
                <w:rtl/>
                <w:rPrChange w:id="2291" w:author="nidal saleh" w:date="2025-06-26T19:49:00Z">
                  <w:rPr>
                    <w:ins w:id="2292" w:author="nidal saleh" w:date="2025-06-09T01:24:00Z"/>
                    <w:rtl/>
                  </w:rPr>
                </w:rPrChange>
              </w:rPr>
            </w:pPr>
            <w:ins w:id="2293" w:author="nidal saleh" w:date="2025-06-09T01:25:00Z">
              <w:r w:rsidRPr="00FD6E51">
                <w:rPr>
                  <w:sz w:val="26"/>
                  <w:szCs w:val="26"/>
                  <w:rtl/>
                  <w:rPrChange w:id="2294" w:author="nidal saleh" w:date="2025-06-26T19:49:00Z">
                    <w:rPr>
                      <w:rtl/>
                    </w:rPr>
                  </w:rPrChange>
                </w:rPr>
                <w:t>لا توجد</w:t>
              </w:r>
            </w:ins>
          </w:p>
        </w:tc>
        <w:tc>
          <w:tcPr>
            <w:tcW w:w="1800" w:type="dxa"/>
            <w:vAlign w:val="center"/>
            <w:tcPrChange w:id="2295" w:author="nidal saleh" w:date="2025-06-14T11:25:00Z">
              <w:tcPr>
                <w:tcW w:w="1743" w:type="dxa"/>
                <w:vAlign w:val="center"/>
              </w:tcPr>
            </w:tcPrChange>
          </w:tcPr>
          <w:p w14:paraId="3BF20E93" w14:textId="510F626B" w:rsidR="006F727D" w:rsidRPr="00FD6E51" w:rsidRDefault="006F727D" w:rsidP="006F727D">
            <w:pPr>
              <w:pStyle w:val="NormalWeb"/>
              <w:bidi/>
              <w:rPr>
                <w:ins w:id="2296" w:author="nidal saleh" w:date="2025-06-09T01:24:00Z"/>
                <w:sz w:val="26"/>
                <w:szCs w:val="26"/>
                <w:rtl/>
                <w:rPrChange w:id="2297" w:author="nidal saleh" w:date="2025-06-26T19:49:00Z">
                  <w:rPr>
                    <w:ins w:id="2298" w:author="nidal saleh" w:date="2025-06-09T01:24:00Z"/>
                    <w:rtl/>
                  </w:rPr>
                </w:rPrChange>
              </w:rPr>
            </w:pPr>
            <w:ins w:id="2299" w:author="nidal saleh" w:date="2025-06-09T01:25:00Z">
              <w:r w:rsidRPr="00FD6E51">
                <w:rPr>
                  <w:sz w:val="26"/>
                  <w:szCs w:val="26"/>
                  <w:rtl/>
                  <w:rPrChange w:id="2300" w:author="nidal saleh" w:date="2025-06-26T19:49:00Z">
                    <w:rPr>
                      <w:rtl/>
                    </w:rPr>
                  </w:rPrChange>
                </w:rPr>
                <w:t>لا توجد</w:t>
              </w:r>
            </w:ins>
          </w:p>
        </w:tc>
        <w:tc>
          <w:tcPr>
            <w:tcW w:w="1890" w:type="dxa"/>
            <w:vAlign w:val="center"/>
            <w:tcPrChange w:id="2301" w:author="nidal saleh" w:date="2025-06-14T11:25:00Z">
              <w:tcPr>
                <w:tcW w:w="1743" w:type="dxa"/>
                <w:vAlign w:val="center"/>
              </w:tcPr>
            </w:tcPrChange>
          </w:tcPr>
          <w:p w14:paraId="5025EA81" w14:textId="563F8421" w:rsidR="006F727D" w:rsidRPr="00FD6E51" w:rsidRDefault="006F727D" w:rsidP="006F727D">
            <w:pPr>
              <w:pStyle w:val="NormalWeb"/>
              <w:bidi/>
              <w:rPr>
                <w:ins w:id="2302" w:author="nidal saleh" w:date="2025-06-09T01:24:00Z"/>
                <w:sz w:val="26"/>
                <w:szCs w:val="26"/>
                <w:rtl/>
                <w:rPrChange w:id="2303" w:author="nidal saleh" w:date="2025-06-26T19:49:00Z">
                  <w:rPr>
                    <w:ins w:id="2304" w:author="nidal saleh" w:date="2025-06-09T01:24:00Z"/>
                    <w:rtl/>
                  </w:rPr>
                </w:rPrChange>
              </w:rPr>
            </w:pPr>
            <w:ins w:id="2305" w:author="nidal saleh" w:date="2025-06-09T01:25:00Z">
              <w:r w:rsidRPr="00FD6E51">
                <w:rPr>
                  <w:sz w:val="26"/>
                  <w:szCs w:val="26"/>
                  <w:rtl/>
                  <w:rPrChange w:id="2306" w:author="nidal saleh" w:date="2025-06-26T19:49:00Z">
                    <w:rPr>
                      <w:rtl/>
                    </w:rPr>
                  </w:rPrChange>
                </w:rPr>
                <w:t>غير متاحة للمستخدم العادي</w:t>
              </w:r>
            </w:ins>
          </w:p>
        </w:tc>
        <w:tc>
          <w:tcPr>
            <w:tcW w:w="2115" w:type="dxa"/>
            <w:vAlign w:val="center"/>
            <w:tcPrChange w:id="2307" w:author="nidal saleh" w:date="2025-06-14T11:25:00Z">
              <w:tcPr>
                <w:tcW w:w="1743" w:type="dxa"/>
                <w:vAlign w:val="center"/>
              </w:tcPr>
            </w:tcPrChange>
          </w:tcPr>
          <w:p w14:paraId="59A22D2E" w14:textId="5DBCB6FC" w:rsidR="006F727D" w:rsidRPr="00FD6E51" w:rsidRDefault="006F727D" w:rsidP="006F727D">
            <w:pPr>
              <w:pStyle w:val="NormalWeb"/>
              <w:bidi/>
              <w:rPr>
                <w:ins w:id="2308" w:author="nidal saleh" w:date="2025-06-09T01:24:00Z"/>
                <w:sz w:val="26"/>
                <w:szCs w:val="26"/>
                <w:rtl/>
                <w:rPrChange w:id="2309" w:author="nidal saleh" w:date="2025-06-26T19:49:00Z">
                  <w:rPr>
                    <w:ins w:id="2310" w:author="nidal saleh" w:date="2025-06-09T01:24:00Z"/>
                    <w:rtl/>
                  </w:rPr>
                </w:rPrChange>
              </w:rPr>
            </w:pPr>
            <w:ins w:id="2311" w:author="nidal saleh" w:date="2025-06-09T01:25:00Z">
              <w:r w:rsidRPr="00FD6E51">
                <w:rPr>
                  <w:sz w:val="26"/>
                  <w:szCs w:val="26"/>
                  <w:rtl/>
                  <w:rPrChange w:id="2312" w:author="nidal saleh" w:date="2025-06-26T19:49:00Z">
                    <w:rPr>
                      <w:rtl/>
                    </w:rPr>
                  </w:rPrChange>
                </w:rPr>
                <w:t>واجهة رسومية باستخدام</w:t>
              </w:r>
              <w:r w:rsidRPr="00FD6E51">
                <w:rPr>
                  <w:sz w:val="26"/>
                  <w:szCs w:val="26"/>
                  <w:rPrChange w:id="2313" w:author="nidal saleh" w:date="2025-06-26T19:49:00Z">
                    <w:rPr/>
                  </w:rPrChange>
                </w:rPr>
                <w:t xml:space="preserve"> </w:t>
              </w:r>
              <w:proofErr w:type="spellStart"/>
              <w:r w:rsidRPr="00FD6E51">
                <w:rPr>
                  <w:sz w:val="26"/>
                  <w:szCs w:val="26"/>
                  <w:rPrChange w:id="2314" w:author="nidal saleh" w:date="2025-06-26T19:49:00Z">
                    <w:rPr/>
                  </w:rPrChange>
                </w:rPr>
                <w:t>tkinter</w:t>
              </w:r>
              <w:proofErr w:type="spellEnd"/>
              <w:r w:rsidRPr="00FD6E51">
                <w:rPr>
                  <w:sz w:val="26"/>
                  <w:szCs w:val="26"/>
                  <w:rPrChange w:id="2315" w:author="nidal saleh" w:date="2025-06-26T19:49:00Z">
                    <w:rPr/>
                  </w:rPrChange>
                </w:rPr>
                <w:t xml:space="preserve"> </w:t>
              </w:r>
              <w:r w:rsidRPr="00FD6E51">
                <w:rPr>
                  <w:sz w:val="26"/>
                  <w:szCs w:val="26"/>
                  <w:rtl/>
                  <w:rPrChange w:id="2316" w:author="nidal saleh" w:date="2025-06-26T19:49:00Z">
                    <w:rPr>
                      <w:rtl/>
                    </w:rPr>
                  </w:rPrChange>
                </w:rPr>
                <w:t>لعرض البيانات وإنشاء تقارير</w:t>
              </w:r>
            </w:ins>
          </w:p>
        </w:tc>
      </w:tr>
      <w:tr w:rsidR="006F727D" w14:paraId="74370095" w14:textId="77777777" w:rsidTr="00A0707A">
        <w:trPr>
          <w:ins w:id="2317" w:author="nidal saleh" w:date="2025-06-09T01:24:00Z"/>
        </w:trPr>
        <w:tc>
          <w:tcPr>
            <w:tcW w:w="1742" w:type="dxa"/>
            <w:vAlign w:val="center"/>
            <w:tcPrChange w:id="2318" w:author="nidal saleh" w:date="2025-06-14T11:25:00Z">
              <w:tcPr>
                <w:tcW w:w="1742" w:type="dxa"/>
                <w:vAlign w:val="center"/>
              </w:tcPr>
            </w:tcPrChange>
          </w:tcPr>
          <w:p w14:paraId="338EDFEC" w14:textId="2BC4C8F3" w:rsidR="006F727D" w:rsidRPr="00FD6E51" w:rsidRDefault="006F727D" w:rsidP="006F727D">
            <w:pPr>
              <w:pStyle w:val="NormalWeb"/>
              <w:bidi/>
              <w:rPr>
                <w:ins w:id="2319" w:author="nidal saleh" w:date="2025-06-09T01:24:00Z"/>
                <w:sz w:val="26"/>
                <w:szCs w:val="26"/>
                <w:rtl/>
                <w:rPrChange w:id="2320" w:author="nidal saleh" w:date="2025-06-26T19:49:00Z">
                  <w:rPr>
                    <w:ins w:id="2321" w:author="nidal saleh" w:date="2025-06-09T01:24:00Z"/>
                    <w:rtl/>
                  </w:rPr>
                </w:rPrChange>
              </w:rPr>
            </w:pPr>
            <w:ins w:id="2322" w:author="nidal saleh" w:date="2025-06-09T01:25:00Z">
              <w:r w:rsidRPr="00FD6E51">
                <w:rPr>
                  <w:rStyle w:val="Strong"/>
                  <w:rFonts w:eastAsiaTheme="majorEastAsia"/>
                  <w:sz w:val="26"/>
                  <w:szCs w:val="26"/>
                  <w:rtl/>
                  <w:rPrChange w:id="2323" w:author="nidal saleh" w:date="2025-06-26T19:49:00Z">
                    <w:rPr>
                      <w:rStyle w:val="Strong"/>
                      <w:rFonts w:eastAsiaTheme="majorEastAsia"/>
                      <w:rtl/>
                    </w:rPr>
                  </w:rPrChange>
                </w:rPr>
                <w:t>التوثيق والتخزين</w:t>
              </w:r>
            </w:ins>
          </w:p>
        </w:tc>
        <w:tc>
          <w:tcPr>
            <w:tcW w:w="1379" w:type="dxa"/>
            <w:vAlign w:val="center"/>
            <w:tcPrChange w:id="2324" w:author="nidal saleh" w:date="2025-06-14T11:25:00Z">
              <w:tcPr>
                <w:tcW w:w="1742" w:type="dxa"/>
                <w:vAlign w:val="center"/>
              </w:tcPr>
            </w:tcPrChange>
          </w:tcPr>
          <w:p w14:paraId="0B311EC7" w14:textId="375DDF3B" w:rsidR="006F727D" w:rsidRPr="00FD6E51" w:rsidRDefault="006F727D" w:rsidP="006F727D">
            <w:pPr>
              <w:pStyle w:val="NormalWeb"/>
              <w:bidi/>
              <w:rPr>
                <w:ins w:id="2325" w:author="nidal saleh" w:date="2025-06-09T01:24:00Z"/>
                <w:sz w:val="26"/>
                <w:szCs w:val="26"/>
                <w:rtl/>
                <w:rPrChange w:id="2326" w:author="nidal saleh" w:date="2025-06-26T19:49:00Z">
                  <w:rPr>
                    <w:ins w:id="2327" w:author="nidal saleh" w:date="2025-06-09T01:24:00Z"/>
                    <w:rtl/>
                  </w:rPr>
                </w:rPrChange>
              </w:rPr>
            </w:pPr>
            <w:ins w:id="2328" w:author="nidal saleh" w:date="2025-06-09T01:25:00Z">
              <w:r w:rsidRPr="00FD6E51">
                <w:rPr>
                  <w:sz w:val="26"/>
                  <w:szCs w:val="26"/>
                  <w:rtl/>
                  <w:rPrChange w:id="2329" w:author="nidal saleh" w:date="2025-06-26T19:49:00Z">
                    <w:rPr>
                      <w:rtl/>
                    </w:rPr>
                  </w:rPrChange>
                </w:rPr>
                <w:t>لا يوجد</w:t>
              </w:r>
            </w:ins>
          </w:p>
        </w:tc>
        <w:tc>
          <w:tcPr>
            <w:tcW w:w="1530" w:type="dxa"/>
            <w:vAlign w:val="center"/>
            <w:tcPrChange w:id="2330" w:author="nidal saleh" w:date="2025-06-14T11:25:00Z">
              <w:tcPr>
                <w:tcW w:w="1743" w:type="dxa"/>
                <w:vAlign w:val="center"/>
              </w:tcPr>
            </w:tcPrChange>
          </w:tcPr>
          <w:p w14:paraId="76767B0D" w14:textId="2749A2D1" w:rsidR="006F727D" w:rsidRPr="00FD6E51" w:rsidRDefault="006F727D" w:rsidP="006F727D">
            <w:pPr>
              <w:pStyle w:val="NormalWeb"/>
              <w:bidi/>
              <w:rPr>
                <w:ins w:id="2331" w:author="nidal saleh" w:date="2025-06-09T01:24:00Z"/>
                <w:sz w:val="26"/>
                <w:szCs w:val="26"/>
                <w:rtl/>
                <w:rPrChange w:id="2332" w:author="nidal saleh" w:date="2025-06-26T19:49:00Z">
                  <w:rPr>
                    <w:ins w:id="2333" w:author="nidal saleh" w:date="2025-06-09T01:24:00Z"/>
                    <w:rtl/>
                  </w:rPr>
                </w:rPrChange>
              </w:rPr>
            </w:pPr>
            <w:ins w:id="2334" w:author="nidal saleh" w:date="2025-06-09T01:25:00Z">
              <w:r w:rsidRPr="00FD6E51">
                <w:rPr>
                  <w:sz w:val="26"/>
                  <w:szCs w:val="26"/>
                  <w:rtl/>
                  <w:rPrChange w:id="2335" w:author="nidal saleh" w:date="2025-06-26T19:49:00Z">
                    <w:rPr>
                      <w:rtl/>
                    </w:rPr>
                  </w:rPrChange>
                </w:rPr>
                <w:t>لا يوجد</w:t>
              </w:r>
            </w:ins>
          </w:p>
        </w:tc>
        <w:tc>
          <w:tcPr>
            <w:tcW w:w="1800" w:type="dxa"/>
            <w:vAlign w:val="center"/>
            <w:tcPrChange w:id="2336" w:author="nidal saleh" w:date="2025-06-14T11:25:00Z">
              <w:tcPr>
                <w:tcW w:w="1743" w:type="dxa"/>
                <w:vAlign w:val="center"/>
              </w:tcPr>
            </w:tcPrChange>
          </w:tcPr>
          <w:p w14:paraId="3A5B9BDB" w14:textId="4EF7F13C" w:rsidR="006F727D" w:rsidRPr="00FD6E51" w:rsidRDefault="006F727D" w:rsidP="006F727D">
            <w:pPr>
              <w:pStyle w:val="NormalWeb"/>
              <w:bidi/>
              <w:rPr>
                <w:ins w:id="2337" w:author="nidal saleh" w:date="2025-06-09T01:24:00Z"/>
                <w:sz w:val="26"/>
                <w:szCs w:val="26"/>
                <w:rtl/>
                <w:rPrChange w:id="2338" w:author="nidal saleh" w:date="2025-06-26T19:49:00Z">
                  <w:rPr>
                    <w:ins w:id="2339" w:author="nidal saleh" w:date="2025-06-09T01:24:00Z"/>
                    <w:rtl/>
                  </w:rPr>
                </w:rPrChange>
              </w:rPr>
            </w:pPr>
            <w:ins w:id="2340" w:author="nidal saleh" w:date="2025-06-09T01:25:00Z">
              <w:r w:rsidRPr="00FD6E51">
                <w:rPr>
                  <w:sz w:val="26"/>
                  <w:szCs w:val="26"/>
                  <w:rtl/>
                  <w:rPrChange w:id="2341" w:author="nidal saleh" w:date="2025-06-26T19:49:00Z">
                    <w:rPr>
                      <w:rtl/>
                    </w:rPr>
                  </w:rPrChange>
                </w:rPr>
                <w:t>لا يوجد</w:t>
              </w:r>
            </w:ins>
          </w:p>
        </w:tc>
        <w:tc>
          <w:tcPr>
            <w:tcW w:w="1890" w:type="dxa"/>
            <w:vAlign w:val="center"/>
            <w:tcPrChange w:id="2342" w:author="nidal saleh" w:date="2025-06-14T11:25:00Z">
              <w:tcPr>
                <w:tcW w:w="1743" w:type="dxa"/>
                <w:vAlign w:val="center"/>
              </w:tcPr>
            </w:tcPrChange>
          </w:tcPr>
          <w:p w14:paraId="6776FD65" w14:textId="18EE6550" w:rsidR="006F727D" w:rsidRPr="00FD6E51" w:rsidRDefault="006F727D" w:rsidP="006F727D">
            <w:pPr>
              <w:pStyle w:val="NormalWeb"/>
              <w:bidi/>
              <w:rPr>
                <w:ins w:id="2343" w:author="nidal saleh" w:date="2025-06-09T01:24:00Z"/>
                <w:sz w:val="26"/>
                <w:szCs w:val="26"/>
                <w:rtl/>
                <w:rPrChange w:id="2344" w:author="nidal saleh" w:date="2025-06-26T19:49:00Z">
                  <w:rPr>
                    <w:ins w:id="2345" w:author="nidal saleh" w:date="2025-06-09T01:24:00Z"/>
                    <w:rtl/>
                  </w:rPr>
                </w:rPrChange>
              </w:rPr>
            </w:pPr>
            <w:ins w:id="2346" w:author="nidal saleh" w:date="2025-06-09T01:25:00Z">
              <w:r w:rsidRPr="00FD6E51">
                <w:rPr>
                  <w:sz w:val="26"/>
                  <w:szCs w:val="26"/>
                  <w:rtl/>
                  <w:rPrChange w:id="2347" w:author="nidal saleh" w:date="2025-06-26T19:49:00Z">
                    <w:rPr>
                      <w:rtl/>
                    </w:rPr>
                  </w:rPrChange>
                </w:rPr>
                <w:t>محدود</w:t>
              </w:r>
            </w:ins>
          </w:p>
        </w:tc>
        <w:tc>
          <w:tcPr>
            <w:tcW w:w="2115" w:type="dxa"/>
            <w:vAlign w:val="center"/>
            <w:tcPrChange w:id="2348" w:author="nidal saleh" w:date="2025-06-14T11:25:00Z">
              <w:tcPr>
                <w:tcW w:w="1743" w:type="dxa"/>
                <w:vAlign w:val="center"/>
              </w:tcPr>
            </w:tcPrChange>
          </w:tcPr>
          <w:p w14:paraId="5AE3E78D" w14:textId="0CB171BA" w:rsidR="006F727D" w:rsidRPr="00FD6E51" w:rsidRDefault="006F727D" w:rsidP="006F727D">
            <w:pPr>
              <w:pStyle w:val="NormalWeb"/>
              <w:bidi/>
              <w:rPr>
                <w:ins w:id="2349" w:author="nidal saleh" w:date="2025-06-09T01:24:00Z"/>
                <w:sz w:val="26"/>
                <w:szCs w:val="26"/>
                <w:rtl/>
                <w:rPrChange w:id="2350" w:author="nidal saleh" w:date="2025-06-26T19:49:00Z">
                  <w:rPr>
                    <w:ins w:id="2351" w:author="nidal saleh" w:date="2025-06-09T01:24:00Z"/>
                    <w:rtl/>
                  </w:rPr>
                </w:rPrChange>
              </w:rPr>
            </w:pPr>
            <w:ins w:id="2352" w:author="nidal saleh" w:date="2025-06-09T01:25:00Z">
              <w:r w:rsidRPr="00FD6E51">
                <w:rPr>
                  <w:sz w:val="26"/>
                  <w:szCs w:val="26"/>
                  <w:rtl/>
                  <w:rPrChange w:id="2353" w:author="nidal saleh" w:date="2025-06-26T19:49:00Z">
                    <w:rPr>
                      <w:rtl/>
                    </w:rPr>
                  </w:rPrChange>
                </w:rPr>
                <w:t>تخزين في</w:t>
              </w:r>
              <w:r w:rsidRPr="00FD6E51">
                <w:rPr>
                  <w:sz w:val="26"/>
                  <w:szCs w:val="26"/>
                  <w:rPrChange w:id="2354" w:author="nidal saleh" w:date="2025-06-26T19:49:00Z">
                    <w:rPr/>
                  </w:rPrChange>
                </w:rPr>
                <w:t xml:space="preserve"> SQLite</w:t>
              </w:r>
              <w:r w:rsidRPr="00FD6E51">
                <w:rPr>
                  <w:sz w:val="26"/>
                  <w:szCs w:val="26"/>
                  <w:rtl/>
                  <w:rPrChange w:id="2355" w:author="nidal saleh" w:date="2025-06-26T19:49:00Z">
                    <w:rPr>
                      <w:rtl/>
                    </w:rPr>
                  </w:rPrChange>
                </w:rPr>
                <w:t>، إنشاء تقارير تلقائية يومية</w:t>
              </w:r>
            </w:ins>
          </w:p>
        </w:tc>
      </w:tr>
      <w:tr w:rsidR="006F727D" w14:paraId="72F66AC5" w14:textId="77777777" w:rsidTr="00A0707A">
        <w:trPr>
          <w:ins w:id="2356" w:author="nidal saleh" w:date="2025-06-09T01:24:00Z"/>
        </w:trPr>
        <w:tc>
          <w:tcPr>
            <w:tcW w:w="1742" w:type="dxa"/>
            <w:vAlign w:val="center"/>
            <w:tcPrChange w:id="2357" w:author="nidal saleh" w:date="2025-06-14T11:25:00Z">
              <w:tcPr>
                <w:tcW w:w="1742" w:type="dxa"/>
                <w:vAlign w:val="center"/>
              </w:tcPr>
            </w:tcPrChange>
          </w:tcPr>
          <w:p w14:paraId="3D745433" w14:textId="0E64A0E0" w:rsidR="006F727D" w:rsidRPr="00FD6E51" w:rsidRDefault="006F727D" w:rsidP="006F727D">
            <w:pPr>
              <w:pStyle w:val="NormalWeb"/>
              <w:bidi/>
              <w:rPr>
                <w:ins w:id="2358" w:author="nidal saleh" w:date="2025-06-09T01:24:00Z"/>
                <w:sz w:val="26"/>
                <w:szCs w:val="26"/>
                <w:rtl/>
                <w:rPrChange w:id="2359" w:author="nidal saleh" w:date="2025-06-26T19:49:00Z">
                  <w:rPr>
                    <w:ins w:id="2360" w:author="nidal saleh" w:date="2025-06-09T01:24:00Z"/>
                    <w:rtl/>
                  </w:rPr>
                </w:rPrChange>
              </w:rPr>
            </w:pPr>
            <w:ins w:id="2361" w:author="nidal saleh" w:date="2025-06-09T01:25:00Z">
              <w:r w:rsidRPr="00FD6E51">
                <w:rPr>
                  <w:rStyle w:val="Strong"/>
                  <w:rFonts w:eastAsiaTheme="majorEastAsia"/>
                  <w:sz w:val="26"/>
                  <w:szCs w:val="26"/>
                  <w:rtl/>
                  <w:rPrChange w:id="2362" w:author="nidal saleh" w:date="2025-06-26T19:49:00Z">
                    <w:rPr>
                      <w:rStyle w:val="Strong"/>
                      <w:rFonts w:eastAsiaTheme="majorEastAsia"/>
                      <w:rtl/>
                    </w:rPr>
                  </w:rPrChange>
                </w:rPr>
                <w:t>المرونة والتكامل</w:t>
              </w:r>
            </w:ins>
          </w:p>
        </w:tc>
        <w:tc>
          <w:tcPr>
            <w:tcW w:w="1379" w:type="dxa"/>
            <w:vAlign w:val="center"/>
            <w:tcPrChange w:id="2363" w:author="nidal saleh" w:date="2025-06-14T11:25:00Z">
              <w:tcPr>
                <w:tcW w:w="1742" w:type="dxa"/>
                <w:vAlign w:val="center"/>
              </w:tcPr>
            </w:tcPrChange>
          </w:tcPr>
          <w:p w14:paraId="32CF0C2F" w14:textId="457C5C9C" w:rsidR="006F727D" w:rsidRPr="00FD6E51" w:rsidRDefault="006F727D" w:rsidP="006F727D">
            <w:pPr>
              <w:pStyle w:val="NormalWeb"/>
              <w:bidi/>
              <w:rPr>
                <w:ins w:id="2364" w:author="nidal saleh" w:date="2025-06-09T01:24:00Z"/>
                <w:sz w:val="26"/>
                <w:szCs w:val="26"/>
                <w:rtl/>
                <w:rPrChange w:id="2365" w:author="nidal saleh" w:date="2025-06-26T19:49:00Z">
                  <w:rPr>
                    <w:ins w:id="2366" w:author="nidal saleh" w:date="2025-06-09T01:24:00Z"/>
                    <w:rtl/>
                  </w:rPr>
                </w:rPrChange>
              </w:rPr>
            </w:pPr>
            <w:ins w:id="2367" w:author="nidal saleh" w:date="2025-06-09T01:25:00Z">
              <w:r w:rsidRPr="00FD6E51">
                <w:rPr>
                  <w:sz w:val="26"/>
                  <w:szCs w:val="26"/>
                  <w:rtl/>
                  <w:rPrChange w:id="2368" w:author="nidal saleh" w:date="2025-06-26T19:49:00Z">
                    <w:rPr>
                      <w:rtl/>
                    </w:rPr>
                  </w:rPrChange>
                </w:rPr>
                <w:t>منخفضة</w:t>
              </w:r>
            </w:ins>
          </w:p>
        </w:tc>
        <w:tc>
          <w:tcPr>
            <w:tcW w:w="1530" w:type="dxa"/>
            <w:vAlign w:val="center"/>
            <w:tcPrChange w:id="2369" w:author="nidal saleh" w:date="2025-06-14T11:25:00Z">
              <w:tcPr>
                <w:tcW w:w="1743" w:type="dxa"/>
                <w:vAlign w:val="center"/>
              </w:tcPr>
            </w:tcPrChange>
          </w:tcPr>
          <w:p w14:paraId="4C1330E1" w14:textId="4EF99F18" w:rsidR="006F727D" w:rsidRPr="00FD6E51" w:rsidRDefault="006F727D" w:rsidP="006F727D">
            <w:pPr>
              <w:pStyle w:val="NormalWeb"/>
              <w:bidi/>
              <w:rPr>
                <w:ins w:id="2370" w:author="nidal saleh" w:date="2025-06-09T01:24:00Z"/>
                <w:sz w:val="26"/>
                <w:szCs w:val="26"/>
                <w:rtl/>
                <w:rPrChange w:id="2371" w:author="nidal saleh" w:date="2025-06-26T19:49:00Z">
                  <w:rPr>
                    <w:ins w:id="2372" w:author="nidal saleh" w:date="2025-06-09T01:24:00Z"/>
                    <w:rtl/>
                  </w:rPr>
                </w:rPrChange>
              </w:rPr>
            </w:pPr>
            <w:ins w:id="2373" w:author="nidal saleh" w:date="2025-06-09T01:25:00Z">
              <w:r w:rsidRPr="00FD6E51">
                <w:rPr>
                  <w:sz w:val="26"/>
                  <w:szCs w:val="26"/>
                  <w:rtl/>
                  <w:rPrChange w:id="2374" w:author="nidal saleh" w:date="2025-06-26T19:49:00Z">
                    <w:rPr>
                      <w:rtl/>
                    </w:rPr>
                  </w:rPrChange>
                </w:rPr>
                <w:t>منخفضة بسبب الأجهزة المكلفة</w:t>
              </w:r>
            </w:ins>
          </w:p>
        </w:tc>
        <w:tc>
          <w:tcPr>
            <w:tcW w:w="1800" w:type="dxa"/>
            <w:vAlign w:val="center"/>
            <w:tcPrChange w:id="2375" w:author="nidal saleh" w:date="2025-06-14T11:25:00Z">
              <w:tcPr>
                <w:tcW w:w="1743" w:type="dxa"/>
                <w:vAlign w:val="center"/>
              </w:tcPr>
            </w:tcPrChange>
          </w:tcPr>
          <w:p w14:paraId="1746FE5C" w14:textId="59592E10" w:rsidR="006F727D" w:rsidRPr="00FD6E51" w:rsidRDefault="006F727D" w:rsidP="006F727D">
            <w:pPr>
              <w:pStyle w:val="NormalWeb"/>
              <w:bidi/>
              <w:rPr>
                <w:ins w:id="2376" w:author="nidal saleh" w:date="2025-06-09T01:24:00Z"/>
                <w:sz w:val="26"/>
                <w:szCs w:val="26"/>
                <w:rtl/>
                <w:rPrChange w:id="2377" w:author="nidal saleh" w:date="2025-06-26T19:49:00Z">
                  <w:rPr>
                    <w:ins w:id="2378" w:author="nidal saleh" w:date="2025-06-09T01:24:00Z"/>
                    <w:rtl/>
                  </w:rPr>
                </w:rPrChange>
              </w:rPr>
            </w:pPr>
            <w:ins w:id="2379" w:author="nidal saleh" w:date="2025-06-09T01:25:00Z">
              <w:r w:rsidRPr="00FD6E51">
                <w:rPr>
                  <w:sz w:val="26"/>
                  <w:szCs w:val="26"/>
                  <w:rtl/>
                  <w:rPrChange w:id="2380" w:author="nidal saleh" w:date="2025-06-26T19:49:00Z">
                    <w:rPr>
                      <w:rtl/>
                    </w:rPr>
                  </w:rPrChange>
                </w:rPr>
                <w:t>متوسطة (تخصص عالي في اليد)</w:t>
              </w:r>
            </w:ins>
          </w:p>
        </w:tc>
        <w:tc>
          <w:tcPr>
            <w:tcW w:w="1890" w:type="dxa"/>
            <w:vAlign w:val="center"/>
            <w:tcPrChange w:id="2381" w:author="nidal saleh" w:date="2025-06-14T11:25:00Z">
              <w:tcPr>
                <w:tcW w:w="1743" w:type="dxa"/>
                <w:vAlign w:val="center"/>
              </w:tcPr>
            </w:tcPrChange>
          </w:tcPr>
          <w:p w14:paraId="1998C200" w14:textId="4D490D8E" w:rsidR="006F727D" w:rsidRPr="00FD6E51" w:rsidRDefault="006F727D" w:rsidP="006F727D">
            <w:pPr>
              <w:pStyle w:val="NormalWeb"/>
              <w:bidi/>
              <w:rPr>
                <w:ins w:id="2382" w:author="nidal saleh" w:date="2025-06-09T01:24:00Z"/>
                <w:sz w:val="26"/>
                <w:szCs w:val="26"/>
                <w:rtl/>
                <w:rPrChange w:id="2383" w:author="nidal saleh" w:date="2025-06-26T19:49:00Z">
                  <w:rPr>
                    <w:ins w:id="2384" w:author="nidal saleh" w:date="2025-06-09T01:24:00Z"/>
                    <w:rtl/>
                  </w:rPr>
                </w:rPrChange>
              </w:rPr>
            </w:pPr>
            <w:ins w:id="2385" w:author="nidal saleh" w:date="2025-06-09T01:25:00Z">
              <w:r w:rsidRPr="00FD6E51">
                <w:rPr>
                  <w:sz w:val="26"/>
                  <w:szCs w:val="26"/>
                  <w:rtl/>
                  <w:rPrChange w:id="2386" w:author="nidal saleh" w:date="2025-06-26T19:49:00Z">
                    <w:rPr>
                      <w:rtl/>
                    </w:rPr>
                  </w:rPrChange>
                </w:rPr>
                <w:t>منخفضة (حل مدمج مغلق)</w:t>
              </w:r>
            </w:ins>
          </w:p>
        </w:tc>
        <w:tc>
          <w:tcPr>
            <w:tcW w:w="2115" w:type="dxa"/>
            <w:vAlign w:val="center"/>
            <w:tcPrChange w:id="2387" w:author="nidal saleh" w:date="2025-06-14T11:25:00Z">
              <w:tcPr>
                <w:tcW w:w="1743" w:type="dxa"/>
                <w:vAlign w:val="center"/>
              </w:tcPr>
            </w:tcPrChange>
          </w:tcPr>
          <w:p w14:paraId="145744C8" w14:textId="0699D017" w:rsidR="006F727D" w:rsidRPr="00FD6E51" w:rsidRDefault="006F727D" w:rsidP="006F727D">
            <w:pPr>
              <w:pStyle w:val="NormalWeb"/>
              <w:bidi/>
              <w:rPr>
                <w:ins w:id="2388" w:author="nidal saleh" w:date="2025-06-09T01:24:00Z"/>
                <w:sz w:val="26"/>
                <w:szCs w:val="26"/>
                <w:rtl/>
                <w:rPrChange w:id="2389" w:author="nidal saleh" w:date="2025-06-26T19:49:00Z">
                  <w:rPr>
                    <w:ins w:id="2390" w:author="nidal saleh" w:date="2025-06-09T01:24:00Z"/>
                    <w:rtl/>
                  </w:rPr>
                </w:rPrChange>
              </w:rPr>
            </w:pPr>
            <w:ins w:id="2391" w:author="nidal saleh" w:date="2025-06-09T01:25:00Z">
              <w:r w:rsidRPr="00FD6E51">
                <w:rPr>
                  <w:sz w:val="26"/>
                  <w:szCs w:val="26"/>
                  <w:rtl/>
                  <w:rPrChange w:id="2392" w:author="nidal saleh" w:date="2025-06-26T19:49:00Z">
                    <w:rPr>
                      <w:rtl/>
                    </w:rPr>
                  </w:rPrChange>
                </w:rPr>
                <w:t>عالية – قابل للتطوير والدمج مع أنظمة أخرى بسهولة</w:t>
              </w:r>
            </w:ins>
          </w:p>
        </w:tc>
      </w:tr>
      <w:tr w:rsidR="006F727D" w14:paraId="155393E1" w14:textId="77777777" w:rsidTr="00A0707A">
        <w:trPr>
          <w:ins w:id="2393" w:author="nidal saleh" w:date="2025-06-09T01:24:00Z"/>
        </w:trPr>
        <w:tc>
          <w:tcPr>
            <w:tcW w:w="1742" w:type="dxa"/>
            <w:vAlign w:val="center"/>
            <w:tcPrChange w:id="2394" w:author="nidal saleh" w:date="2025-06-14T11:25:00Z">
              <w:tcPr>
                <w:tcW w:w="1742" w:type="dxa"/>
                <w:vAlign w:val="center"/>
              </w:tcPr>
            </w:tcPrChange>
          </w:tcPr>
          <w:p w14:paraId="196CE5A5" w14:textId="55D0AB1E" w:rsidR="006F727D" w:rsidRPr="00FD6E51" w:rsidRDefault="006F727D" w:rsidP="006F727D">
            <w:pPr>
              <w:pStyle w:val="NormalWeb"/>
              <w:bidi/>
              <w:rPr>
                <w:ins w:id="2395" w:author="nidal saleh" w:date="2025-06-09T01:24:00Z"/>
                <w:sz w:val="26"/>
                <w:szCs w:val="26"/>
                <w:rtl/>
                <w:rPrChange w:id="2396" w:author="nidal saleh" w:date="2025-06-26T19:49:00Z">
                  <w:rPr>
                    <w:ins w:id="2397" w:author="nidal saleh" w:date="2025-06-09T01:24:00Z"/>
                    <w:rtl/>
                  </w:rPr>
                </w:rPrChange>
              </w:rPr>
            </w:pPr>
            <w:ins w:id="2398" w:author="nidal saleh" w:date="2025-06-09T01:25:00Z">
              <w:r w:rsidRPr="00FD6E51">
                <w:rPr>
                  <w:rStyle w:val="Strong"/>
                  <w:rFonts w:eastAsiaTheme="majorEastAsia"/>
                  <w:sz w:val="26"/>
                  <w:szCs w:val="26"/>
                  <w:rtl/>
                  <w:rPrChange w:id="2399" w:author="nidal saleh" w:date="2025-06-26T19:49:00Z">
                    <w:rPr>
                      <w:rStyle w:val="Strong"/>
                      <w:rFonts w:eastAsiaTheme="majorEastAsia"/>
                      <w:rtl/>
                    </w:rPr>
                  </w:rPrChange>
                </w:rPr>
                <w:t>التكلفة</w:t>
              </w:r>
            </w:ins>
          </w:p>
        </w:tc>
        <w:tc>
          <w:tcPr>
            <w:tcW w:w="1379" w:type="dxa"/>
            <w:vAlign w:val="center"/>
            <w:tcPrChange w:id="2400" w:author="nidal saleh" w:date="2025-06-14T11:25:00Z">
              <w:tcPr>
                <w:tcW w:w="1742" w:type="dxa"/>
                <w:vAlign w:val="center"/>
              </w:tcPr>
            </w:tcPrChange>
          </w:tcPr>
          <w:p w14:paraId="01B2B7F9" w14:textId="4141708B" w:rsidR="006F727D" w:rsidRPr="00FD6E51" w:rsidRDefault="006F727D" w:rsidP="006F727D">
            <w:pPr>
              <w:pStyle w:val="NormalWeb"/>
              <w:bidi/>
              <w:rPr>
                <w:ins w:id="2401" w:author="nidal saleh" w:date="2025-06-09T01:24:00Z"/>
                <w:sz w:val="26"/>
                <w:szCs w:val="26"/>
                <w:rtl/>
                <w:rPrChange w:id="2402" w:author="nidal saleh" w:date="2025-06-26T19:49:00Z">
                  <w:rPr>
                    <w:ins w:id="2403" w:author="nidal saleh" w:date="2025-06-09T01:24:00Z"/>
                    <w:rtl/>
                  </w:rPr>
                </w:rPrChange>
              </w:rPr>
            </w:pPr>
            <w:ins w:id="2404" w:author="nidal saleh" w:date="2025-06-09T01:25:00Z">
              <w:r w:rsidRPr="00FD6E51">
                <w:rPr>
                  <w:sz w:val="26"/>
                  <w:szCs w:val="26"/>
                  <w:rtl/>
                  <w:rPrChange w:id="2405" w:author="nidal saleh" w:date="2025-06-26T19:49:00Z">
                    <w:rPr>
                      <w:rtl/>
                    </w:rPr>
                  </w:rPrChange>
                </w:rPr>
                <w:t>منخفضة</w:t>
              </w:r>
            </w:ins>
          </w:p>
        </w:tc>
        <w:tc>
          <w:tcPr>
            <w:tcW w:w="1530" w:type="dxa"/>
            <w:vAlign w:val="center"/>
            <w:tcPrChange w:id="2406" w:author="nidal saleh" w:date="2025-06-14T11:25:00Z">
              <w:tcPr>
                <w:tcW w:w="1743" w:type="dxa"/>
                <w:vAlign w:val="center"/>
              </w:tcPr>
            </w:tcPrChange>
          </w:tcPr>
          <w:p w14:paraId="40488B72" w14:textId="06876BC0" w:rsidR="006F727D" w:rsidRPr="00FD6E51" w:rsidRDefault="006F727D" w:rsidP="006F727D">
            <w:pPr>
              <w:pStyle w:val="NormalWeb"/>
              <w:bidi/>
              <w:rPr>
                <w:ins w:id="2407" w:author="nidal saleh" w:date="2025-06-09T01:24:00Z"/>
                <w:sz w:val="26"/>
                <w:szCs w:val="26"/>
                <w:rtl/>
                <w:rPrChange w:id="2408" w:author="nidal saleh" w:date="2025-06-26T19:49:00Z">
                  <w:rPr>
                    <w:ins w:id="2409" w:author="nidal saleh" w:date="2025-06-09T01:24:00Z"/>
                    <w:rtl/>
                  </w:rPr>
                </w:rPrChange>
              </w:rPr>
            </w:pPr>
            <w:ins w:id="2410" w:author="nidal saleh" w:date="2025-06-09T01:25:00Z">
              <w:r w:rsidRPr="00FD6E51">
                <w:rPr>
                  <w:sz w:val="26"/>
                  <w:szCs w:val="26"/>
                  <w:rtl/>
                  <w:rPrChange w:id="2411" w:author="nidal saleh" w:date="2025-06-26T19:49:00Z">
                    <w:rPr>
                      <w:rtl/>
                    </w:rPr>
                  </w:rPrChange>
                </w:rPr>
                <w:t>مرتفعة بسبب الكاميرات المتخصصة</w:t>
              </w:r>
            </w:ins>
          </w:p>
        </w:tc>
        <w:tc>
          <w:tcPr>
            <w:tcW w:w="1800" w:type="dxa"/>
            <w:vAlign w:val="center"/>
            <w:tcPrChange w:id="2412" w:author="nidal saleh" w:date="2025-06-14T11:25:00Z">
              <w:tcPr>
                <w:tcW w:w="1743" w:type="dxa"/>
                <w:vAlign w:val="center"/>
              </w:tcPr>
            </w:tcPrChange>
          </w:tcPr>
          <w:p w14:paraId="3A1A72E7" w14:textId="143D63C5" w:rsidR="006F727D" w:rsidRPr="00FD6E51" w:rsidRDefault="006F727D" w:rsidP="006F727D">
            <w:pPr>
              <w:pStyle w:val="NormalWeb"/>
              <w:bidi/>
              <w:rPr>
                <w:ins w:id="2413" w:author="nidal saleh" w:date="2025-06-09T01:24:00Z"/>
                <w:sz w:val="26"/>
                <w:szCs w:val="26"/>
                <w:rtl/>
                <w:rPrChange w:id="2414" w:author="nidal saleh" w:date="2025-06-26T19:49:00Z">
                  <w:rPr>
                    <w:ins w:id="2415" w:author="nidal saleh" w:date="2025-06-09T01:24:00Z"/>
                    <w:rtl/>
                  </w:rPr>
                </w:rPrChange>
              </w:rPr>
            </w:pPr>
            <w:ins w:id="2416" w:author="nidal saleh" w:date="2025-06-09T01:25:00Z">
              <w:r w:rsidRPr="00FD6E51">
                <w:rPr>
                  <w:sz w:val="26"/>
                  <w:szCs w:val="26"/>
                  <w:rtl/>
                  <w:rPrChange w:id="2417" w:author="nidal saleh" w:date="2025-06-26T19:49:00Z">
                    <w:rPr>
                      <w:rtl/>
                    </w:rPr>
                  </w:rPrChange>
                </w:rPr>
                <w:t>منخفضة</w:t>
              </w:r>
            </w:ins>
          </w:p>
        </w:tc>
        <w:tc>
          <w:tcPr>
            <w:tcW w:w="1890" w:type="dxa"/>
            <w:vAlign w:val="center"/>
            <w:tcPrChange w:id="2418" w:author="nidal saleh" w:date="2025-06-14T11:25:00Z">
              <w:tcPr>
                <w:tcW w:w="1743" w:type="dxa"/>
                <w:vAlign w:val="center"/>
              </w:tcPr>
            </w:tcPrChange>
          </w:tcPr>
          <w:p w14:paraId="23B6D446" w14:textId="122926D4" w:rsidR="006F727D" w:rsidRPr="00FD6E51" w:rsidRDefault="006F727D" w:rsidP="006F727D">
            <w:pPr>
              <w:pStyle w:val="NormalWeb"/>
              <w:bidi/>
              <w:rPr>
                <w:ins w:id="2419" w:author="nidal saleh" w:date="2025-06-09T01:24:00Z"/>
                <w:sz w:val="26"/>
                <w:szCs w:val="26"/>
                <w:rtl/>
                <w:rPrChange w:id="2420" w:author="nidal saleh" w:date="2025-06-26T19:49:00Z">
                  <w:rPr>
                    <w:ins w:id="2421" w:author="nidal saleh" w:date="2025-06-09T01:24:00Z"/>
                    <w:rtl/>
                  </w:rPr>
                </w:rPrChange>
              </w:rPr>
            </w:pPr>
            <w:ins w:id="2422" w:author="nidal saleh" w:date="2025-06-09T01:25:00Z">
              <w:r w:rsidRPr="00FD6E51">
                <w:rPr>
                  <w:sz w:val="26"/>
                  <w:szCs w:val="26"/>
                  <w:rtl/>
                  <w:rPrChange w:id="2423" w:author="nidal saleh" w:date="2025-06-26T19:49:00Z">
                    <w:rPr>
                      <w:rtl/>
                    </w:rPr>
                  </w:rPrChange>
                </w:rPr>
                <w:t>مرتفعة جدًا</w:t>
              </w:r>
            </w:ins>
          </w:p>
        </w:tc>
        <w:tc>
          <w:tcPr>
            <w:tcW w:w="2115" w:type="dxa"/>
            <w:vAlign w:val="center"/>
            <w:tcPrChange w:id="2424" w:author="nidal saleh" w:date="2025-06-14T11:25:00Z">
              <w:tcPr>
                <w:tcW w:w="1743" w:type="dxa"/>
                <w:vAlign w:val="center"/>
              </w:tcPr>
            </w:tcPrChange>
          </w:tcPr>
          <w:p w14:paraId="37FA386E" w14:textId="4FC35793" w:rsidR="006F727D" w:rsidRPr="00FD6E51" w:rsidRDefault="006F727D" w:rsidP="006F727D">
            <w:pPr>
              <w:pStyle w:val="NormalWeb"/>
              <w:bidi/>
              <w:rPr>
                <w:ins w:id="2425" w:author="nidal saleh" w:date="2025-06-09T01:24:00Z"/>
                <w:sz w:val="26"/>
                <w:szCs w:val="26"/>
                <w:rtl/>
                <w:rPrChange w:id="2426" w:author="nidal saleh" w:date="2025-06-26T19:49:00Z">
                  <w:rPr>
                    <w:ins w:id="2427" w:author="nidal saleh" w:date="2025-06-09T01:24:00Z"/>
                    <w:rtl/>
                  </w:rPr>
                </w:rPrChange>
              </w:rPr>
            </w:pPr>
            <w:ins w:id="2428" w:author="nidal saleh" w:date="2025-06-09T01:25:00Z">
              <w:r w:rsidRPr="00FD6E51">
                <w:rPr>
                  <w:sz w:val="26"/>
                  <w:szCs w:val="26"/>
                  <w:rtl/>
                  <w:rPrChange w:id="2429" w:author="nidal saleh" w:date="2025-06-26T19:49:00Z">
                    <w:rPr>
                      <w:rtl/>
                    </w:rPr>
                  </w:rPrChange>
                </w:rPr>
                <w:t>منخفضة جدًا – يعتمد على أدوات مفتوحة المصدر وكاميرا ويب فقط</w:t>
              </w:r>
            </w:ins>
          </w:p>
        </w:tc>
      </w:tr>
    </w:tbl>
    <w:p w14:paraId="14B098B2" w14:textId="67D84642" w:rsidR="00B478C3" w:rsidRPr="00FD6E51" w:rsidRDefault="00BA1C4E">
      <w:pPr>
        <w:pStyle w:val="NormalWeb"/>
        <w:bidi/>
        <w:jc w:val="center"/>
        <w:rPr>
          <w:ins w:id="2430" w:author="nidal saleh" w:date="2025-06-26T14:52:00Z"/>
          <w:rFonts w:ascii="Segoe UI Emoji" w:hAnsi="Segoe UI Emoji" w:cs="Arial"/>
          <w:rtl/>
          <w:rPrChange w:id="2431" w:author="nidal saleh" w:date="2025-06-26T19:49:00Z">
            <w:rPr>
              <w:ins w:id="2432" w:author="nidal saleh" w:date="2025-06-26T14:52:00Z"/>
              <w:rFonts w:ascii="Segoe UI Emoji" w:hAnsi="Segoe UI Emoji" w:cs="Arial"/>
              <w:sz w:val="28"/>
              <w:szCs w:val="28"/>
              <w:rtl/>
            </w:rPr>
          </w:rPrChange>
        </w:rPr>
        <w:pPrChange w:id="2433" w:author="nidal saleh" w:date="2025-06-26T19:49:00Z">
          <w:pPr>
            <w:pStyle w:val="NormalWeb"/>
            <w:bidi/>
          </w:pPr>
        </w:pPrChange>
      </w:pPr>
      <w:ins w:id="2434" w:author="nidal saleh" w:date="2025-06-14T12:14:00Z">
        <w:r w:rsidRPr="00FD6E51">
          <w:rPr>
            <w:rFonts w:ascii="Segoe UI Emoji" w:hAnsi="Segoe UI Emoji" w:cs="Arial" w:hint="eastAsia"/>
            <w:rtl/>
            <w:rPrChange w:id="2435" w:author="nidal saleh" w:date="2025-06-26T19:49:00Z">
              <w:rPr>
                <w:rFonts w:ascii="Segoe UI Emoji" w:hAnsi="Segoe UI Emoji" w:cs="Arial" w:hint="eastAsia"/>
                <w:sz w:val="32"/>
                <w:szCs w:val="32"/>
                <w:rtl/>
              </w:rPr>
            </w:rPrChange>
          </w:rPr>
          <w:t>جدول</w:t>
        </w:r>
        <w:r w:rsidRPr="00FD6E51">
          <w:rPr>
            <w:rFonts w:ascii="Segoe UI Emoji" w:hAnsi="Segoe UI Emoji" w:cs="Arial"/>
            <w:rtl/>
            <w:rPrChange w:id="2436" w:author="nidal saleh" w:date="2025-06-26T19:49:00Z">
              <w:rPr>
                <w:rFonts w:ascii="Segoe UI Emoji" w:hAnsi="Segoe UI Emoji" w:cs="Arial"/>
                <w:sz w:val="32"/>
                <w:szCs w:val="32"/>
                <w:rtl/>
              </w:rPr>
            </w:rPrChange>
          </w:rPr>
          <w:t>2.1</w:t>
        </w:r>
      </w:ins>
      <w:ins w:id="2437" w:author="nidal saleh" w:date="2025-06-26T14:18:00Z">
        <w:r w:rsidR="008D5140" w:rsidRPr="00FD6E51">
          <w:rPr>
            <w:rFonts w:ascii="Segoe UI Emoji" w:hAnsi="Segoe UI Emoji" w:cs="Arial"/>
            <w:rtl/>
            <w:rPrChange w:id="2438" w:author="nidal saleh" w:date="2025-06-26T19:49:00Z">
              <w:rPr>
                <w:rFonts w:ascii="Segoe UI Emoji" w:hAnsi="Segoe UI Emoji" w:cs="Arial"/>
                <w:sz w:val="28"/>
                <w:szCs w:val="28"/>
                <w:rtl/>
              </w:rPr>
            </w:rPrChange>
          </w:rPr>
          <w:t>:</w:t>
        </w:r>
        <w:r w:rsidR="008D5140" w:rsidRPr="00FD6E51">
          <w:rPr>
            <w:rtl/>
            <w:rPrChange w:id="2439" w:author="nidal saleh" w:date="2025-06-26T19:49:00Z">
              <w:rPr>
                <w:sz w:val="32"/>
                <w:szCs w:val="32"/>
                <w:rtl/>
              </w:rPr>
            </w:rPrChange>
          </w:rPr>
          <w:t xml:space="preserve"> جدول مقارنة واضح بين الدراسات والمشاريع السابقة والمشروع الحالي.</w:t>
        </w:r>
      </w:ins>
    </w:p>
    <w:p w14:paraId="34998849" w14:textId="102ACC62" w:rsidR="006F727D" w:rsidRPr="00705C95" w:rsidDel="006F727D" w:rsidRDefault="006F727D">
      <w:pPr>
        <w:pStyle w:val="NormalWeb"/>
        <w:bidi/>
        <w:rPr>
          <w:del w:id="2440" w:author="nidal saleh" w:date="2025-06-09T01:29:00Z"/>
          <w:sz w:val="32"/>
          <w:szCs w:val="32"/>
          <w:rtl/>
          <w:rPrChange w:id="2441" w:author="nidal saleh" w:date="2025-06-14T12:07:00Z">
            <w:rPr>
              <w:del w:id="2442" w:author="nidal saleh" w:date="2025-06-09T01:29:00Z"/>
              <w:rtl/>
            </w:rPr>
          </w:rPrChange>
        </w:rPr>
        <w:pPrChange w:id="2443" w:author="nidal saleh" w:date="2025-06-26T14:52:00Z">
          <w:pPr>
            <w:pStyle w:val="NormalWeb"/>
            <w:bidi/>
          </w:pPr>
        </w:pPrChange>
      </w:pPr>
      <w:ins w:id="2444" w:author="nidal saleh" w:date="2025-06-09T01:30:00Z">
        <w:r w:rsidRPr="00705C95">
          <w:rPr>
            <w:rFonts w:ascii="Segoe UI Emoji" w:hAnsi="Segoe UI Emoji" w:cs="Segoe UI Emoji"/>
            <w:sz w:val="32"/>
            <w:szCs w:val="32"/>
            <w:rPrChange w:id="2445" w:author="nidal saleh" w:date="2025-06-14T12:07:00Z">
              <w:rPr>
                <w:rFonts w:ascii="Segoe UI Emoji" w:hAnsi="Segoe UI Emoji" w:cs="Segoe UI Emoji"/>
              </w:rPr>
            </w:rPrChange>
          </w:rPr>
          <w:t>✅</w:t>
        </w:r>
        <w:r w:rsidRPr="00705C95">
          <w:rPr>
            <w:rFonts w:hint="cs"/>
            <w:sz w:val="32"/>
            <w:szCs w:val="32"/>
            <w:rtl/>
          </w:rPr>
          <w:t xml:space="preserve">  </w:t>
        </w:r>
      </w:ins>
      <w:ins w:id="2446" w:author="nidal saleh" w:date="2025-06-09T01:29:00Z">
        <w:r w:rsidRPr="00705C95">
          <w:rPr>
            <w:rFonts w:hint="eastAsia"/>
            <w:sz w:val="32"/>
            <w:szCs w:val="32"/>
            <w:rtl/>
            <w:rPrChange w:id="2447" w:author="nidal saleh" w:date="2025-06-14T12:07:00Z">
              <w:rPr>
                <w:rFonts w:hint="eastAsia"/>
                <w:rtl/>
              </w:rPr>
            </w:rPrChange>
          </w:rPr>
          <w:t>الاستنتاج</w:t>
        </w:r>
      </w:ins>
    </w:p>
    <w:p w14:paraId="06E94F60" w14:textId="77777777" w:rsidR="006F727D" w:rsidRPr="00705C95" w:rsidRDefault="006F727D" w:rsidP="006F727D">
      <w:pPr>
        <w:pStyle w:val="NormalWeb"/>
        <w:bidi/>
        <w:rPr>
          <w:ins w:id="2448" w:author="nidal saleh" w:date="2025-06-09T01:29:00Z"/>
          <w:sz w:val="32"/>
          <w:szCs w:val="32"/>
          <w:rtl/>
          <w:rPrChange w:id="2449" w:author="nidal saleh" w:date="2025-06-14T12:07:00Z">
            <w:rPr>
              <w:ins w:id="2450" w:author="nidal saleh" w:date="2025-06-09T01:29:00Z"/>
              <w:rtl/>
            </w:rPr>
          </w:rPrChange>
        </w:rPr>
      </w:pPr>
    </w:p>
    <w:p w14:paraId="304FA975" w14:textId="45CF92C9" w:rsidR="006F727D" w:rsidRPr="00705C95" w:rsidRDefault="006F727D" w:rsidP="006F727D">
      <w:pPr>
        <w:pStyle w:val="NormalWeb"/>
        <w:bidi/>
        <w:rPr>
          <w:ins w:id="2451" w:author="nidal saleh" w:date="2025-06-09T01:29:00Z"/>
          <w:sz w:val="32"/>
          <w:szCs w:val="32"/>
          <w:rtl/>
          <w:rPrChange w:id="2452" w:author="nidal saleh" w:date="2025-06-14T12:07:00Z">
            <w:rPr>
              <w:ins w:id="2453" w:author="nidal saleh" w:date="2025-06-09T01:29:00Z"/>
              <w:rtl/>
            </w:rPr>
          </w:rPrChange>
        </w:rPr>
      </w:pPr>
      <w:ins w:id="2454" w:author="nidal saleh" w:date="2025-06-09T01:29:00Z">
        <w:r w:rsidRPr="00705C95">
          <w:rPr>
            <w:sz w:val="32"/>
            <w:szCs w:val="32"/>
            <w:rtl/>
            <w:rPrChange w:id="2455" w:author="nidal saleh" w:date="2025-06-14T12:07:00Z">
              <w:rPr>
                <w:rtl/>
              </w:rPr>
            </w:rPrChange>
          </w:rPr>
          <w:t xml:space="preserve">المشروع الحالي يجمع بين </w:t>
        </w:r>
        <w:r w:rsidRPr="00705C95">
          <w:rPr>
            <w:rStyle w:val="Strong"/>
            <w:rFonts w:eastAsiaTheme="majorEastAsia"/>
            <w:sz w:val="32"/>
            <w:szCs w:val="32"/>
            <w:rtl/>
            <w:rPrChange w:id="2456" w:author="nidal saleh" w:date="2025-06-14T12:07:00Z">
              <w:rPr>
                <w:rStyle w:val="Strong"/>
                <w:rFonts w:eastAsiaTheme="majorEastAsia"/>
                <w:rtl/>
              </w:rPr>
            </w:rPrChange>
          </w:rPr>
          <w:t>الشمولية والتكلفة المنخفضة</w:t>
        </w:r>
        <w:r w:rsidRPr="00705C95">
          <w:rPr>
            <w:sz w:val="32"/>
            <w:szCs w:val="32"/>
            <w:rtl/>
            <w:rPrChange w:id="2457" w:author="nidal saleh" w:date="2025-06-14T12:07:00Z">
              <w:rPr>
                <w:rtl/>
              </w:rPr>
            </w:rPrChange>
          </w:rPr>
          <w:t xml:space="preserve">، ويتميز بوجود </w:t>
        </w:r>
        <w:r w:rsidRPr="00705C95">
          <w:rPr>
            <w:rStyle w:val="Strong"/>
            <w:rFonts w:eastAsiaTheme="majorEastAsia"/>
            <w:sz w:val="32"/>
            <w:szCs w:val="32"/>
            <w:rtl/>
            <w:rPrChange w:id="2458" w:author="nidal saleh" w:date="2025-06-14T12:07:00Z">
              <w:rPr>
                <w:rStyle w:val="Strong"/>
                <w:rFonts w:eastAsiaTheme="majorEastAsia"/>
                <w:rtl/>
              </w:rPr>
            </w:rPrChange>
          </w:rPr>
          <w:t>واجهة استخدام متكاملة وتخزين بيانات وتنبيهات متعددة</w:t>
        </w:r>
        <w:r w:rsidRPr="00705C95">
          <w:rPr>
            <w:sz w:val="32"/>
            <w:szCs w:val="32"/>
            <w:rtl/>
            <w:rPrChange w:id="2459" w:author="nidal saleh" w:date="2025-06-14T12:07:00Z">
              <w:rPr>
                <w:rtl/>
              </w:rPr>
            </w:rPrChange>
          </w:rPr>
          <w:t xml:space="preserve">، مما يجعله </w:t>
        </w:r>
        <w:r w:rsidRPr="00705C95">
          <w:rPr>
            <w:rStyle w:val="Strong"/>
            <w:rFonts w:eastAsiaTheme="majorEastAsia"/>
            <w:sz w:val="32"/>
            <w:szCs w:val="32"/>
            <w:rtl/>
            <w:rPrChange w:id="2460" w:author="nidal saleh" w:date="2025-06-14T12:07:00Z">
              <w:rPr>
                <w:rStyle w:val="Strong"/>
                <w:rFonts w:eastAsiaTheme="majorEastAsia"/>
                <w:rtl/>
              </w:rPr>
            </w:rPrChange>
          </w:rPr>
          <w:t>أكثر توازنًا وتطبيقًا عمليًا</w:t>
        </w:r>
        <w:r w:rsidRPr="00705C95">
          <w:rPr>
            <w:sz w:val="32"/>
            <w:szCs w:val="32"/>
            <w:rtl/>
            <w:rPrChange w:id="2461" w:author="nidal saleh" w:date="2025-06-14T12:07:00Z">
              <w:rPr>
                <w:rtl/>
              </w:rPr>
            </w:rPrChange>
          </w:rPr>
          <w:t xml:space="preserve"> مقارنة بالدراسات والمشاريع السابقة التي غالبًا ما تركز على جانب واحد أو تتطلب أجهزة متقدمة</w:t>
        </w:r>
        <w:r w:rsidRPr="00705C95">
          <w:rPr>
            <w:sz w:val="32"/>
            <w:szCs w:val="32"/>
            <w:rPrChange w:id="2462" w:author="nidal saleh" w:date="2025-06-14T12:07:00Z">
              <w:rPr/>
            </w:rPrChange>
          </w:rPr>
          <w:t>.</w:t>
        </w:r>
      </w:ins>
    </w:p>
    <w:p w14:paraId="446B51D0" w14:textId="19063188" w:rsidR="00534B76" w:rsidRPr="006F727D" w:rsidDel="00A0707A" w:rsidRDefault="00534B76">
      <w:pPr>
        <w:pStyle w:val="NormalWeb"/>
        <w:bidi/>
        <w:rPr>
          <w:del w:id="2463" w:author="nidal saleh" w:date="2025-06-14T11:26:00Z"/>
          <w:rtl/>
          <w:lang w:bidi="ar-SY"/>
        </w:rPr>
        <w:pPrChange w:id="2464" w:author="nidal saleh" w:date="2025-06-26T19:49:00Z">
          <w:pPr>
            <w:pStyle w:val="NormalWeb"/>
            <w:bidi/>
          </w:pPr>
        </w:pPrChange>
      </w:pPr>
    </w:p>
    <w:p w14:paraId="63C83805" w14:textId="1DA6F7B0" w:rsidR="00534B76" w:rsidDel="00A0707A" w:rsidRDefault="00534B76">
      <w:pPr>
        <w:pStyle w:val="NormalWeb"/>
        <w:bidi/>
        <w:rPr>
          <w:del w:id="2465" w:author="nidal saleh" w:date="2025-06-14T11:26:00Z"/>
          <w:rtl/>
        </w:rPr>
        <w:pPrChange w:id="2466" w:author="nidal saleh" w:date="2025-06-26T19:49:00Z">
          <w:pPr>
            <w:pStyle w:val="NormalWeb"/>
            <w:bidi/>
          </w:pPr>
        </w:pPrChange>
      </w:pPr>
    </w:p>
    <w:p w14:paraId="698B9B55" w14:textId="2BD304E4" w:rsidR="00534B76" w:rsidDel="00733F76" w:rsidRDefault="00534B76">
      <w:pPr>
        <w:pStyle w:val="NormalWeb"/>
        <w:bidi/>
        <w:rPr>
          <w:del w:id="2467" w:author="nidal saleh" w:date="2025-06-10T21:13:00Z"/>
          <w:rtl/>
        </w:rPr>
        <w:pPrChange w:id="2468" w:author="nidal saleh" w:date="2025-06-26T19:49:00Z">
          <w:pPr>
            <w:pStyle w:val="NormalWeb"/>
            <w:bidi/>
          </w:pPr>
        </w:pPrChange>
      </w:pPr>
    </w:p>
    <w:p w14:paraId="596F5FB7" w14:textId="1F91B965" w:rsidR="00534B76" w:rsidDel="00733F76" w:rsidRDefault="00534B76">
      <w:pPr>
        <w:pStyle w:val="NormalWeb"/>
        <w:bidi/>
        <w:rPr>
          <w:del w:id="2469" w:author="nidal saleh" w:date="2025-06-10T21:13:00Z"/>
          <w:rtl/>
        </w:rPr>
        <w:pPrChange w:id="2470" w:author="nidal saleh" w:date="2025-06-26T19:49:00Z">
          <w:pPr>
            <w:pStyle w:val="NormalWeb"/>
            <w:bidi/>
          </w:pPr>
        </w:pPrChange>
      </w:pPr>
    </w:p>
    <w:p w14:paraId="476DCC8B" w14:textId="3482270B" w:rsidR="00534B76" w:rsidDel="00733F76" w:rsidRDefault="00534B76">
      <w:pPr>
        <w:pStyle w:val="NormalWeb"/>
        <w:bidi/>
        <w:rPr>
          <w:del w:id="2471" w:author="nidal saleh" w:date="2025-06-10T21:13:00Z"/>
          <w:rtl/>
        </w:rPr>
        <w:pPrChange w:id="2472" w:author="nidal saleh" w:date="2025-06-26T19:49:00Z">
          <w:pPr>
            <w:pStyle w:val="NormalWeb"/>
            <w:bidi/>
          </w:pPr>
        </w:pPrChange>
      </w:pPr>
    </w:p>
    <w:p w14:paraId="518A796D" w14:textId="00209230" w:rsidR="00534B76" w:rsidDel="00733F76" w:rsidRDefault="00534B76">
      <w:pPr>
        <w:pStyle w:val="NormalWeb"/>
        <w:bidi/>
        <w:rPr>
          <w:del w:id="2473" w:author="nidal saleh" w:date="2025-06-10T21:13:00Z"/>
          <w:rtl/>
        </w:rPr>
        <w:pPrChange w:id="2474" w:author="nidal saleh" w:date="2025-06-26T19:49:00Z">
          <w:pPr>
            <w:pStyle w:val="NormalWeb"/>
            <w:bidi/>
          </w:pPr>
        </w:pPrChange>
      </w:pPr>
    </w:p>
    <w:p w14:paraId="5499CD82" w14:textId="7C94EFF5" w:rsidR="00534B76" w:rsidDel="00733F76" w:rsidRDefault="00534B76">
      <w:pPr>
        <w:pStyle w:val="NormalWeb"/>
        <w:bidi/>
        <w:rPr>
          <w:del w:id="2475" w:author="nidal saleh" w:date="2025-06-10T21:13:00Z"/>
          <w:rtl/>
        </w:rPr>
        <w:pPrChange w:id="2476" w:author="nidal saleh" w:date="2025-06-26T19:49:00Z">
          <w:pPr>
            <w:pStyle w:val="NormalWeb"/>
            <w:bidi/>
          </w:pPr>
        </w:pPrChange>
      </w:pPr>
    </w:p>
    <w:p w14:paraId="3292054B" w14:textId="78C696DE" w:rsidR="00534B76" w:rsidDel="00733F76" w:rsidRDefault="00534B76">
      <w:pPr>
        <w:pStyle w:val="NormalWeb"/>
        <w:bidi/>
        <w:rPr>
          <w:del w:id="2477" w:author="nidal saleh" w:date="2025-06-10T21:13:00Z"/>
          <w:rtl/>
        </w:rPr>
        <w:pPrChange w:id="2478" w:author="nidal saleh" w:date="2025-06-26T19:49:00Z">
          <w:pPr>
            <w:pStyle w:val="NormalWeb"/>
            <w:bidi/>
          </w:pPr>
        </w:pPrChange>
      </w:pPr>
    </w:p>
    <w:p w14:paraId="3FA352EE" w14:textId="7596BD74" w:rsidR="00534B76" w:rsidDel="00733F76" w:rsidRDefault="00534B76">
      <w:pPr>
        <w:pStyle w:val="NormalWeb"/>
        <w:bidi/>
        <w:rPr>
          <w:del w:id="2479" w:author="nidal saleh" w:date="2025-06-10T21:13:00Z"/>
          <w:rtl/>
        </w:rPr>
        <w:pPrChange w:id="2480" w:author="nidal saleh" w:date="2025-06-26T19:49:00Z">
          <w:pPr>
            <w:pStyle w:val="NormalWeb"/>
            <w:bidi/>
          </w:pPr>
        </w:pPrChange>
      </w:pPr>
    </w:p>
    <w:p w14:paraId="65B44D0F" w14:textId="32EF0041" w:rsidR="00534B76" w:rsidDel="00733F76" w:rsidRDefault="00534B76">
      <w:pPr>
        <w:pStyle w:val="NormalWeb"/>
        <w:bidi/>
        <w:rPr>
          <w:del w:id="2481" w:author="nidal saleh" w:date="2025-06-10T21:13:00Z"/>
          <w:rtl/>
        </w:rPr>
        <w:pPrChange w:id="2482" w:author="nidal saleh" w:date="2025-06-26T19:49:00Z">
          <w:pPr>
            <w:pStyle w:val="NormalWeb"/>
            <w:bidi/>
          </w:pPr>
        </w:pPrChange>
      </w:pPr>
    </w:p>
    <w:p w14:paraId="1C1A3FDD" w14:textId="15E993DC" w:rsidR="00534B76" w:rsidDel="00733F76" w:rsidRDefault="00534B76">
      <w:pPr>
        <w:pStyle w:val="NormalWeb"/>
        <w:bidi/>
        <w:rPr>
          <w:del w:id="2483" w:author="nidal saleh" w:date="2025-06-10T21:13:00Z"/>
          <w:rtl/>
        </w:rPr>
        <w:pPrChange w:id="2484" w:author="nidal saleh" w:date="2025-06-26T19:49:00Z">
          <w:pPr>
            <w:pStyle w:val="NormalWeb"/>
            <w:bidi/>
          </w:pPr>
        </w:pPrChange>
      </w:pPr>
    </w:p>
    <w:p w14:paraId="39413688" w14:textId="3CDA1505" w:rsidR="00534B76" w:rsidDel="00733F76" w:rsidRDefault="00534B76">
      <w:pPr>
        <w:pStyle w:val="NormalWeb"/>
        <w:bidi/>
        <w:rPr>
          <w:del w:id="2485" w:author="nidal saleh" w:date="2025-06-10T21:13:00Z"/>
          <w:rtl/>
        </w:rPr>
        <w:pPrChange w:id="2486" w:author="nidal saleh" w:date="2025-06-26T19:49:00Z">
          <w:pPr>
            <w:pStyle w:val="NormalWeb"/>
            <w:bidi/>
          </w:pPr>
        </w:pPrChange>
      </w:pPr>
    </w:p>
    <w:p w14:paraId="45F6AED6" w14:textId="15654034" w:rsidR="00534B76" w:rsidDel="00733F76" w:rsidRDefault="00534B76">
      <w:pPr>
        <w:pStyle w:val="NormalWeb"/>
        <w:bidi/>
        <w:rPr>
          <w:del w:id="2487" w:author="nidal saleh" w:date="2025-06-10T21:13:00Z"/>
          <w:rtl/>
        </w:rPr>
        <w:pPrChange w:id="2488" w:author="nidal saleh" w:date="2025-06-26T19:49:00Z">
          <w:pPr>
            <w:pStyle w:val="NormalWeb"/>
            <w:bidi/>
          </w:pPr>
        </w:pPrChange>
      </w:pPr>
    </w:p>
    <w:p w14:paraId="06584D56" w14:textId="685CC721" w:rsidR="00534B76" w:rsidDel="00733F76" w:rsidRDefault="00534B76">
      <w:pPr>
        <w:pStyle w:val="NormalWeb"/>
        <w:bidi/>
        <w:rPr>
          <w:del w:id="2489" w:author="nidal saleh" w:date="2025-06-10T21:13:00Z"/>
          <w:rtl/>
        </w:rPr>
        <w:pPrChange w:id="2490" w:author="nidal saleh" w:date="2025-06-26T19:49:00Z">
          <w:pPr>
            <w:pStyle w:val="NormalWeb"/>
            <w:bidi/>
          </w:pPr>
        </w:pPrChange>
      </w:pPr>
    </w:p>
    <w:p w14:paraId="031C2D11" w14:textId="4A503EB0" w:rsidR="00260A78" w:rsidDel="00733F76" w:rsidRDefault="00260A78">
      <w:pPr>
        <w:pStyle w:val="NormalWeb"/>
        <w:bidi/>
        <w:rPr>
          <w:del w:id="2491" w:author="nidal saleh" w:date="2025-06-10T21:13:00Z"/>
          <w:rtl/>
        </w:rPr>
        <w:pPrChange w:id="2492" w:author="nidal saleh" w:date="2025-06-26T19:49:00Z">
          <w:pPr>
            <w:pStyle w:val="NormalWeb"/>
            <w:bidi/>
          </w:pPr>
        </w:pPrChange>
      </w:pPr>
    </w:p>
    <w:p w14:paraId="5FCB4D2B" w14:textId="0381CFE4" w:rsidR="00534B76" w:rsidDel="00733F76" w:rsidRDefault="00534B76">
      <w:pPr>
        <w:pStyle w:val="NormalWeb"/>
        <w:bidi/>
        <w:rPr>
          <w:del w:id="2493" w:author="nidal saleh" w:date="2025-06-10T21:13:00Z"/>
          <w:rtl/>
        </w:rPr>
        <w:pPrChange w:id="2494" w:author="nidal saleh" w:date="2025-06-26T19:49:00Z">
          <w:pPr>
            <w:pStyle w:val="NormalWeb"/>
            <w:bidi/>
          </w:pPr>
        </w:pPrChange>
      </w:pPr>
    </w:p>
    <w:p w14:paraId="04F2C95A" w14:textId="712336F7" w:rsidR="00534B76" w:rsidRDefault="00534B76" w:rsidP="00FD6E51">
      <w:pPr>
        <w:pStyle w:val="NormalWeb"/>
        <w:bidi/>
        <w:rPr>
          <w:rtl/>
        </w:rPr>
      </w:pPr>
    </w:p>
    <w:p w14:paraId="27EAE7D1" w14:textId="71B465BC" w:rsidR="009A045D" w:rsidRPr="00B63E95" w:rsidRDefault="009A045D" w:rsidP="009A045D">
      <w:pPr>
        <w:pStyle w:val="Heading1"/>
        <w:bidi/>
        <w:rPr>
          <w:b/>
          <w:bCs/>
          <w:sz w:val="36"/>
          <w:szCs w:val="36"/>
          <w:rPrChange w:id="2495" w:author="nidal saleh" w:date="2025-06-18T09:18:00Z">
            <w:rPr/>
          </w:rPrChange>
        </w:rPr>
      </w:pPr>
      <w:bookmarkStart w:id="2496" w:name="_Toc201131136"/>
      <w:r w:rsidRPr="00B63E95">
        <w:rPr>
          <w:rStyle w:val="Strong"/>
          <w:sz w:val="36"/>
          <w:szCs w:val="36"/>
          <w:rtl/>
          <w:rPrChange w:id="2497" w:author="nidal saleh" w:date="2025-06-18T09:18:00Z">
            <w:rPr>
              <w:rStyle w:val="Strong"/>
              <w:b w:val="0"/>
              <w:bCs w:val="0"/>
              <w:rtl/>
            </w:rPr>
          </w:rPrChange>
        </w:rPr>
        <w:lastRenderedPageBreak/>
        <w:t>الفصل الثالث: المتطلبات وتحليل النظام</w:t>
      </w:r>
      <w:r w:rsidRPr="00B63E95">
        <w:rPr>
          <w:rStyle w:val="Strong"/>
          <w:sz w:val="36"/>
          <w:szCs w:val="36"/>
          <w:rPrChange w:id="2498" w:author="nidal saleh" w:date="2025-06-18T09:18:00Z">
            <w:rPr>
              <w:rStyle w:val="Strong"/>
              <w:b w:val="0"/>
              <w:bCs w:val="0"/>
            </w:rPr>
          </w:rPrChange>
        </w:rPr>
        <w:t xml:space="preserve"> (System Analysis and Requirements)</w:t>
      </w:r>
      <w:bookmarkEnd w:id="2496"/>
      <w:r w:rsidRPr="00B63E95">
        <w:rPr>
          <w:rStyle w:val="Strong"/>
          <w:sz w:val="36"/>
          <w:szCs w:val="36"/>
          <w:rtl/>
          <w:rPrChange w:id="2499" w:author="nidal saleh" w:date="2025-06-18T09:18:00Z">
            <w:rPr>
              <w:rStyle w:val="Strong"/>
              <w:b w:val="0"/>
              <w:bCs w:val="0"/>
              <w:rtl/>
            </w:rPr>
          </w:rPrChange>
        </w:rPr>
        <w:t xml:space="preserve"> </w:t>
      </w:r>
    </w:p>
    <w:p w14:paraId="5EE3DCFF" w14:textId="6109CDF0" w:rsidR="003D2423" w:rsidRPr="00BA1C4E" w:rsidRDefault="00B478C3">
      <w:pPr>
        <w:pStyle w:val="Heading2"/>
        <w:bidi/>
        <w:rPr>
          <w:ins w:id="2500" w:author="nidal saleh" w:date="2025-06-09T01:48:00Z"/>
          <w:sz w:val="32"/>
          <w:szCs w:val="32"/>
          <w:rtl/>
          <w:lang w:bidi="ar-SY"/>
          <w:rPrChange w:id="2501" w:author="nidal saleh" w:date="2025-06-14T12:07:00Z">
            <w:rPr>
              <w:ins w:id="2502" w:author="nidal saleh" w:date="2025-06-09T01:48:00Z"/>
              <w:rtl/>
              <w:lang w:bidi="ar-SY"/>
            </w:rPr>
          </w:rPrChange>
        </w:rPr>
        <w:pPrChange w:id="2503" w:author="nidal saleh" w:date="2025-06-14T12:07:00Z">
          <w:pPr>
            <w:pStyle w:val="Heading4"/>
          </w:pPr>
        </w:pPrChange>
      </w:pPr>
      <w:bookmarkStart w:id="2504" w:name="_Toc201131137"/>
      <w:ins w:id="2505" w:author="nidal saleh" w:date="2025-06-26T14:52:00Z">
        <w:r>
          <w:rPr>
            <w:rFonts w:hint="cs"/>
            <w:sz w:val="32"/>
            <w:szCs w:val="32"/>
            <w:rtl/>
          </w:rPr>
          <w:t>3.1</w:t>
        </w:r>
      </w:ins>
      <w:ins w:id="2506" w:author="nidal saleh" w:date="2025-06-26T14:53:00Z">
        <w:r>
          <w:rPr>
            <w:rFonts w:hint="cs"/>
            <w:sz w:val="32"/>
            <w:szCs w:val="32"/>
            <w:rtl/>
          </w:rPr>
          <w:t xml:space="preserve"> </w:t>
        </w:r>
      </w:ins>
      <w:ins w:id="2507" w:author="nidal saleh" w:date="2025-06-09T01:48:00Z">
        <w:r w:rsidR="003D2423" w:rsidRPr="00BA1C4E">
          <w:rPr>
            <w:sz w:val="32"/>
            <w:szCs w:val="32"/>
            <w:rtl/>
            <w:rPrChange w:id="2508" w:author="nidal saleh" w:date="2025-06-14T12:07:00Z">
              <w:rPr>
                <w:rtl/>
              </w:rPr>
            </w:rPrChange>
          </w:rPr>
          <w:t>وصف المشكلة أو الحاجة التي يحلها المشروع</w:t>
        </w:r>
        <w:bookmarkEnd w:id="2504"/>
      </w:ins>
    </w:p>
    <w:p w14:paraId="66A21161" w14:textId="77777777" w:rsidR="003D2423" w:rsidRPr="00A0707A" w:rsidRDefault="003D2423" w:rsidP="003D2423">
      <w:pPr>
        <w:pStyle w:val="NormalWeb"/>
        <w:bidi/>
        <w:rPr>
          <w:ins w:id="2509" w:author="nidal saleh" w:date="2025-06-09T01:50:00Z"/>
          <w:sz w:val="32"/>
          <w:szCs w:val="32"/>
          <w:rtl/>
          <w:rPrChange w:id="2510" w:author="nidal saleh" w:date="2025-06-14T11:27:00Z">
            <w:rPr>
              <w:ins w:id="2511" w:author="nidal saleh" w:date="2025-06-09T01:50:00Z"/>
              <w:rtl/>
            </w:rPr>
          </w:rPrChange>
        </w:rPr>
      </w:pPr>
      <w:ins w:id="2512" w:author="nidal saleh" w:date="2025-06-09T01:48:00Z">
        <w:r w:rsidRPr="00A0707A">
          <w:rPr>
            <w:sz w:val="32"/>
            <w:szCs w:val="32"/>
            <w:rtl/>
            <w:rPrChange w:id="2513" w:author="nidal saleh" w:date="2025-06-14T11:27:00Z">
              <w:rPr>
                <w:rtl/>
              </w:rPr>
            </w:rPrChange>
          </w:rPr>
          <w:t>تُعد الحوادث المرورية الناتجة عن تشتت انتباه السائقين أو الإرهاق من التحديات الرئيسية التي تهدد السلامة على الطرق. تشير الإحصائيات إلى أن نسبة كبيرة من الحوادث (20-30%) تحدث بسبب قلة انتباه السائق، مثل إغلاق العينين، التثاؤب، انحراف الرأس، أو استخدام اليدين لأغراض غير القيادة (مثل استخدام الهاتف). هذه المشكلة تتفاقم في بيئات النقل العام والأساطيل التجارية، حيث يمكن أن تؤدي إلى خسائر بشرية ومادية كبيرة. بالإضافة إلى ذلك، غالبية المركبات في الأسواق النامية لا تحتوي على أنظمة مراقبة السائق المتقدمة بسبب التكلفة العالية، مما يخلق حاجة ملحة لتطوير حل فعال من حيث التكلفة وسهل التطبيق. يهدف هذا المشروع إلى تطوير نظام مراقبة السائق يعتمد على تقنيات الرؤية الحاسوبية لاكتشاف حالات التشتت في الوقت الفعلي، مع توفير تنبيهات فورية وتوثيق البيانات لتحليل السلوك وتحسين السلامة</w:t>
        </w:r>
        <w:r w:rsidRPr="00A0707A">
          <w:rPr>
            <w:sz w:val="32"/>
            <w:szCs w:val="32"/>
            <w:rPrChange w:id="2514" w:author="nidal saleh" w:date="2025-06-14T11:27:00Z">
              <w:rPr/>
            </w:rPrChange>
          </w:rPr>
          <w:t>.</w:t>
        </w:r>
      </w:ins>
    </w:p>
    <w:p w14:paraId="76D1DC27" w14:textId="77777777" w:rsidR="003D2423" w:rsidRPr="00BA1C4E" w:rsidRDefault="003D2423">
      <w:pPr>
        <w:pStyle w:val="NormalWeb"/>
        <w:bidi/>
        <w:rPr>
          <w:ins w:id="2515" w:author="nidal saleh" w:date="2025-06-09T01:48:00Z"/>
          <w:sz w:val="22"/>
          <w:szCs w:val="22"/>
          <w:rPrChange w:id="2516" w:author="nidal saleh" w:date="2025-06-14T12:08:00Z">
            <w:rPr>
              <w:ins w:id="2517" w:author="nidal saleh" w:date="2025-06-09T01:48:00Z"/>
            </w:rPr>
          </w:rPrChange>
        </w:rPr>
        <w:pPrChange w:id="2518" w:author="nidal saleh" w:date="2025-06-09T01:50:00Z">
          <w:pPr>
            <w:pStyle w:val="NormalWeb"/>
          </w:pPr>
        </w:pPrChange>
      </w:pPr>
    </w:p>
    <w:p w14:paraId="7281A1E8" w14:textId="5B4E7B52" w:rsidR="003D2423" w:rsidRPr="00BA1C4E" w:rsidRDefault="00B478C3">
      <w:pPr>
        <w:pStyle w:val="Heading4"/>
        <w:bidi/>
        <w:rPr>
          <w:ins w:id="2519" w:author="nidal saleh" w:date="2025-06-09T01:48:00Z"/>
          <w:i w:val="0"/>
          <w:iCs w:val="0"/>
          <w:sz w:val="32"/>
          <w:szCs w:val="32"/>
          <w:rPrChange w:id="2520" w:author="nidal saleh" w:date="2025-06-14T12:08:00Z">
            <w:rPr>
              <w:ins w:id="2521" w:author="nidal saleh" w:date="2025-06-09T01:48:00Z"/>
            </w:rPr>
          </w:rPrChange>
        </w:rPr>
        <w:pPrChange w:id="2522" w:author="nidal saleh" w:date="2025-06-09T01:49:00Z">
          <w:pPr>
            <w:pStyle w:val="Heading4"/>
          </w:pPr>
        </w:pPrChange>
      </w:pPr>
      <w:ins w:id="2523" w:author="nidal saleh" w:date="2025-06-26T14:53:00Z">
        <w:r>
          <w:rPr>
            <w:rFonts w:hint="cs"/>
            <w:i w:val="0"/>
            <w:iCs w:val="0"/>
            <w:sz w:val="32"/>
            <w:szCs w:val="32"/>
            <w:rtl/>
          </w:rPr>
          <w:t xml:space="preserve">3.2 </w:t>
        </w:r>
      </w:ins>
      <w:ins w:id="2524" w:author="nidal saleh" w:date="2025-06-09T01:48:00Z">
        <w:r w:rsidR="003D2423" w:rsidRPr="00BA1C4E">
          <w:rPr>
            <w:i w:val="0"/>
            <w:iCs w:val="0"/>
            <w:sz w:val="32"/>
            <w:szCs w:val="32"/>
            <w:rtl/>
            <w:rPrChange w:id="2525" w:author="nidal saleh" w:date="2025-06-14T12:08:00Z">
              <w:rPr>
                <w:rtl/>
              </w:rPr>
            </w:rPrChange>
          </w:rPr>
          <w:t>المتطلبات الوظيفية وغير الوظيفية</w:t>
        </w:r>
      </w:ins>
    </w:p>
    <w:p w14:paraId="722D4228" w14:textId="6CE50803" w:rsidR="003D2423" w:rsidRPr="00BA1C4E" w:rsidRDefault="003B3F63">
      <w:pPr>
        <w:pStyle w:val="Heading5"/>
        <w:bidi/>
        <w:rPr>
          <w:ins w:id="2526" w:author="nidal saleh" w:date="2025-06-09T01:48:00Z"/>
          <w:sz w:val="28"/>
          <w:szCs w:val="28"/>
          <w:rPrChange w:id="2527" w:author="nidal saleh" w:date="2025-06-14T12:08:00Z">
            <w:rPr>
              <w:ins w:id="2528" w:author="nidal saleh" w:date="2025-06-09T01:48:00Z"/>
            </w:rPr>
          </w:rPrChange>
        </w:rPr>
        <w:pPrChange w:id="2529" w:author="nidal saleh" w:date="2025-06-09T01:49:00Z">
          <w:pPr>
            <w:pStyle w:val="Heading5"/>
          </w:pPr>
        </w:pPrChange>
      </w:pPr>
      <w:ins w:id="2530" w:author="nidal saleh" w:date="2025-06-26T16:21:00Z">
        <w:r>
          <w:rPr>
            <w:rFonts w:hint="cs"/>
            <w:sz w:val="32"/>
            <w:szCs w:val="32"/>
            <w:rtl/>
          </w:rPr>
          <w:t xml:space="preserve">3.2.1 </w:t>
        </w:r>
      </w:ins>
      <w:ins w:id="2531" w:author="nidal saleh" w:date="2025-06-09T01:48:00Z">
        <w:r w:rsidR="003D2423" w:rsidRPr="00BA1C4E">
          <w:rPr>
            <w:sz w:val="32"/>
            <w:szCs w:val="32"/>
            <w:rtl/>
            <w:rPrChange w:id="2532" w:author="nidal saleh" w:date="2025-06-14T12:08:00Z">
              <w:rPr>
                <w:rtl/>
              </w:rPr>
            </w:rPrChange>
          </w:rPr>
          <w:t>المتطلبات الوظيفية</w:t>
        </w:r>
      </w:ins>
    </w:p>
    <w:p w14:paraId="4D4FE28E" w14:textId="77777777" w:rsidR="003D2423" w:rsidRPr="00A0707A" w:rsidRDefault="003D2423">
      <w:pPr>
        <w:pStyle w:val="NormalWeb"/>
        <w:bidi/>
        <w:rPr>
          <w:ins w:id="2533" w:author="nidal saleh" w:date="2025-06-09T01:48:00Z"/>
          <w:sz w:val="32"/>
          <w:szCs w:val="32"/>
          <w:rPrChange w:id="2534" w:author="nidal saleh" w:date="2025-06-14T11:28:00Z">
            <w:rPr>
              <w:ins w:id="2535" w:author="nidal saleh" w:date="2025-06-09T01:48:00Z"/>
            </w:rPr>
          </w:rPrChange>
        </w:rPr>
        <w:pPrChange w:id="2536" w:author="nidal saleh" w:date="2025-06-09T01:49:00Z">
          <w:pPr>
            <w:pStyle w:val="NormalWeb"/>
          </w:pPr>
        </w:pPrChange>
      </w:pPr>
      <w:ins w:id="2537" w:author="nidal saleh" w:date="2025-06-09T01:48:00Z">
        <w:r w:rsidRPr="00A0707A">
          <w:rPr>
            <w:sz w:val="32"/>
            <w:szCs w:val="32"/>
            <w:rtl/>
            <w:rPrChange w:id="2538" w:author="nidal saleh" w:date="2025-06-14T11:28:00Z">
              <w:rPr>
                <w:rtl/>
              </w:rPr>
            </w:rPrChange>
          </w:rPr>
          <w:t>المتطلبات الوظيفية تحدد الوظائف الأساسية التي يجب أن يؤديها النظام</w:t>
        </w:r>
        <w:r w:rsidRPr="00A0707A">
          <w:rPr>
            <w:sz w:val="32"/>
            <w:szCs w:val="32"/>
            <w:rPrChange w:id="2539" w:author="nidal saleh" w:date="2025-06-14T11:28:00Z">
              <w:rPr/>
            </w:rPrChange>
          </w:rPr>
          <w:t>:</w:t>
        </w:r>
      </w:ins>
    </w:p>
    <w:p w14:paraId="0CB33C54" w14:textId="77777777" w:rsidR="003D2423" w:rsidRPr="00A0707A" w:rsidRDefault="003D2423">
      <w:pPr>
        <w:numPr>
          <w:ilvl w:val="0"/>
          <w:numId w:val="45"/>
        </w:numPr>
        <w:bidi/>
        <w:spacing w:before="100" w:beforeAutospacing="1" w:after="100" w:afterAutospacing="1" w:line="240" w:lineRule="auto"/>
        <w:rPr>
          <w:ins w:id="2540" w:author="nidal saleh" w:date="2025-06-09T01:48:00Z"/>
          <w:sz w:val="32"/>
          <w:szCs w:val="32"/>
          <w:rPrChange w:id="2541" w:author="nidal saleh" w:date="2025-06-14T11:28:00Z">
            <w:rPr>
              <w:ins w:id="2542" w:author="nidal saleh" w:date="2025-06-09T01:48:00Z"/>
            </w:rPr>
          </w:rPrChange>
        </w:rPr>
        <w:pPrChange w:id="2543" w:author="nidal saleh" w:date="2025-06-09T01:49:00Z">
          <w:pPr>
            <w:numPr>
              <w:numId w:val="45"/>
            </w:numPr>
            <w:tabs>
              <w:tab w:val="num" w:pos="720"/>
            </w:tabs>
            <w:spacing w:before="100" w:beforeAutospacing="1" w:after="100" w:afterAutospacing="1" w:line="240" w:lineRule="auto"/>
            <w:ind w:left="720" w:hanging="360"/>
          </w:pPr>
        </w:pPrChange>
      </w:pPr>
      <w:ins w:id="2544" w:author="nidal saleh" w:date="2025-06-09T01:48:00Z">
        <w:r w:rsidRPr="00A0707A">
          <w:rPr>
            <w:rStyle w:val="Strong"/>
            <w:sz w:val="32"/>
            <w:szCs w:val="32"/>
            <w:rtl/>
            <w:rPrChange w:id="2545" w:author="nidal saleh" w:date="2025-06-14T11:28:00Z">
              <w:rPr>
                <w:rStyle w:val="Strong"/>
                <w:rtl/>
              </w:rPr>
            </w:rPrChange>
          </w:rPr>
          <w:t>اكتشاف حالات التشتت</w:t>
        </w:r>
        <w:r w:rsidRPr="00A0707A">
          <w:rPr>
            <w:rStyle w:val="Strong"/>
            <w:sz w:val="32"/>
            <w:szCs w:val="32"/>
            <w:rPrChange w:id="2546" w:author="nidal saleh" w:date="2025-06-14T11:28:00Z">
              <w:rPr>
                <w:rStyle w:val="Strong"/>
              </w:rPr>
            </w:rPrChange>
          </w:rPr>
          <w:t>:</w:t>
        </w:r>
        <w:r w:rsidRPr="00A0707A">
          <w:rPr>
            <w:sz w:val="32"/>
            <w:szCs w:val="32"/>
            <w:rPrChange w:id="2547" w:author="nidal saleh" w:date="2025-06-14T11:28:00Z">
              <w:rPr/>
            </w:rPrChange>
          </w:rPr>
          <w:t xml:space="preserve"> </w:t>
        </w:r>
      </w:ins>
    </w:p>
    <w:p w14:paraId="531E14B7" w14:textId="2B24E64A" w:rsidR="003D2423" w:rsidRPr="00A0707A" w:rsidRDefault="003D2423">
      <w:pPr>
        <w:numPr>
          <w:ilvl w:val="1"/>
          <w:numId w:val="45"/>
        </w:numPr>
        <w:bidi/>
        <w:spacing w:before="100" w:beforeAutospacing="1" w:after="100" w:afterAutospacing="1" w:line="240" w:lineRule="auto"/>
        <w:rPr>
          <w:ins w:id="2548" w:author="nidal saleh" w:date="2025-06-09T01:48:00Z"/>
          <w:sz w:val="32"/>
          <w:szCs w:val="32"/>
          <w:rPrChange w:id="2549" w:author="nidal saleh" w:date="2025-06-14T11:28:00Z">
            <w:rPr>
              <w:ins w:id="2550" w:author="nidal saleh" w:date="2025-06-09T01:48:00Z"/>
            </w:rPr>
          </w:rPrChange>
        </w:rPr>
        <w:pPrChange w:id="2551" w:author="nidal saleh" w:date="2025-06-09T01:49:00Z">
          <w:pPr>
            <w:numPr>
              <w:ilvl w:val="1"/>
              <w:numId w:val="45"/>
            </w:numPr>
            <w:tabs>
              <w:tab w:val="num" w:pos="1440"/>
            </w:tabs>
            <w:spacing w:before="100" w:beforeAutospacing="1" w:after="100" w:afterAutospacing="1" w:line="240" w:lineRule="auto"/>
            <w:ind w:left="1440" w:hanging="360"/>
          </w:pPr>
        </w:pPrChange>
      </w:pPr>
      <w:ins w:id="2552" w:author="nidal saleh" w:date="2025-06-09T01:48:00Z">
        <w:r w:rsidRPr="00A0707A">
          <w:rPr>
            <w:sz w:val="32"/>
            <w:szCs w:val="32"/>
            <w:rtl/>
            <w:rPrChange w:id="2553" w:author="nidal saleh" w:date="2025-06-14T11:28:00Z">
              <w:rPr>
                <w:rtl/>
              </w:rPr>
            </w:rPrChange>
          </w:rPr>
          <w:t>اكتشاف إغلاق العينين باستخدام نسبة العين</w:t>
        </w:r>
        <w:r w:rsidRPr="00A0707A">
          <w:rPr>
            <w:sz w:val="32"/>
            <w:szCs w:val="32"/>
            <w:rPrChange w:id="2554" w:author="nidal saleh" w:date="2025-06-14T11:28:00Z">
              <w:rPr/>
            </w:rPrChange>
          </w:rPr>
          <w:t xml:space="preserve"> </w:t>
        </w:r>
      </w:ins>
      <w:ins w:id="2555" w:author="nidal saleh" w:date="2025-06-09T01:53:00Z">
        <w:r w:rsidRPr="00A0707A">
          <w:rPr>
            <w:sz w:val="32"/>
            <w:szCs w:val="32"/>
            <w:rPrChange w:id="2556" w:author="nidal saleh" w:date="2025-06-14T11:28:00Z">
              <w:rPr/>
            </w:rPrChange>
          </w:rPr>
          <w:t>.</w:t>
        </w:r>
      </w:ins>
      <w:ins w:id="2557" w:author="nidal saleh" w:date="2025-06-09T01:48:00Z">
        <w:r w:rsidRPr="00A0707A">
          <w:rPr>
            <w:sz w:val="32"/>
            <w:szCs w:val="32"/>
            <w:rPrChange w:id="2558" w:author="nidal saleh" w:date="2025-06-14T11:28:00Z">
              <w:rPr/>
            </w:rPrChange>
          </w:rPr>
          <w:t>(EAR)</w:t>
        </w:r>
      </w:ins>
    </w:p>
    <w:p w14:paraId="440DA525" w14:textId="4E8B64DB" w:rsidR="003D2423" w:rsidRPr="00A0707A" w:rsidRDefault="003D2423">
      <w:pPr>
        <w:numPr>
          <w:ilvl w:val="1"/>
          <w:numId w:val="45"/>
        </w:numPr>
        <w:bidi/>
        <w:spacing w:before="100" w:beforeAutospacing="1" w:after="100" w:afterAutospacing="1" w:line="240" w:lineRule="auto"/>
        <w:rPr>
          <w:ins w:id="2559" w:author="nidal saleh" w:date="2025-06-09T01:48:00Z"/>
          <w:sz w:val="32"/>
          <w:szCs w:val="32"/>
          <w:rPrChange w:id="2560" w:author="nidal saleh" w:date="2025-06-14T11:28:00Z">
            <w:rPr>
              <w:ins w:id="2561" w:author="nidal saleh" w:date="2025-06-09T01:48:00Z"/>
            </w:rPr>
          </w:rPrChange>
        </w:rPr>
        <w:pPrChange w:id="2562" w:author="nidal saleh" w:date="2025-06-09T01:49:00Z">
          <w:pPr>
            <w:numPr>
              <w:ilvl w:val="1"/>
              <w:numId w:val="45"/>
            </w:numPr>
            <w:tabs>
              <w:tab w:val="num" w:pos="1440"/>
            </w:tabs>
            <w:spacing w:before="100" w:beforeAutospacing="1" w:after="100" w:afterAutospacing="1" w:line="240" w:lineRule="auto"/>
            <w:ind w:left="1440" w:hanging="360"/>
          </w:pPr>
        </w:pPrChange>
      </w:pPr>
      <w:ins w:id="2563" w:author="nidal saleh" w:date="2025-06-09T01:48:00Z">
        <w:r w:rsidRPr="00A0707A">
          <w:rPr>
            <w:sz w:val="32"/>
            <w:szCs w:val="32"/>
            <w:rtl/>
            <w:rPrChange w:id="2564" w:author="nidal saleh" w:date="2025-06-14T11:28:00Z">
              <w:rPr>
                <w:rtl/>
              </w:rPr>
            </w:rPrChange>
          </w:rPr>
          <w:t>اكتشاف التثاؤب باستخدام نسبة الفم</w:t>
        </w:r>
        <w:r w:rsidRPr="00A0707A">
          <w:rPr>
            <w:sz w:val="32"/>
            <w:szCs w:val="32"/>
            <w:rPrChange w:id="2565" w:author="nidal saleh" w:date="2025-06-14T11:28:00Z">
              <w:rPr/>
            </w:rPrChange>
          </w:rPr>
          <w:t xml:space="preserve"> (MAR)</w:t>
        </w:r>
      </w:ins>
      <w:ins w:id="2566" w:author="nidal saleh" w:date="2025-06-09T01:52:00Z">
        <w:r w:rsidRPr="00A0707A">
          <w:rPr>
            <w:sz w:val="32"/>
            <w:szCs w:val="32"/>
            <w:rtl/>
            <w:rPrChange w:id="2567" w:author="nidal saleh" w:date="2025-06-14T11:28:00Z">
              <w:rPr>
                <w:rtl/>
              </w:rPr>
            </w:rPrChange>
          </w:rPr>
          <w:t>.</w:t>
        </w:r>
      </w:ins>
    </w:p>
    <w:p w14:paraId="5A854F29" w14:textId="178E2D27" w:rsidR="003D2423" w:rsidRPr="00A0707A" w:rsidRDefault="003D2423">
      <w:pPr>
        <w:numPr>
          <w:ilvl w:val="1"/>
          <w:numId w:val="45"/>
        </w:numPr>
        <w:bidi/>
        <w:spacing w:before="100" w:beforeAutospacing="1" w:after="100" w:afterAutospacing="1" w:line="240" w:lineRule="auto"/>
        <w:rPr>
          <w:ins w:id="2568" w:author="nidal saleh" w:date="2025-06-09T01:48:00Z"/>
          <w:sz w:val="32"/>
          <w:szCs w:val="32"/>
          <w:rPrChange w:id="2569" w:author="nidal saleh" w:date="2025-06-14T11:28:00Z">
            <w:rPr>
              <w:ins w:id="2570" w:author="nidal saleh" w:date="2025-06-09T01:48:00Z"/>
            </w:rPr>
          </w:rPrChange>
        </w:rPr>
        <w:pPrChange w:id="2571" w:author="nidal saleh" w:date="2025-06-09T01:49:00Z">
          <w:pPr>
            <w:numPr>
              <w:ilvl w:val="1"/>
              <w:numId w:val="45"/>
            </w:numPr>
            <w:tabs>
              <w:tab w:val="num" w:pos="1440"/>
            </w:tabs>
            <w:spacing w:before="100" w:beforeAutospacing="1" w:after="100" w:afterAutospacing="1" w:line="240" w:lineRule="auto"/>
            <w:ind w:left="1440" w:hanging="360"/>
          </w:pPr>
        </w:pPrChange>
      </w:pPr>
      <w:ins w:id="2572" w:author="nidal saleh" w:date="2025-06-09T01:48:00Z">
        <w:r w:rsidRPr="00A0707A">
          <w:rPr>
            <w:sz w:val="32"/>
            <w:szCs w:val="32"/>
            <w:rtl/>
            <w:rPrChange w:id="2573" w:author="nidal saleh" w:date="2025-06-14T11:28:00Z">
              <w:rPr>
                <w:rtl/>
              </w:rPr>
            </w:rPrChange>
          </w:rPr>
          <w:t>اكتشاف انحراف الرأس باستخدام تحليل وجهة الرأس</w:t>
        </w:r>
        <w:r w:rsidRPr="00A0707A">
          <w:rPr>
            <w:sz w:val="32"/>
            <w:szCs w:val="32"/>
            <w:rPrChange w:id="2574" w:author="nidal saleh" w:date="2025-06-14T11:28:00Z">
              <w:rPr/>
            </w:rPrChange>
          </w:rPr>
          <w:t xml:space="preserve"> </w:t>
        </w:r>
      </w:ins>
      <w:ins w:id="2575" w:author="nidal saleh" w:date="2025-06-09T01:53:00Z">
        <w:r w:rsidRPr="00A0707A">
          <w:rPr>
            <w:sz w:val="32"/>
            <w:szCs w:val="32"/>
            <w:rPrChange w:id="2576" w:author="nidal saleh" w:date="2025-06-14T11:28:00Z">
              <w:rPr/>
            </w:rPrChange>
          </w:rPr>
          <w:t>.</w:t>
        </w:r>
      </w:ins>
      <w:ins w:id="2577" w:author="nidal saleh" w:date="2025-06-09T01:48:00Z">
        <w:r w:rsidRPr="00A0707A">
          <w:rPr>
            <w:sz w:val="32"/>
            <w:szCs w:val="32"/>
            <w:rPrChange w:id="2578" w:author="nidal saleh" w:date="2025-06-14T11:28:00Z">
              <w:rPr/>
            </w:rPrChange>
          </w:rPr>
          <w:t>(Head Pose)</w:t>
        </w:r>
      </w:ins>
    </w:p>
    <w:p w14:paraId="473AC61D" w14:textId="77777777" w:rsidR="003D2423" w:rsidRPr="00A0707A" w:rsidRDefault="003D2423">
      <w:pPr>
        <w:numPr>
          <w:ilvl w:val="1"/>
          <w:numId w:val="45"/>
        </w:numPr>
        <w:bidi/>
        <w:spacing w:before="100" w:beforeAutospacing="1" w:after="100" w:afterAutospacing="1" w:line="240" w:lineRule="auto"/>
        <w:rPr>
          <w:ins w:id="2579" w:author="nidal saleh" w:date="2025-06-09T01:48:00Z"/>
          <w:sz w:val="32"/>
          <w:szCs w:val="32"/>
          <w:rPrChange w:id="2580" w:author="nidal saleh" w:date="2025-06-14T11:28:00Z">
            <w:rPr>
              <w:ins w:id="2581" w:author="nidal saleh" w:date="2025-06-09T01:48:00Z"/>
            </w:rPr>
          </w:rPrChange>
        </w:rPr>
        <w:pPrChange w:id="2582" w:author="nidal saleh" w:date="2025-06-09T01:49:00Z">
          <w:pPr>
            <w:numPr>
              <w:ilvl w:val="1"/>
              <w:numId w:val="45"/>
            </w:numPr>
            <w:tabs>
              <w:tab w:val="num" w:pos="1440"/>
            </w:tabs>
            <w:spacing w:before="100" w:beforeAutospacing="1" w:after="100" w:afterAutospacing="1" w:line="240" w:lineRule="auto"/>
            <w:ind w:left="1440" w:hanging="360"/>
          </w:pPr>
        </w:pPrChange>
      </w:pPr>
      <w:ins w:id="2583" w:author="nidal saleh" w:date="2025-06-09T01:48:00Z">
        <w:r w:rsidRPr="00A0707A">
          <w:rPr>
            <w:sz w:val="32"/>
            <w:szCs w:val="32"/>
            <w:rtl/>
            <w:rPrChange w:id="2584" w:author="nidal saleh" w:date="2025-06-14T11:28:00Z">
              <w:rPr>
                <w:rtl/>
              </w:rPr>
            </w:rPrChange>
          </w:rPr>
          <w:t>اكتشاف استخدام اليدين (مثل حمل الهاتف) باستخدام تتبع اليد</w:t>
        </w:r>
        <w:r w:rsidRPr="00A0707A">
          <w:rPr>
            <w:sz w:val="32"/>
            <w:szCs w:val="32"/>
            <w:rPrChange w:id="2585" w:author="nidal saleh" w:date="2025-06-14T11:28:00Z">
              <w:rPr/>
            </w:rPrChange>
          </w:rPr>
          <w:t>.</w:t>
        </w:r>
      </w:ins>
    </w:p>
    <w:p w14:paraId="34CF27CB" w14:textId="77777777" w:rsidR="003D2423" w:rsidRPr="00A0707A" w:rsidRDefault="003D2423">
      <w:pPr>
        <w:numPr>
          <w:ilvl w:val="0"/>
          <w:numId w:val="45"/>
        </w:numPr>
        <w:bidi/>
        <w:spacing w:before="100" w:beforeAutospacing="1" w:after="100" w:afterAutospacing="1" w:line="240" w:lineRule="auto"/>
        <w:rPr>
          <w:ins w:id="2586" w:author="nidal saleh" w:date="2025-06-09T01:48:00Z"/>
          <w:sz w:val="32"/>
          <w:szCs w:val="32"/>
          <w:rPrChange w:id="2587" w:author="nidal saleh" w:date="2025-06-14T11:28:00Z">
            <w:rPr>
              <w:ins w:id="2588" w:author="nidal saleh" w:date="2025-06-09T01:48:00Z"/>
            </w:rPr>
          </w:rPrChange>
        </w:rPr>
        <w:pPrChange w:id="2589" w:author="nidal saleh" w:date="2025-06-09T01:49:00Z">
          <w:pPr>
            <w:numPr>
              <w:numId w:val="45"/>
            </w:numPr>
            <w:tabs>
              <w:tab w:val="num" w:pos="720"/>
            </w:tabs>
            <w:spacing w:before="100" w:beforeAutospacing="1" w:after="100" w:afterAutospacing="1" w:line="240" w:lineRule="auto"/>
            <w:ind w:left="720" w:hanging="360"/>
          </w:pPr>
        </w:pPrChange>
      </w:pPr>
      <w:ins w:id="2590" w:author="nidal saleh" w:date="2025-06-09T01:48:00Z">
        <w:r w:rsidRPr="00A0707A">
          <w:rPr>
            <w:rStyle w:val="Strong"/>
            <w:sz w:val="32"/>
            <w:szCs w:val="32"/>
            <w:rtl/>
            <w:rPrChange w:id="2591" w:author="nidal saleh" w:date="2025-06-14T11:28:00Z">
              <w:rPr>
                <w:rStyle w:val="Strong"/>
                <w:rtl/>
              </w:rPr>
            </w:rPrChange>
          </w:rPr>
          <w:t>إصدار التنبيهات</w:t>
        </w:r>
        <w:r w:rsidRPr="00A0707A">
          <w:rPr>
            <w:rStyle w:val="Strong"/>
            <w:sz w:val="32"/>
            <w:szCs w:val="32"/>
            <w:rPrChange w:id="2592" w:author="nidal saleh" w:date="2025-06-14T11:28:00Z">
              <w:rPr>
                <w:rStyle w:val="Strong"/>
              </w:rPr>
            </w:rPrChange>
          </w:rPr>
          <w:t>:</w:t>
        </w:r>
        <w:r w:rsidRPr="00A0707A">
          <w:rPr>
            <w:sz w:val="32"/>
            <w:szCs w:val="32"/>
            <w:rPrChange w:id="2593" w:author="nidal saleh" w:date="2025-06-14T11:28:00Z">
              <w:rPr/>
            </w:rPrChange>
          </w:rPr>
          <w:t xml:space="preserve"> </w:t>
        </w:r>
      </w:ins>
    </w:p>
    <w:p w14:paraId="0A3667BF" w14:textId="68560084" w:rsidR="003D2423" w:rsidRPr="00A0707A" w:rsidRDefault="003D2423">
      <w:pPr>
        <w:numPr>
          <w:ilvl w:val="1"/>
          <w:numId w:val="45"/>
        </w:numPr>
        <w:bidi/>
        <w:spacing w:before="100" w:beforeAutospacing="1" w:after="100" w:afterAutospacing="1" w:line="240" w:lineRule="auto"/>
        <w:rPr>
          <w:ins w:id="2594" w:author="nidal saleh" w:date="2025-06-09T01:48:00Z"/>
          <w:sz w:val="32"/>
          <w:szCs w:val="32"/>
          <w:rPrChange w:id="2595" w:author="nidal saleh" w:date="2025-06-14T11:28:00Z">
            <w:rPr>
              <w:ins w:id="2596" w:author="nidal saleh" w:date="2025-06-09T01:48:00Z"/>
            </w:rPr>
          </w:rPrChange>
        </w:rPr>
        <w:pPrChange w:id="2597" w:author="nidal saleh" w:date="2025-06-09T01:49:00Z">
          <w:pPr>
            <w:numPr>
              <w:ilvl w:val="1"/>
              <w:numId w:val="45"/>
            </w:numPr>
            <w:tabs>
              <w:tab w:val="num" w:pos="1440"/>
            </w:tabs>
            <w:spacing w:before="100" w:beforeAutospacing="1" w:after="100" w:afterAutospacing="1" w:line="240" w:lineRule="auto"/>
            <w:ind w:left="1440" w:hanging="360"/>
          </w:pPr>
        </w:pPrChange>
      </w:pPr>
      <w:ins w:id="2598" w:author="nidal saleh" w:date="2025-06-09T01:48:00Z">
        <w:r w:rsidRPr="00A0707A">
          <w:rPr>
            <w:sz w:val="32"/>
            <w:szCs w:val="32"/>
            <w:rtl/>
            <w:rPrChange w:id="2599" w:author="nidal saleh" w:date="2025-06-14T11:28:00Z">
              <w:rPr>
                <w:rtl/>
              </w:rPr>
            </w:rPrChange>
          </w:rPr>
          <w:t>تشغيل إنذار صوتي عند اكتشاف التشتت</w:t>
        </w:r>
        <w:r w:rsidRPr="00A0707A">
          <w:rPr>
            <w:sz w:val="32"/>
            <w:szCs w:val="32"/>
            <w:rPrChange w:id="2600" w:author="nidal saleh" w:date="2025-06-14T11:28:00Z">
              <w:rPr/>
            </w:rPrChange>
          </w:rPr>
          <w:t>.</w:t>
        </w:r>
      </w:ins>
    </w:p>
    <w:p w14:paraId="6436CB6C" w14:textId="77777777" w:rsidR="003D2423" w:rsidRPr="00A0707A" w:rsidRDefault="003D2423">
      <w:pPr>
        <w:numPr>
          <w:ilvl w:val="1"/>
          <w:numId w:val="45"/>
        </w:numPr>
        <w:bidi/>
        <w:spacing w:before="100" w:beforeAutospacing="1" w:after="100" w:afterAutospacing="1" w:line="240" w:lineRule="auto"/>
        <w:rPr>
          <w:ins w:id="2601" w:author="nidal saleh" w:date="2025-06-09T01:48:00Z"/>
          <w:sz w:val="32"/>
          <w:szCs w:val="32"/>
          <w:rPrChange w:id="2602" w:author="nidal saleh" w:date="2025-06-14T11:28:00Z">
            <w:rPr>
              <w:ins w:id="2603" w:author="nidal saleh" w:date="2025-06-09T01:48:00Z"/>
            </w:rPr>
          </w:rPrChange>
        </w:rPr>
        <w:pPrChange w:id="2604" w:author="nidal saleh" w:date="2025-06-09T01:49:00Z">
          <w:pPr>
            <w:numPr>
              <w:ilvl w:val="1"/>
              <w:numId w:val="45"/>
            </w:numPr>
            <w:tabs>
              <w:tab w:val="num" w:pos="1440"/>
            </w:tabs>
            <w:spacing w:before="100" w:beforeAutospacing="1" w:after="100" w:afterAutospacing="1" w:line="240" w:lineRule="auto"/>
            <w:ind w:left="1440" w:hanging="360"/>
          </w:pPr>
        </w:pPrChange>
      </w:pPr>
      <w:ins w:id="2605" w:author="nidal saleh" w:date="2025-06-09T01:48:00Z">
        <w:r w:rsidRPr="00A0707A">
          <w:rPr>
            <w:sz w:val="32"/>
            <w:szCs w:val="32"/>
            <w:rtl/>
            <w:rPrChange w:id="2606" w:author="nidal saleh" w:date="2025-06-14T11:28:00Z">
              <w:rPr>
                <w:rtl/>
              </w:rPr>
            </w:rPrChange>
          </w:rPr>
          <w:t xml:space="preserve">إرسال تنبيهات عبر البريد الإلكتروني </w:t>
        </w:r>
        <w:proofErr w:type="spellStart"/>
        <w:r w:rsidRPr="00A0707A">
          <w:rPr>
            <w:sz w:val="32"/>
            <w:szCs w:val="32"/>
            <w:rtl/>
            <w:rPrChange w:id="2607" w:author="nidal saleh" w:date="2025-06-14T11:28:00Z">
              <w:rPr>
                <w:rtl/>
              </w:rPr>
            </w:rPrChange>
          </w:rPr>
          <w:t>وتيليجرام</w:t>
        </w:r>
        <w:proofErr w:type="spellEnd"/>
        <w:r w:rsidRPr="00A0707A">
          <w:rPr>
            <w:sz w:val="32"/>
            <w:szCs w:val="32"/>
            <w:rtl/>
            <w:rPrChange w:id="2608" w:author="nidal saleh" w:date="2025-06-14T11:28:00Z">
              <w:rPr>
                <w:rtl/>
              </w:rPr>
            </w:rPrChange>
          </w:rPr>
          <w:t xml:space="preserve"> تحتوي على تفاصيل الحالة (النوع، الوقت، المدة، الموقع)</w:t>
        </w:r>
        <w:r w:rsidRPr="00A0707A">
          <w:rPr>
            <w:sz w:val="32"/>
            <w:szCs w:val="32"/>
            <w:rPrChange w:id="2609" w:author="nidal saleh" w:date="2025-06-14T11:28:00Z">
              <w:rPr/>
            </w:rPrChange>
          </w:rPr>
          <w:t>.</w:t>
        </w:r>
      </w:ins>
    </w:p>
    <w:p w14:paraId="2526E18D" w14:textId="5D6170F8" w:rsidR="003D2423" w:rsidRPr="00A0707A" w:rsidRDefault="003D2423">
      <w:pPr>
        <w:numPr>
          <w:ilvl w:val="1"/>
          <w:numId w:val="45"/>
        </w:numPr>
        <w:bidi/>
        <w:spacing w:before="100" w:beforeAutospacing="1" w:after="100" w:afterAutospacing="1" w:line="240" w:lineRule="auto"/>
        <w:rPr>
          <w:ins w:id="2610" w:author="nidal saleh" w:date="2025-06-09T01:48:00Z"/>
          <w:sz w:val="32"/>
          <w:szCs w:val="32"/>
          <w:rPrChange w:id="2611" w:author="nidal saleh" w:date="2025-06-14T11:28:00Z">
            <w:rPr>
              <w:ins w:id="2612" w:author="nidal saleh" w:date="2025-06-09T01:48:00Z"/>
            </w:rPr>
          </w:rPrChange>
        </w:rPr>
        <w:pPrChange w:id="2613" w:author="nidal saleh" w:date="2025-06-09T01:49:00Z">
          <w:pPr>
            <w:numPr>
              <w:ilvl w:val="1"/>
              <w:numId w:val="45"/>
            </w:numPr>
            <w:tabs>
              <w:tab w:val="num" w:pos="1440"/>
            </w:tabs>
            <w:spacing w:before="100" w:beforeAutospacing="1" w:after="100" w:afterAutospacing="1" w:line="240" w:lineRule="auto"/>
            <w:ind w:left="1440" w:hanging="360"/>
          </w:pPr>
        </w:pPrChange>
      </w:pPr>
      <w:ins w:id="2614" w:author="nidal saleh" w:date="2025-06-09T01:48:00Z">
        <w:r w:rsidRPr="00A0707A">
          <w:rPr>
            <w:sz w:val="32"/>
            <w:szCs w:val="32"/>
            <w:rtl/>
            <w:rPrChange w:id="2615" w:author="nidal saleh" w:date="2025-06-14T11:28:00Z">
              <w:rPr>
                <w:rtl/>
              </w:rPr>
            </w:rPrChange>
          </w:rPr>
          <w:t>إمكانية إضافة تنبيهات</w:t>
        </w:r>
        <w:r w:rsidRPr="00A0707A">
          <w:rPr>
            <w:sz w:val="32"/>
            <w:szCs w:val="32"/>
            <w:rPrChange w:id="2616" w:author="nidal saleh" w:date="2025-06-14T11:28:00Z">
              <w:rPr/>
            </w:rPrChange>
          </w:rPr>
          <w:t xml:space="preserve"> SMS</w:t>
        </w:r>
      </w:ins>
      <w:ins w:id="2617" w:author="nidal saleh" w:date="2025-06-09T01:53:00Z">
        <w:r w:rsidRPr="00A0707A">
          <w:rPr>
            <w:sz w:val="32"/>
            <w:szCs w:val="32"/>
            <w:rPrChange w:id="2618" w:author="nidal saleh" w:date="2025-06-14T11:28:00Z">
              <w:rPr/>
            </w:rPrChange>
          </w:rPr>
          <w:t>)</w:t>
        </w:r>
      </w:ins>
      <w:ins w:id="2619" w:author="nidal saleh" w:date="2025-06-09T01:48:00Z">
        <w:r w:rsidRPr="00A0707A">
          <w:rPr>
            <w:sz w:val="32"/>
            <w:szCs w:val="32"/>
            <w:rtl/>
            <w:rPrChange w:id="2620" w:author="nidal saleh" w:date="2025-06-14T11:28:00Z">
              <w:rPr>
                <w:rtl/>
              </w:rPr>
            </w:rPrChange>
          </w:rPr>
          <w:t>غير مفعلة حاليًا</w:t>
        </w:r>
      </w:ins>
      <w:ins w:id="2621" w:author="nidal saleh" w:date="2025-06-09T01:53:00Z">
        <w:r w:rsidRPr="00A0707A">
          <w:rPr>
            <w:sz w:val="32"/>
            <w:szCs w:val="32"/>
            <w:rtl/>
            <w:rPrChange w:id="2622" w:author="nidal saleh" w:date="2025-06-14T11:28:00Z">
              <w:rPr>
                <w:rtl/>
              </w:rPr>
            </w:rPrChange>
          </w:rPr>
          <w:t>)</w:t>
        </w:r>
        <w:r w:rsidRPr="00A0707A">
          <w:rPr>
            <w:sz w:val="32"/>
            <w:szCs w:val="32"/>
            <w:rtl/>
            <w:lang w:bidi="ar-SY"/>
            <w:rPrChange w:id="2623" w:author="nidal saleh" w:date="2025-06-14T11:28:00Z">
              <w:rPr>
                <w:rtl/>
                <w:lang w:bidi="ar-SY"/>
              </w:rPr>
            </w:rPrChange>
          </w:rPr>
          <w:t>.</w:t>
        </w:r>
      </w:ins>
    </w:p>
    <w:p w14:paraId="1F575ABE" w14:textId="5985091C" w:rsidR="003D2423" w:rsidRPr="00BA1C4E" w:rsidRDefault="003B3F63">
      <w:pPr>
        <w:pStyle w:val="Heading5"/>
        <w:bidi/>
        <w:rPr>
          <w:ins w:id="2624" w:author="nidal saleh" w:date="2025-06-09T01:48:00Z"/>
          <w:sz w:val="28"/>
          <w:szCs w:val="28"/>
          <w:rPrChange w:id="2625" w:author="nidal saleh" w:date="2025-06-14T12:08:00Z">
            <w:rPr>
              <w:ins w:id="2626" w:author="nidal saleh" w:date="2025-06-09T01:48:00Z"/>
            </w:rPr>
          </w:rPrChange>
        </w:rPr>
        <w:pPrChange w:id="2627" w:author="nidal saleh" w:date="2025-06-09T01:49:00Z">
          <w:pPr>
            <w:pStyle w:val="Heading5"/>
          </w:pPr>
        </w:pPrChange>
      </w:pPr>
      <w:ins w:id="2628" w:author="nidal saleh" w:date="2025-06-26T16:21:00Z">
        <w:r>
          <w:rPr>
            <w:rFonts w:hint="cs"/>
            <w:sz w:val="32"/>
            <w:szCs w:val="32"/>
            <w:rtl/>
          </w:rPr>
          <w:t xml:space="preserve">3.2.2 </w:t>
        </w:r>
      </w:ins>
      <w:ins w:id="2629" w:author="nidal saleh" w:date="2025-06-09T01:48:00Z">
        <w:r w:rsidR="003D2423" w:rsidRPr="00BA1C4E">
          <w:rPr>
            <w:sz w:val="32"/>
            <w:szCs w:val="32"/>
            <w:rtl/>
            <w:rPrChange w:id="2630" w:author="nidal saleh" w:date="2025-06-14T12:08:00Z">
              <w:rPr>
                <w:rtl/>
              </w:rPr>
            </w:rPrChange>
          </w:rPr>
          <w:t>المتطلبات غير الوظيفية</w:t>
        </w:r>
      </w:ins>
    </w:p>
    <w:p w14:paraId="7540EBE9" w14:textId="77777777" w:rsidR="003D2423" w:rsidRPr="00A0707A" w:rsidRDefault="003D2423">
      <w:pPr>
        <w:pStyle w:val="NormalWeb"/>
        <w:bidi/>
        <w:rPr>
          <w:ins w:id="2631" w:author="nidal saleh" w:date="2025-06-09T01:48:00Z"/>
          <w:sz w:val="32"/>
          <w:szCs w:val="32"/>
          <w:rPrChange w:id="2632" w:author="nidal saleh" w:date="2025-06-14T11:29:00Z">
            <w:rPr>
              <w:ins w:id="2633" w:author="nidal saleh" w:date="2025-06-09T01:48:00Z"/>
            </w:rPr>
          </w:rPrChange>
        </w:rPr>
        <w:pPrChange w:id="2634" w:author="nidal saleh" w:date="2025-06-09T01:49:00Z">
          <w:pPr>
            <w:pStyle w:val="NormalWeb"/>
          </w:pPr>
        </w:pPrChange>
      </w:pPr>
      <w:ins w:id="2635" w:author="nidal saleh" w:date="2025-06-09T01:48:00Z">
        <w:r w:rsidRPr="00A0707A">
          <w:rPr>
            <w:sz w:val="32"/>
            <w:szCs w:val="32"/>
            <w:rtl/>
            <w:rPrChange w:id="2636" w:author="nidal saleh" w:date="2025-06-14T11:29:00Z">
              <w:rPr>
                <w:rtl/>
              </w:rPr>
            </w:rPrChange>
          </w:rPr>
          <w:t>المتطلبات غير الوظيفية تحدد خصائص الأداء والجودة</w:t>
        </w:r>
        <w:r w:rsidRPr="00A0707A">
          <w:rPr>
            <w:sz w:val="32"/>
            <w:szCs w:val="32"/>
            <w:rPrChange w:id="2637" w:author="nidal saleh" w:date="2025-06-14T11:29:00Z">
              <w:rPr/>
            </w:rPrChange>
          </w:rPr>
          <w:t>:</w:t>
        </w:r>
      </w:ins>
    </w:p>
    <w:p w14:paraId="56A72F05" w14:textId="77777777" w:rsidR="003D2423" w:rsidRPr="00A0707A" w:rsidRDefault="003D2423">
      <w:pPr>
        <w:numPr>
          <w:ilvl w:val="0"/>
          <w:numId w:val="46"/>
        </w:numPr>
        <w:bidi/>
        <w:spacing w:before="100" w:beforeAutospacing="1" w:after="100" w:afterAutospacing="1" w:line="240" w:lineRule="auto"/>
        <w:rPr>
          <w:ins w:id="2638" w:author="nidal saleh" w:date="2025-06-09T01:48:00Z"/>
          <w:sz w:val="32"/>
          <w:szCs w:val="32"/>
          <w:rPrChange w:id="2639" w:author="nidal saleh" w:date="2025-06-14T11:29:00Z">
            <w:rPr>
              <w:ins w:id="2640" w:author="nidal saleh" w:date="2025-06-09T01:48:00Z"/>
            </w:rPr>
          </w:rPrChange>
        </w:rPr>
        <w:pPrChange w:id="2641" w:author="nidal saleh" w:date="2025-06-09T01:49:00Z">
          <w:pPr>
            <w:numPr>
              <w:numId w:val="46"/>
            </w:numPr>
            <w:tabs>
              <w:tab w:val="num" w:pos="720"/>
            </w:tabs>
            <w:spacing w:before="100" w:beforeAutospacing="1" w:after="100" w:afterAutospacing="1" w:line="240" w:lineRule="auto"/>
            <w:ind w:left="720" w:hanging="360"/>
          </w:pPr>
        </w:pPrChange>
      </w:pPr>
      <w:ins w:id="2642" w:author="nidal saleh" w:date="2025-06-09T01:48:00Z">
        <w:r w:rsidRPr="00A0707A">
          <w:rPr>
            <w:rStyle w:val="Strong"/>
            <w:sz w:val="32"/>
            <w:szCs w:val="32"/>
            <w:rtl/>
            <w:rPrChange w:id="2643" w:author="nidal saleh" w:date="2025-06-14T11:29:00Z">
              <w:rPr>
                <w:rStyle w:val="Strong"/>
                <w:rtl/>
              </w:rPr>
            </w:rPrChange>
          </w:rPr>
          <w:t>الأداء</w:t>
        </w:r>
        <w:r w:rsidRPr="00A0707A">
          <w:rPr>
            <w:rStyle w:val="Strong"/>
            <w:sz w:val="32"/>
            <w:szCs w:val="32"/>
            <w:rPrChange w:id="2644" w:author="nidal saleh" w:date="2025-06-14T11:29:00Z">
              <w:rPr>
                <w:rStyle w:val="Strong"/>
              </w:rPr>
            </w:rPrChange>
          </w:rPr>
          <w:t>:</w:t>
        </w:r>
        <w:r w:rsidRPr="00A0707A">
          <w:rPr>
            <w:sz w:val="32"/>
            <w:szCs w:val="32"/>
            <w:rPrChange w:id="2645" w:author="nidal saleh" w:date="2025-06-14T11:29:00Z">
              <w:rPr/>
            </w:rPrChange>
          </w:rPr>
          <w:t xml:space="preserve"> </w:t>
        </w:r>
      </w:ins>
    </w:p>
    <w:p w14:paraId="66C3C9E0" w14:textId="77777777" w:rsidR="003D2423" w:rsidRPr="00A0707A" w:rsidRDefault="003D2423">
      <w:pPr>
        <w:numPr>
          <w:ilvl w:val="1"/>
          <w:numId w:val="46"/>
        </w:numPr>
        <w:bidi/>
        <w:spacing w:before="100" w:beforeAutospacing="1" w:after="100" w:afterAutospacing="1" w:line="240" w:lineRule="auto"/>
        <w:rPr>
          <w:ins w:id="2646" w:author="nidal saleh" w:date="2025-06-09T01:48:00Z"/>
          <w:sz w:val="32"/>
          <w:szCs w:val="32"/>
          <w:rPrChange w:id="2647" w:author="nidal saleh" w:date="2025-06-14T11:29:00Z">
            <w:rPr>
              <w:ins w:id="2648" w:author="nidal saleh" w:date="2025-06-09T01:48:00Z"/>
            </w:rPr>
          </w:rPrChange>
        </w:rPr>
        <w:pPrChange w:id="2649" w:author="nidal saleh" w:date="2025-06-09T01:49:00Z">
          <w:pPr>
            <w:numPr>
              <w:ilvl w:val="1"/>
              <w:numId w:val="46"/>
            </w:numPr>
            <w:tabs>
              <w:tab w:val="num" w:pos="1440"/>
            </w:tabs>
            <w:spacing w:before="100" w:beforeAutospacing="1" w:after="100" w:afterAutospacing="1" w:line="240" w:lineRule="auto"/>
            <w:ind w:left="1440" w:hanging="360"/>
          </w:pPr>
        </w:pPrChange>
      </w:pPr>
      <w:ins w:id="2650" w:author="nidal saleh" w:date="2025-06-09T01:48:00Z">
        <w:r w:rsidRPr="00A0707A">
          <w:rPr>
            <w:sz w:val="32"/>
            <w:szCs w:val="32"/>
            <w:rtl/>
            <w:rPrChange w:id="2651" w:author="nidal saleh" w:date="2025-06-14T11:29:00Z">
              <w:rPr>
                <w:rtl/>
              </w:rPr>
            </w:rPrChange>
          </w:rPr>
          <w:t>معالجة الفيديو في الوقت الفعلي بمعدل إطارات لا يقل عن 15 إطارًا في الثانية</w:t>
        </w:r>
        <w:r w:rsidRPr="00A0707A">
          <w:rPr>
            <w:sz w:val="32"/>
            <w:szCs w:val="32"/>
            <w:rPrChange w:id="2652" w:author="nidal saleh" w:date="2025-06-14T11:29:00Z">
              <w:rPr/>
            </w:rPrChange>
          </w:rPr>
          <w:t>.</w:t>
        </w:r>
      </w:ins>
    </w:p>
    <w:p w14:paraId="00248845" w14:textId="77777777" w:rsidR="003D2423" w:rsidRPr="00A0707A" w:rsidRDefault="003D2423">
      <w:pPr>
        <w:numPr>
          <w:ilvl w:val="1"/>
          <w:numId w:val="46"/>
        </w:numPr>
        <w:bidi/>
        <w:spacing w:before="100" w:beforeAutospacing="1" w:after="100" w:afterAutospacing="1" w:line="240" w:lineRule="auto"/>
        <w:rPr>
          <w:ins w:id="2653" w:author="nidal saleh" w:date="2025-06-09T01:48:00Z"/>
          <w:sz w:val="32"/>
          <w:szCs w:val="32"/>
          <w:rPrChange w:id="2654" w:author="nidal saleh" w:date="2025-06-14T11:29:00Z">
            <w:rPr>
              <w:ins w:id="2655" w:author="nidal saleh" w:date="2025-06-09T01:48:00Z"/>
            </w:rPr>
          </w:rPrChange>
        </w:rPr>
        <w:pPrChange w:id="2656" w:author="nidal saleh" w:date="2025-06-09T01:49:00Z">
          <w:pPr>
            <w:numPr>
              <w:ilvl w:val="1"/>
              <w:numId w:val="46"/>
            </w:numPr>
            <w:tabs>
              <w:tab w:val="num" w:pos="1440"/>
            </w:tabs>
            <w:spacing w:before="100" w:beforeAutospacing="1" w:after="100" w:afterAutospacing="1" w:line="240" w:lineRule="auto"/>
            <w:ind w:left="1440" w:hanging="360"/>
          </w:pPr>
        </w:pPrChange>
      </w:pPr>
      <w:ins w:id="2657" w:author="nidal saleh" w:date="2025-06-09T01:48:00Z">
        <w:r w:rsidRPr="00A0707A">
          <w:rPr>
            <w:sz w:val="32"/>
            <w:szCs w:val="32"/>
            <w:rtl/>
            <w:rPrChange w:id="2658" w:author="nidal saleh" w:date="2025-06-14T11:29:00Z">
              <w:rPr>
                <w:rtl/>
              </w:rPr>
            </w:rPrChange>
          </w:rPr>
          <w:t>استجابة التنبيهات خلال أقل من ثانية من اكتشاف التشتت</w:t>
        </w:r>
        <w:r w:rsidRPr="00A0707A">
          <w:rPr>
            <w:sz w:val="32"/>
            <w:szCs w:val="32"/>
            <w:rPrChange w:id="2659" w:author="nidal saleh" w:date="2025-06-14T11:29:00Z">
              <w:rPr/>
            </w:rPrChange>
          </w:rPr>
          <w:t>.</w:t>
        </w:r>
      </w:ins>
    </w:p>
    <w:p w14:paraId="148C7624" w14:textId="77777777" w:rsidR="003D2423" w:rsidRPr="00A0707A" w:rsidRDefault="003D2423">
      <w:pPr>
        <w:numPr>
          <w:ilvl w:val="0"/>
          <w:numId w:val="46"/>
        </w:numPr>
        <w:bidi/>
        <w:spacing w:before="100" w:beforeAutospacing="1" w:after="100" w:afterAutospacing="1" w:line="240" w:lineRule="auto"/>
        <w:rPr>
          <w:ins w:id="2660" w:author="nidal saleh" w:date="2025-06-09T01:48:00Z"/>
          <w:sz w:val="32"/>
          <w:szCs w:val="32"/>
          <w:rPrChange w:id="2661" w:author="nidal saleh" w:date="2025-06-14T11:29:00Z">
            <w:rPr>
              <w:ins w:id="2662" w:author="nidal saleh" w:date="2025-06-09T01:48:00Z"/>
            </w:rPr>
          </w:rPrChange>
        </w:rPr>
        <w:pPrChange w:id="2663" w:author="nidal saleh" w:date="2025-06-09T01:49:00Z">
          <w:pPr>
            <w:numPr>
              <w:numId w:val="46"/>
            </w:numPr>
            <w:tabs>
              <w:tab w:val="num" w:pos="720"/>
            </w:tabs>
            <w:spacing w:before="100" w:beforeAutospacing="1" w:after="100" w:afterAutospacing="1" w:line="240" w:lineRule="auto"/>
            <w:ind w:left="720" w:hanging="360"/>
          </w:pPr>
        </w:pPrChange>
      </w:pPr>
      <w:ins w:id="2664" w:author="nidal saleh" w:date="2025-06-09T01:48:00Z">
        <w:r w:rsidRPr="00A0707A">
          <w:rPr>
            <w:rStyle w:val="Strong"/>
            <w:sz w:val="32"/>
            <w:szCs w:val="32"/>
            <w:rtl/>
            <w:rPrChange w:id="2665" w:author="nidal saleh" w:date="2025-06-14T11:29:00Z">
              <w:rPr>
                <w:rStyle w:val="Strong"/>
                <w:rtl/>
              </w:rPr>
            </w:rPrChange>
          </w:rPr>
          <w:t>الدقة</w:t>
        </w:r>
        <w:r w:rsidRPr="00A0707A">
          <w:rPr>
            <w:rStyle w:val="Strong"/>
            <w:sz w:val="32"/>
            <w:szCs w:val="32"/>
            <w:rPrChange w:id="2666" w:author="nidal saleh" w:date="2025-06-14T11:29:00Z">
              <w:rPr>
                <w:rStyle w:val="Strong"/>
              </w:rPr>
            </w:rPrChange>
          </w:rPr>
          <w:t>:</w:t>
        </w:r>
        <w:r w:rsidRPr="00A0707A">
          <w:rPr>
            <w:sz w:val="32"/>
            <w:szCs w:val="32"/>
            <w:rPrChange w:id="2667" w:author="nidal saleh" w:date="2025-06-14T11:29:00Z">
              <w:rPr/>
            </w:rPrChange>
          </w:rPr>
          <w:t xml:space="preserve"> </w:t>
        </w:r>
      </w:ins>
    </w:p>
    <w:p w14:paraId="6B9D09F6" w14:textId="77777777" w:rsidR="003D2423" w:rsidRPr="00A0707A" w:rsidRDefault="003D2423">
      <w:pPr>
        <w:numPr>
          <w:ilvl w:val="1"/>
          <w:numId w:val="46"/>
        </w:numPr>
        <w:bidi/>
        <w:spacing w:before="100" w:beforeAutospacing="1" w:after="100" w:afterAutospacing="1" w:line="240" w:lineRule="auto"/>
        <w:rPr>
          <w:ins w:id="2668" w:author="nidal saleh" w:date="2025-06-09T01:48:00Z"/>
          <w:sz w:val="32"/>
          <w:szCs w:val="32"/>
          <w:rPrChange w:id="2669" w:author="nidal saleh" w:date="2025-06-14T11:29:00Z">
            <w:rPr>
              <w:ins w:id="2670" w:author="nidal saleh" w:date="2025-06-09T01:48:00Z"/>
            </w:rPr>
          </w:rPrChange>
        </w:rPr>
        <w:pPrChange w:id="2671" w:author="nidal saleh" w:date="2025-06-09T01:49:00Z">
          <w:pPr>
            <w:numPr>
              <w:ilvl w:val="1"/>
              <w:numId w:val="46"/>
            </w:numPr>
            <w:tabs>
              <w:tab w:val="num" w:pos="1440"/>
            </w:tabs>
            <w:spacing w:before="100" w:beforeAutospacing="1" w:after="100" w:afterAutospacing="1" w:line="240" w:lineRule="auto"/>
            <w:ind w:left="1440" w:hanging="360"/>
          </w:pPr>
        </w:pPrChange>
      </w:pPr>
      <w:ins w:id="2672" w:author="nidal saleh" w:date="2025-06-09T01:48:00Z">
        <w:r w:rsidRPr="00A0707A">
          <w:rPr>
            <w:sz w:val="32"/>
            <w:szCs w:val="32"/>
            <w:rtl/>
            <w:rPrChange w:id="2673" w:author="nidal saleh" w:date="2025-06-14T11:29:00Z">
              <w:rPr>
                <w:rtl/>
              </w:rPr>
            </w:rPrChange>
          </w:rPr>
          <w:lastRenderedPageBreak/>
          <w:t>دقة اكتشاف التشتت لا تقل عن 80% في ظروف إضاءة جيدة</w:t>
        </w:r>
        <w:r w:rsidRPr="00A0707A">
          <w:rPr>
            <w:sz w:val="32"/>
            <w:szCs w:val="32"/>
            <w:rPrChange w:id="2674" w:author="nidal saleh" w:date="2025-06-14T11:29:00Z">
              <w:rPr/>
            </w:rPrChange>
          </w:rPr>
          <w:t>.</w:t>
        </w:r>
      </w:ins>
    </w:p>
    <w:p w14:paraId="02940422" w14:textId="77777777" w:rsidR="003D2423" w:rsidRPr="00A0707A" w:rsidRDefault="003D2423">
      <w:pPr>
        <w:numPr>
          <w:ilvl w:val="1"/>
          <w:numId w:val="46"/>
        </w:numPr>
        <w:bidi/>
        <w:spacing w:before="100" w:beforeAutospacing="1" w:after="100" w:afterAutospacing="1" w:line="240" w:lineRule="auto"/>
        <w:rPr>
          <w:ins w:id="2675" w:author="nidal saleh" w:date="2025-06-09T01:48:00Z"/>
          <w:sz w:val="32"/>
          <w:szCs w:val="32"/>
          <w:rPrChange w:id="2676" w:author="nidal saleh" w:date="2025-06-14T11:29:00Z">
            <w:rPr>
              <w:ins w:id="2677" w:author="nidal saleh" w:date="2025-06-09T01:48:00Z"/>
            </w:rPr>
          </w:rPrChange>
        </w:rPr>
        <w:pPrChange w:id="2678" w:author="nidal saleh" w:date="2025-06-09T01:49:00Z">
          <w:pPr>
            <w:numPr>
              <w:ilvl w:val="1"/>
              <w:numId w:val="46"/>
            </w:numPr>
            <w:tabs>
              <w:tab w:val="num" w:pos="1440"/>
            </w:tabs>
            <w:spacing w:before="100" w:beforeAutospacing="1" w:after="100" w:afterAutospacing="1" w:line="240" w:lineRule="auto"/>
            <w:ind w:left="1440" w:hanging="360"/>
          </w:pPr>
        </w:pPrChange>
      </w:pPr>
      <w:ins w:id="2679" w:author="nidal saleh" w:date="2025-06-09T01:48:00Z">
        <w:r w:rsidRPr="00A0707A">
          <w:rPr>
            <w:sz w:val="32"/>
            <w:szCs w:val="32"/>
            <w:rtl/>
            <w:rPrChange w:id="2680" w:author="nidal saleh" w:date="2025-06-14T11:29:00Z">
              <w:rPr>
                <w:rtl/>
              </w:rPr>
            </w:rPrChange>
          </w:rPr>
          <w:t>تقليل الإنذارات الخاطئة باستخدام تأخير زمني (2 ثانية)</w:t>
        </w:r>
        <w:r w:rsidRPr="00A0707A">
          <w:rPr>
            <w:sz w:val="32"/>
            <w:szCs w:val="32"/>
            <w:rPrChange w:id="2681" w:author="nidal saleh" w:date="2025-06-14T11:29:00Z">
              <w:rPr/>
            </w:rPrChange>
          </w:rPr>
          <w:t>.</w:t>
        </w:r>
      </w:ins>
    </w:p>
    <w:p w14:paraId="036F4946" w14:textId="77777777" w:rsidR="003D2423" w:rsidRPr="00A0707A" w:rsidRDefault="003D2423">
      <w:pPr>
        <w:numPr>
          <w:ilvl w:val="0"/>
          <w:numId w:val="46"/>
        </w:numPr>
        <w:bidi/>
        <w:spacing w:before="100" w:beforeAutospacing="1" w:after="100" w:afterAutospacing="1" w:line="240" w:lineRule="auto"/>
        <w:rPr>
          <w:ins w:id="2682" w:author="nidal saleh" w:date="2025-06-09T01:48:00Z"/>
          <w:sz w:val="32"/>
          <w:szCs w:val="32"/>
          <w:rPrChange w:id="2683" w:author="nidal saleh" w:date="2025-06-14T11:29:00Z">
            <w:rPr>
              <w:ins w:id="2684" w:author="nidal saleh" w:date="2025-06-09T01:48:00Z"/>
            </w:rPr>
          </w:rPrChange>
        </w:rPr>
        <w:pPrChange w:id="2685" w:author="nidal saleh" w:date="2025-06-09T01:49:00Z">
          <w:pPr>
            <w:numPr>
              <w:numId w:val="46"/>
            </w:numPr>
            <w:tabs>
              <w:tab w:val="num" w:pos="720"/>
            </w:tabs>
            <w:spacing w:before="100" w:beforeAutospacing="1" w:after="100" w:afterAutospacing="1" w:line="240" w:lineRule="auto"/>
            <w:ind w:left="720" w:hanging="360"/>
          </w:pPr>
        </w:pPrChange>
      </w:pPr>
      <w:ins w:id="2686" w:author="nidal saleh" w:date="2025-06-09T01:48:00Z">
        <w:r w:rsidRPr="00A0707A">
          <w:rPr>
            <w:rStyle w:val="Strong"/>
            <w:sz w:val="32"/>
            <w:szCs w:val="32"/>
            <w:rtl/>
            <w:rPrChange w:id="2687" w:author="nidal saleh" w:date="2025-06-14T11:29:00Z">
              <w:rPr>
                <w:rStyle w:val="Strong"/>
                <w:rtl/>
              </w:rPr>
            </w:rPrChange>
          </w:rPr>
          <w:t>سهولة الاستخدام</w:t>
        </w:r>
        <w:r w:rsidRPr="00A0707A">
          <w:rPr>
            <w:rStyle w:val="Strong"/>
            <w:sz w:val="32"/>
            <w:szCs w:val="32"/>
            <w:rPrChange w:id="2688" w:author="nidal saleh" w:date="2025-06-14T11:29:00Z">
              <w:rPr>
                <w:rStyle w:val="Strong"/>
              </w:rPr>
            </w:rPrChange>
          </w:rPr>
          <w:t>:</w:t>
        </w:r>
        <w:r w:rsidRPr="00A0707A">
          <w:rPr>
            <w:sz w:val="32"/>
            <w:szCs w:val="32"/>
            <w:rPrChange w:id="2689" w:author="nidal saleh" w:date="2025-06-14T11:29:00Z">
              <w:rPr/>
            </w:rPrChange>
          </w:rPr>
          <w:t xml:space="preserve"> </w:t>
        </w:r>
      </w:ins>
    </w:p>
    <w:p w14:paraId="5F5AA965" w14:textId="77777777" w:rsidR="003D2423" w:rsidRPr="00A0707A" w:rsidRDefault="003D2423">
      <w:pPr>
        <w:numPr>
          <w:ilvl w:val="1"/>
          <w:numId w:val="46"/>
        </w:numPr>
        <w:bidi/>
        <w:spacing w:before="100" w:beforeAutospacing="1" w:after="100" w:afterAutospacing="1" w:line="240" w:lineRule="auto"/>
        <w:rPr>
          <w:ins w:id="2690" w:author="nidal saleh" w:date="2025-06-09T01:48:00Z"/>
          <w:sz w:val="32"/>
          <w:szCs w:val="32"/>
          <w:rPrChange w:id="2691" w:author="nidal saleh" w:date="2025-06-14T11:29:00Z">
            <w:rPr>
              <w:ins w:id="2692" w:author="nidal saleh" w:date="2025-06-09T01:48:00Z"/>
            </w:rPr>
          </w:rPrChange>
        </w:rPr>
        <w:pPrChange w:id="2693" w:author="nidal saleh" w:date="2025-06-09T01:49:00Z">
          <w:pPr>
            <w:numPr>
              <w:ilvl w:val="1"/>
              <w:numId w:val="46"/>
            </w:numPr>
            <w:tabs>
              <w:tab w:val="num" w:pos="1440"/>
            </w:tabs>
            <w:spacing w:before="100" w:beforeAutospacing="1" w:after="100" w:afterAutospacing="1" w:line="240" w:lineRule="auto"/>
            <w:ind w:left="1440" w:hanging="360"/>
          </w:pPr>
        </w:pPrChange>
      </w:pPr>
      <w:ins w:id="2694" w:author="nidal saleh" w:date="2025-06-09T01:48:00Z">
        <w:r w:rsidRPr="00A0707A">
          <w:rPr>
            <w:sz w:val="32"/>
            <w:szCs w:val="32"/>
            <w:rtl/>
            <w:rPrChange w:id="2695" w:author="nidal saleh" w:date="2025-06-14T11:29:00Z">
              <w:rPr>
                <w:rtl/>
              </w:rPr>
            </w:rPrChange>
          </w:rPr>
          <w:t>واجهة مستخدم بسيطة وسهلة التنقل للمستخدمين غير التقنيين</w:t>
        </w:r>
        <w:r w:rsidRPr="00A0707A">
          <w:rPr>
            <w:sz w:val="32"/>
            <w:szCs w:val="32"/>
            <w:rPrChange w:id="2696" w:author="nidal saleh" w:date="2025-06-14T11:29:00Z">
              <w:rPr/>
            </w:rPrChange>
          </w:rPr>
          <w:t>.</w:t>
        </w:r>
      </w:ins>
    </w:p>
    <w:p w14:paraId="7FF4B092" w14:textId="77777777" w:rsidR="003D2423" w:rsidRPr="00A0707A" w:rsidRDefault="003D2423">
      <w:pPr>
        <w:numPr>
          <w:ilvl w:val="0"/>
          <w:numId w:val="46"/>
        </w:numPr>
        <w:bidi/>
        <w:spacing w:before="100" w:beforeAutospacing="1" w:after="100" w:afterAutospacing="1" w:line="240" w:lineRule="auto"/>
        <w:rPr>
          <w:ins w:id="2697" w:author="nidal saleh" w:date="2025-06-09T01:48:00Z"/>
          <w:sz w:val="32"/>
          <w:szCs w:val="32"/>
          <w:rPrChange w:id="2698" w:author="nidal saleh" w:date="2025-06-14T11:29:00Z">
            <w:rPr>
              <w:ins w:id="2699" w:author="nidal saleh" w:date="2025-06-09T01:48:00Z"/>
            </w:rPr>
          </w:rPrChange>
        </w:rPr>
        <w:pPrChange w:id="2700" w:author="nidal saleh" w:date="2025-06-09T01:49:00Z">
          <w:pPr>
            <w:numPr>
              <w:numId w:val="46"/>
            </w:numPr>
            <w:tabs>
              <w:tab w:val="num" w:pos="720"/>
            </w:tabs>
            <w:spacing w:before="100" w:beforeAutospacing="1" w:after="100" w:afterAutospacing="1" w:line="240" w:lineRule="auto"/>
            <w:ind w:left="720" w:hanging="360"/>
          </w:pPr>
        </w:pPrChange>
      </w:pPr>
      <w:ins w:id="2701" w:author="nidal saleh" w:date="2025-06-09T01:48:00Z">
        <w:r w:rsidRPr="00A0707A">
          <w:rPr>
            <w:rStyle w:val="Strong"/>
            <w:sz w:val="32"/>
            <w:szCs w:val="32"/>
            <w:rtl/>
            <w:rPrChange w:id="2702" w:author="nidal saleh" w:date="2025-06-14T11:29:00Z">
              <w:rPr>
                <w:rStyle w:val="Strong"/>
                <w:rtl/>
              </w:rPr>
            </w:rPrChange>
          </w:rPr>
          <w:t>التوافق</w:t>
        </w:r>
        <w:r w:rsidRPr="00A0707A">
          <w:rPr>
            <w:rStyle w:val="Strong"/>
            <w:sz w:val="32"/>
            <w:szCs w:val="32"/>
            <w:rPrChange w:id="2703" w:author="nidal saleh" w:date="2025-06-14T11:29:00Z">
              <w:rPr>
                <w:rStyle w:val="Strong"/>
              </w:rPr>
            </w:rPrChange>
          </w:rPr>
          <w:t>:</w:t>
        </w:r>
        <w:r w:rsidRPr="00A0707A">
          <w:rPr>
            <w:sz w:val="32"/>
            <w:szCs w:val="32"/>
            <w:rPrChange w:id="2704" w:author="nidal saleh" w:date="2025-06-14T11:29:00Z">
              <w:rPr/>
            </w:rPrChange>
          </w:rPr>
          <w:t xml:space="preserve"> </w:t>
        </w:r>
      </w:ins>
    </w:p>
    <w:p w14:paraId="1166E700" w14:textId="0B6F059A" w:rsidR="003D2423" w:rsidRPr="00A0707A" w:rsidRDefault="003D2423">
      <w:pPr>
        <w:numPr>
          <w:ilvl w:val="1"/>
          <w:numId w:val="46"/>
        </w:numPr>
        <w:bidi/>
        <w:spacing w:before="100" w:beforeAutospacing="1" w:after="100" w:afterAutospacing="1" w:line="240" w:lineRule="auto"/>
        <w:rPr>
          <w:ins w:id="2705" w:author="nidal saleh" w:date="2025-06-09T01:48:00Z"/>
          <w:sz w:val="32"/>
          <w:szCs w:val="32"/>
          <w:rPrChange w:id="2706" w:author="nidal saleh" w:date="2025-06-14T11:29:00Z">
            <w:rPr>
              <w:ins w:id="2707" w:author="nidal saleh" w:date="2025-06-09T01:48:00Z"/>
            </w:rPr>
          </w:rPrChange>
        </w:rPr>
        <w:pPrChange w:id="2708" w:author="nidal saleh" w:date="2025-06-09T01:49:00Z">
          <w:pPr>
            <w:numPr>
              <w:ilvl w:val="1"/>
              <w:numId w:val="46"/>
            </w:numPr>
            <w:tabs>
              <w:tab w:val="num" w:pos="1440"/>
            </w:tabs>
            <w:spacing w:before="100" w:beforeAutospacing="1" w:after="100" w:afterAutospacing="1" w:line="240" w:lineRule="auto"/>
            <w:ind w:left="1440" w:hanging="360"/>
          </w:pPr>
        </w:pPrChange>
      </w:pPr>
      <w:ins w:id="2709" w:author="nidal saleh" w:date="2025-06-09T01:48:00Z">
        <w:r w:rsidRPr="00A0707A">
          <w:rPr>
            <w:sz w:val="32"/>
            <w:szCs w:val="32"/>
            <w:rtl/>
            <w:rPrChange w:id="2710" w:author="nidal saleh" w:date="2025-06-14T11:29:00Z">
              <w:rPr>
                <w:rtl/>
              </w:rPr>
            </w:rPrChange>
          </w:rPr>
          <w:t xml:space="preserve">التوافق مع كاميرات ويب قياسية بدقة لا تقل عن </w:t>
        </w:r>
      </w:ins>
      <w:ins w:id="2711" w:author="nidal saleh" w:date="2025-06-09T01:57:00Z">
        <w:r w:rsidRPr="00A0707A">
          <w:rPr>
            <w:sz w:val="32"/>
            <w:szCs w:val="32"/>
            <w:lang w:bidi="ar-SY"/>
            <w:rPrChange w:id="2712" w:author="nidal saleh" w:date="2025-06-14T11:29:00Z">
              <w:rPr>
                <w:lang w:bidi="ar-SY"/>
              </w:rPr>
            </w:rPrChange>
          </w:rPr>
          <w:t>p</w:t>
        </w:r>
      </w:ins>
      <w:ins w:id="2713" w:author="nidal saleh" w:date="2025-06-09T01:48:00Z">
        <w:r w:rsidRPr="00A0707A">
          <w:rPr>
            <w:sz w:val="32"/>
            <w:szCs w:val="32"/>
            <w:rtl/>
            <w:rPrChange w:id="2714" w:author="nidal saleh" w:date="2025-06-14T11:29:00Z">
              <w:rPr>
                <w:rtl/>
              </w:rPr>
            </w:rPrChange>
          </w:rPr>
          <w:t>720</w:t>
        </w:r>
      </w:ins>
      <w:ins w:id="2715" w:author="nidal saleh" w:date="2025-06-09T01:57:00Z">
        <w:r w:rsidRPr="00A0707A">
          <w:rPr>
            <w:sz w:val="32"/>
            <w:szCs w:val="32"/>
            <w:rtl/>
            <w:rPrChange w:id="2716" w:author="nidal saleh" w:date="2025-06-14T11:29:00Z">
              <w:rPr>
                <w:rtl/>
              </w:rPr>
            </w:rPrChange>
          </w:rPr>
          <w:t>.</w:t>
        </w:r>
      </w:ins>
    </w:p>
    <w:p w14:paraId="7CE3A4CF" w14:textId="77777777" w:rsidR="003D2423" w:rsidRPr="00A0707A" w:rsidRDefault="003D2423">
      <w:pPr>
        <w:numPr>
          <w:ilvl w:val="0"/>
          <w:numId w:val="46"/>
        </w:numPr>
        <w:bidi/>
        <w:spacing w:before="100" w:beforeAutospacing="1" w:after="100" w:afterAutospacing="1" w:line="240" w:lineRule="auto"/>
        <w:rPr>
          <w:ins w:id="2717" w:author="nidal saleh" w:date="2025-06-09T01:48:00Z"/>
          <w:sz w:val="32"/>
          <w:szCs w:val="32"/>
          <w:rPrChange w:id="2718" w:author="nidal saleh" w:date="2025-06-14T11:29:00Z">
            <w:rPr>
              <w:ins w:id="2719" w:author="nidal saleh" w:date="2025-06-09T01:48:00Z"/>
            </w:rPr>
          </w:rPrChange>
        </w:rPr>
        <w:pPrChange w:id="2720" w:author="nidal saleh" w:date="2025-06-09T01:49:00Z">
          <w:pPr>
            <w:numPr>
              <w:numId w:val="46"/>
            </w:numPr>
            <w:tabs>
              <w:tab w:val="num" w:pos="720"/>
            </w:tabs>
            <w:spacing w:before="100" w:beforeAutospacing="1" w:after="100" w:afterAutospacing="1" w:line="240" w:lineRule="auto"/>
            <w:ind w:left="720" w:hanging="360"/>
          </w:pPr>
        </w:pPrChange>
      </w:pPr>
      <w:ins w:id="2721" w:author="nidal saleh" w:date="2025-06-09T01:48:00Z">
        <w:r w:rsidRPr="00A0707A">
          <w:rPr>
            <w:rStyle w:val="Strong"/>
            <w:sz w:val="32"/>
            <w:szCs w:val="32"/>
            <w:rtl/>
            <w:rPrChange w:id="2722" w:author="nidal saleh" w:date="2025-06-14T11:29:00Z">
              <w:rPr>
                <w:rStyle w:val="Strong"/>
                <w:rtl/>
              </w:rPr>
            </w:rPrChange>
          </w:rPr>
          <w:t>الكفاءة من حيث التكلفة</w:t>
        </w:r>
        <w:r w:rsidRPr="00A0707A">
          <w:rPr>
            <w:rStyle w:val="Strong"/>
            <w:sz w:val="32"/>
            <w:szCs w:val="32"/>
            <w:rPrChange w:id="2723" w:author="nidal saleh" w:date="2025-06-14T11:29:00Z">
              <w:rPr>
                <w:rStyle w:val="Strong"/>
              </w:rPr>
            </w:rPrChange>
          </w:rPr>
          <w:t>:</w:t>
        </w:r>
        <w:r w:rsidRPr="00A0707A">
          <w:rPr>
            <w:sz w:val="32"/>
            <w:szCs w:val="32"/>
            <w:rPrChange w:id="2724" w:author="nidal saleh" w:date="2025-06-14T11:29:00Z">
              <w:rPr/>
            </w:rPrChange>
          </w:rPr>
          <w:t xml:space="preserve"> </w:t>
        </w:r>
      </w:ins>
    </w:p>
    <w:p w14:paraId="443699ED" w14:textId="5F906A7A" w:rsidR="003D2423" w:rsidRPr="00A0707A" w:rsidRDefault="003D2423">
      <w:pPr>
        <w:numPr>
          <w:ilvl w:val="1"/>
          <w:numId w:val="46"/>
        </w:numPr>
        <w:bidi/>
        <w:spacing w:before="100" w:beforeAutospacing="1" w:after="100" w:afterAutospacing="1" w:line="240" w:lineRule="auto"/>
        <w:rPr>
          <w:ins w:id="2725" w:author="nidal saleh" w:date="2025-06-09T01:48:00Z"/>
          <w:sz w:val="32"/>
          <w:szCs w:val="32"/>
          <w:rPrChange w:id="2726" w:author="nidal saleh" w:date="2025-06-14T11:29:00Z">
            <w:rPr>
              <w:ins w:id="2727" w:author="nidal saleh" w:date="2025-06-09T01:48:00Z"/>
            </w:rPr>
          </w:rPrChange>
        </w:rPr>
        <w:pPrChange w:id="2728" w:author="nidal saleh" w:date="2025-06-09T01:49:00Z">
          <w:pPr>
            <w:numPr>
              <w:ilvl w:val="1"/>
              <w:numId w:val="46"/>
            </w:numPr>
            <w:tabs>
              <w:tab w:val="num" w:pos="1440"/>
            </w:tabs>
            <w:spacing w:before="100" w:beforeAutospacing="1" w:after="100" w:afterAutospacing="1" w:line="240" w:lineRule="auto"/>
            <w:ind w:left="1440" w:hanging="360"/>
          </w:pPr>
        </w:pPrChange>
      </w:pPr>
      <w:ins w:id="2729" w:author="nidal saleh" w:date="2025-06-09T01:48:00Z">
        <w:r w:rsidRPr="00A0707A">
          <w:rPr>
            <w:sz w:val="32"/>
            <w:szCs w:val="32"/>
            <w:rtl/>
            <w:rPrChange w:id="2730" w:author="nidal saleh" w:date="2025-06-14T11:29:00Z">
              <w:rPr>
                <w:rtl/>
              </w:rPr>
            </w:rPrChange>
          </w:rPr>
          <w:t>استخدام مكتبات مفتوحة المصدر</w:t>
        </w:r>
      </w:ins>
      <w:ins w:id="2731" w:author="nidal saleh" w:date="2025-06-09T01:59:00Z">
        <w:r w:rsidR="00B776FF" w:rsidRPr="00A0707A">
          <w:rPr>
            <w:sz w:val="32"/>
            <w:szCs w:val="32"/>
            <w:rtl/>
            <w:rPrChange w:id="2732" w:author="nidal saleh" w:date="2025-06-14T11:29:00Z">
              <w:rPr>
                <w:rtl/>
              </w:rPr>
            </w:rPrChange>
          </w:rPr>
          <w:t xml:space="preserve"> </w:t>
        </w:r>
        <w:r w:rsidRPr="00A0707A">
          <w:rPr>
            <w:sz w:val="32"/>
            <w:szCs w:val="32"/>
            <w:rtl/>
            <w:rPrChange w:id="2733" w:author="nidal saleh" w:date="2025-06-14T11:29:00Z">
              <w:rPr>
                <w:rtl/>
              </w:rPr>
            </w:rPrChange>
          </w:rPr>
          <w:t>(</w:t>
        </w:r>
      </w:ins>
      <w:ins w:id="2734" w:author="nidal saleh" w:date="2025-06-09T01:48:00Z">
        <w:r w:rsidRPr="00A0707A">
          <w:rPr>
            <w:sz w:val="32"/>
            <w:szCs w:val="32"/>
            <w:rPrChange w:id="2735" w:author="nidal saleh" w:date="2025-06-14T11:29:00Z">
              <w:rPr/>
            </w:rPrChange>
          </w:rPr>
          <w:t xml:space="preserve"> OpenCV</w:t>
        </w:r>
        <w:r w:rsidRPr="00A0707A">
          <w:rPr>
            <w:sz w:val="32"/>
            <w:szCs w:val="32"/>
            <w:rtl/>
            <w:rPrChange w:id="2736" w:author="nidal saleh" w:date="2025-06-14T11:29:00Z">
              <w:rPr>
                <w:rtl/>
              </w:rPr>
            </w:rPrChange>
          </w:rPr>
          <w:t xml:space="preserve">، </w:t>
        </w:r>
        <w:proofErr w:type="spellStart"/>
        <w:r w:rsidRPr="00A0707A">
          <w:rPr>
            <w:sz w:val="32"/>
            <w:szCs w:val="32"/>
            <w:rPrChange w:id="2737" w:author="nidal saleh" w:date="2025-06-14T11:29:00Z">
              <w:rPr/>
            </w:rPrChange>
          </w:rPr>
          <w:t>dlib</w:t>
        </w:r>
        <w:proofErr w:type="spellEnd"/>
        <w:r w:rsidRPr="00A0707A">
          <w:rPr>
            <w:sz w:val="32"/>
            <w:szCs w:val="32"/>
            <w:rtl/>
            <w:rPrChange w:id="2738" w:author="nidal saleh" w:date="2025-06-14T11:29:00Z">
              <w:rPr>
                <w:rtl/>
              </w:rPr>
            </w:rPrChange>
          </w:rPr>
          <w:t xml:space="preserve">، </w:t>
        </w:r>
        <w:proofErr w:type="spellStart"/>
        <w:r w:rsidRPr="00A0707A">
          <w:rPr>
            <w:sz w:val="32"/>
            <w:szCs w:val="32"/>
            <w:rPrChange w:id="2739" w:author="nidal saleh" w:date="2025-06-14T11:29:00Z">
              <w:rPr/>
            </w:rPrChange>
          </w:rPr>
          <w:t>mediapipe</w:t>
        </w:r>
      </w:ins>
      <w:proofErr w:type="spellEnd"/>
      <w:ins w:id="2740" w:author="nidal saleh" w:date="2025-06-09T01:58:00Z">
        <w:r w:rsidRPr="00A0707A">
          <w:rPr>
            <w:sz w:val="32"/>
            <w:szCs w:val="32"/>
            <w:rtl/>
            <w:rPrChange w:id="2741" w:author="nidal saleh" w:date="2025-06-14T11:29:00Z">
              <w:rPr>
                <w:rtl/>
              </w:rPr>
            </w:rPrChange>
          </w:rPr>
          <w:t>)</w:t>
        </w:r>
      </w:ins>
      <w:ins w:id="2742" w:author="nidal saleh" w:date="2025-06-09T01:59:00Z">
        <w:r w:rsidR="00B776FF" w:rsidRPr="00A0707A">
          <w:rPr>
            <w:sz w:val="32"/>
            <w:szCs w:val="32"/>
            <w:rtl/>
            <w:rPrChange w:id="2743" w:author="nidal saleh" w:date="2025-06-14T11:29:00Z">
              <w:rPr>
                <w:rtl/>
              </w:rPr>
            </w:rPrChange>
          </w:rPr>
          <w:t xml:space="preserve"> </w:t>
        </w:r>
      </w:ins>
      <w:ins w:id="2744" w:author="nidal saleh" w:date="2025-06-09T01:48:00Z">
        <w:r w:rsidRPr="00A0707A">
          <w:rPr>
            <w:sz w:val="32"/>
            <w:szCs w:val="32"/>
            <w:rtl/>
            <w:rPrChange w:id="2745" w:author="nidal saleh" w:date="2025-06-14T11:29:00Z">
              <w:rPr>
                <w:rtl/>
              </w:rPr>
            </w:rPrChange>
          </w:rPr>
          <w:t>وأجهزة منخفضة التكلفة (كاميرا ويب)</w:t>
        </w:r>
        <w:r w:rsidRPr="00A0707A">
          <w:rPr>
            <w:sz w:val="32"/>
            <w:szCs w:val="32"/>
            <w:rPrChange w:id="2746" w:author="nidal saleh" w:date="2025-06-14T11:29:00Z">
              <w:rPr/>
            </w:rPrChange>
          </w:rPr>
          <w:t>.</w:t>
        </w:r>
      </w:ins>
    </w:p>
    <w:p w14:paraId="7DBBF555" w14:textId="77777777" w:rsidR="003D2423" w:rsidRPr="00A0707A" w:rsidRDefault="003D2423">
      <w:pPr>
        <w:numPr>
          <w:ilvl w:val="0"/>
          <w:numId w:val="46"/>
        </w:numPr>
        <w:bidi/>
        <w:spacing w:before="100" w:beforeAutospacing="1" w:after="100" w:afterAutospacing="1" w:line="240" w:lineRule="auto"/>
        <w:rPr>
          <w:ins w:id="2747" w:author="nidal saleh" w:date="2025-06-09T01:48:00Z"/>
          <w:sz w:val="32"/>
          <w:szCs w:val="32"/>
          <w:rPrChange w:id="2748" w:author="nidal saleh" w:date="2025-06-14T11:29:00Z">
            <w:rPr>
              <w:ins w:id="2749" w:author="nidal saleh" w:date="2025-06-09T01:48:00Z"/>
            </w:rPr>
          </w:rPrChange>
        </w:rPr>
        <w:pPrChange w:id="2750" w:author="nidal saleh" w:date="2025-06-09T01:49:00Z">
          <w:pPr>
            <w:numPr>
              <w:numId w:val="46"/>
            </w:numPr>
            <w:tabs>
              <w:tab w:val="num" w:pos="720"/>
            </w:tabs>
            <w:spacing w:before="100" w:beforeAutospacing="1" w:after="100" w:afterAutospacing="1" w:line="240" w:lineRule="auto"/>
            <w:ind w:left="720" w:hanging="360"/>
          </w:pPr>
        </w:pPrChange>
      </w:pPr>
      <w:ins w:id="2751" w:author="nidal saleh" w:date="2025-06-09T01:48:00Z">
        <w:r w:rsidRPr="00A0707A">
          <w:rPr>
            <w:rStyle w:val="Strong"/>
            <w:sz w:val="32"/>
            <w:szCs w:val="32"/>
            <w:rtl/>
            <w:rPrChange w:id="2752" w:author="nidal saleh" w:date="2025-06-14T11:29:00Z">
              <w:rPr>
                <w:rStyle w:val="Strong"/>
                <w:rtl/>
              </w:rPr>
            </w:rPrChange>
          </w:rPr>
          <w:t>الموثوقية</w:t>
        </w:r>
        <w:r w:rsidRPr="00A0707A">
          <w:rPr>
            <w:rStyle w:val="Strong"/>
            <w:sz w:val="32"/>
            <w:szCs w:val="32"/>
            <w:rPrChange w:id="2753" w:author="nidal saleh" w:date="2025-06-14T11:29:00Z">
              <w:rPr>
                <w:rStyle w:val="Strong"/>
              </w:rPr>
            </w:rPrChange>
          </w:rPr>
          <w:t>:</w:t>
        </w:r>
        <w:r w:rsidRPr="00A0707A">
          <w:rPr>
            <w:sz w:val="32"/>
            <w:szCs w:val="32"/>
            <w:rPrChange w:id="2754" w:author="nidal saleh" w:date="2025-06-14T11:29:00Z">
              <w:rPr/>
            </w:rPrChange>
          </w:rPr>
          <w:t xml:space="preserve"> </w:t>
        </w:r>
      </w:ins>
    </w:p>
    <w:p w14:paraId="2EBFAEB9" w14:textId="77777777" w:rsidR="003D2423" w:rsidRPr="00A0707A" w:rsidRDefault="003D2423">
      <w:pPr>
        <w:numPr>
          <w:ilvl w:val="1"/>
          <w:numId w:val="46"/>
        </w:numPr>
        <w:bidi/>
        <w:spacing w:before="100" w:beforeAutospacing="1" w:after="100" w:afterAutospacing="1" w:line="240" w:lineRule="auto"/>
        <w:rPr>
          <w:ins w:id="2755" w:author="nidal saleh" w:date="2025-06-09T01:48:00Z"/>
          <w:sz w:val="32"/>
          <w:szCs w:val="32"/>
          <w:rPrChange w:id="2756" w:author="nidal saleh" w:date="2025-06-14T11:29:00Z">
            <w:rPr>
              <w:ins w:id="2757" w:author="nidal saleh" w:date="2025-06-09T01:48:00Z"/>
            </w:rPr>
          </w:rPrChange>
        </w:rPr>
        <w:pPrChange w:id="2758" w:author="nidal saleh" w:date="2025-06-09T01:49:00Z">
          <w:pPr>
            <w:numPr>
              <w:ilvl w:val="1"/>
              <w:numId w:val="46"/>
            </w:numPr>
            <w:tabs>
              <w:tab w:val="num" w:pos="1440"/>
            </w:tabs>
            <w:spacing w:before="100" w:beforeAutospacing="1" w:after="100" w:afterAutospacing="1" w:line="240" w:lineRule="auto"/>
            <w:ind w:left="1440" w:hanging="360"/>
          </w:pPr>
        </w:pPrChange>
      </w:pPr>
      <w:ins w:id="2759" w:author="nidal saleh" w:date="2025-06-09T01:48:00Z">
        <w:r w:rsidRPr="00A0707A">
          <w:rPr>
            <w:sz w:val="32"/>
            <w:szCs w:val="32"/>
            <w:rtl/>
            <w:rPrChange w:id="2760" w:author="nidal saleh" w:date="2025-06-14T11:29:00Z">
              <w:rPr>
                <w:rtl/>
              </w:rPr>
            </w:rPrChange>
          </w:rPr>
          <w:t>ضمان استمرارية تشغيل النظام دون انقطاع أثناء القيادة</w:t>
        </w:r>
        <w:r w:rsidRPr="00A0707A">
          <w:rPr>
            <w:sz w:val="32"/>
            <w:szCs w:val="32"/>
            <w:rPrChange w:id="2761" w:author="nidal saleh" w:date="2025-06-14T11:29:00Z">
              <w:rPr/>
            </w:rPrChange>
          </w:rPr>
          <w:t>.</w:t>
        </w:r>
      </w:ins>
    </w:p>
    <w:p w14:paraId="0A9EB7F7" w14:textId="77777777" w:rsidR="003D2423" w:rsidRPr="00A0707A" w:rsidRDefault="003D2423">
      <w:pPr>
        <w:numPr>
          <w:ilvl w:val="1"/>
          <w:numId w:val="46"/>
        </w:numPr>
        <w:bidi/>
        <w:spacing w:before="100" w:beforeAutospacing="1" w:after="100" w:afterAutospacing="1" w:line="240" w:lineRule="auto"/>
        <w:rPr>
          <w:ins w:id="2762" w:author="nidal saleh" w:date="2025-06-09T01:48:00Z"/>
          <w:sz w:val="32"/>
          <w:szCs w:val="32"/>
          <w:rPrChange w:id="2763" w:author="nidal saleh" w:date="2025-06-14T11:29:00Z">
            <w:rPr>
              <w:ins w:id="2764" w:author="nidal saleh" w:date="2025-06-09T01:48:00Z"/>
            </w:rPr>
          </w:rPrChange>
        </w:rPr>
        <w:pPrChange w:id="2765" w:author="nidal saleh" w:date="2025-06-09T01:49:00Z">
          <w:pPr>
            <w:numPr>
              <w:ilvl w:val="1"/>
              <w:numId w:val="46"/>
            </w:numPr>
            <w:tabs>
              <w:tab w:val="num" w:pos="1440"/>
            </w:tabs>
            <w:spacing w:before="100" w:beforeAutospacing="1" w:after="100" w:afterAutospacing="1" w:line="240" w:lineRule="auto"/>
            <w:ind w:left="1440" w:hanging="360"/>
          </w:pPr>
        </w:pPrChange>
      </w:pPr>
      <w:ins w:id="2766" w:author="nidal saleh" w:date="2025-06-09T01:48:00Z">
        <w:r w:rsidRPr="00A0707A">
          <w:rPr>
            <w:sz w:val="32"/>
            <w:szCs w:val="32"/>
            <w:rtl/>
            <w:rPrChange w:id="2767" w:author="nidal saleh" w:date="2025-06-14T11:29:00Z">
              <w:rPr>
                <w:rtl/>
              </w:rPr>
            </w:rPrChange>
          </w:rPr>
          <w:t>التعامل مع الأخطاء (مثل انقطاع اتصال الإنترنت) دون توقف النظام</w:t>
        </w:r>
        <w:r w:rsidRPr="00A0707A">
          <w:rPr>
            <w:sz w:val="32"/>
            <w:szCs w:val="32"/>
            <w:rPrChange w:id="2768" w:author="nidal saleh" w:date="2025-06-14T11:29:00Z">
              <w:rPr/>
            </w:rPrChange>
          </w:rPr>
          <w:t>.</w:t>
        </w:r>
      </w:ins>
    </w:p>
    <w:p w14:paraId="06044085" w14:textId="29EF9CD7" w:rsidR="003D2423" w:rsidRPr="00BA1C4E" w:rsidRDefault="00B478C3">
      <w:pPr>
        <w:pStyle w:val="Heading4"/>
        <w:bidi/>
        <w:rPr>
          <w:ins w:id="2769" w:author="nidal saleh" w:date="2025-06-09T01:48:00Z"/>
          <w:i w:val="0"/>
          <w:iCs w:val="0"/>
          <w:sz w:val="32"/>
          <w:szCs w:val="32"/>
          <w:rPrChange w:id="2770" w:author="nidal saleh" w:date="2025-06-14T12:08:00Z">
            <w:rPr>
              <w:ins w:id="2771" w:author="nidal saleh" w:date="2025-06-09T01:48:00Z"/>
            </w:rPr>
          </w:rPrChange>
        </w:rPr>
        <w:pPrChange w:id="2772" w:author="nidal saleh" w:date="2025-06-09T01:49:00Z">
          <w:pPr>
            <w:pStyle w:val="Heading4"/>
          </w:pPr>
        </w:pPrChange>
      </w:pPr>
      <w:ins w:id="2773" w:author="nidal saleh" w:date="2025-06-26T14:53:00Z">
        <w:r>
          <w:rPr>
            <w:rFonts w:hint="cs"/>
            <w:i w:val="0"/>
            <w:iCs w:val="0"/>
            <w:sz w:val="32"/>
            <w:szCs w:val="32"/>
            <w:rtl/>
          </w:rPr>
          <w:t xml:space="preserve">3.3 </w:t>
        </w:r>
      </w:ins>
      <w:ins w:id="2774" w:author="nidal saleh" w:date="2025-06-09T01:48:00Z">
        <w:r w:rsidR="003D2423" w:rsidRPr="00BA1C4E">
          <w:rPr>
            <w:i w:val="0"/>
            <w:iCs w:val="0"/>
            <w:sz w:val="32"/>
            <w:szCs w:val="32"/>
            <w:rtl/>
            <w:rPrChange w:id="2775" w:author="nidal saleh" w:date="2025-06-14T12:08:00Z">
              <w:rPr>
                <w:rtl/>
              </w:rPr>
            </w:rPrChange>
          </w:rPr>
          <w:t>دراسة جدوى مبسطة</w:t>
        </w:r>
      </w:ins>
    </w:p>
    <w:p w14:paraId="6C2BF439" w14:textId="0EEA477B" w:rsidR="003D2423" w:rsidRPr="00BA1C4E" w:rsidRDefault="003B3F63">
      <w:pPr>
        <w:pStyle w:val="Heading5"/>
        <w:bidi/>
        <w:rPr>
          <w:ins w:id="2776" w:author="nidal saleh" w:date="2025-06-09T01:48:00Z"/>
          <w:sz w:val="44"/>
          <w:szCs w:val="44"/>
          <w:rPrChange w:id="2777" w:author="nidal saleh" w:date="2025-06-14T12:08:00Z">
            <w:rPr>
              <w:ins w:id="2778" w:author="nidal saleh" w:date="2025-06-09T01:48:00Z"/>
            </w:rPr>
          </w:rPrChange>
        </w:rPr>
        <w:pPrChange w:id="2779" w:author="nidal saleh" w:date="2025-06-09T01:49:00Z">
          <w:pPr>
            <w:pStyle w:val="Heading5"/>
          </w:pPr>
        </w:pPrChange>
      </w:pPr>
      <w:ins w:id="2780" w:author="nidal saleh" w:date="2025-06-26T16:22:00Z">
        <w:r>
          <w:rPr>
            <w:rFonts w:hint="cs"/>
            <w:sz w:val="32"/>
            <w:szCs w:val="32"/>
            <w:rtl/>
          </w:rPr>
          <w:t xml:space="preserve">3.3.1 </w:t>
        </w:r>
      </w:ins>
      <w:ins w:id="2781" w:author="nidal saleh" w:date="2025-06-09T01:48:00Z">
        <w:r w:rsidR="003D2423" w:rsidRPr="00BA1C4E">
          <w:rPr>
            <w:sz w:val="32"/>
            <w:szCs w:val="32"/>
            <w:rtl/>
            <w:rPrChange w:id="2782" w:author="nidal saleh" w:date="2025-06-14T12:08:00Z">
              <w:rPr>
                <w:rtl/>
              </w:rPr>
            </w:rPrChange>
          </w:rPr>
          <w:t>الجدوى الفنية</w:t>
        </w:r>
      </w:ins>
    </w:p>
    <w:p w14:paraId="6D451A9A" w14:textId="5DBE252F" w:rsidR="003D2423" w:rsidRPr="00A0707A" w:rsidRDefault="003D2423">
      <w:pPr>
        <w:numPr>
          <w:ilvl w:val="0"/>
          <w:numId w:val="47"/>
        </w:numPr>
        <w:bidi/>
        <w:spacing w:before="100" w:beforeAutospacing="1" w:after="100" w:afterAutospacing="1" w:line="240" w:lineRule="auto"/>
        <w:rPr>
          <w:ins w:id="2783" w:author="nidal saleh" w:date="2025-06-09T01:48:00Z"/>
          <w:sz w:val="32"/>
          <w:szCs w:val="32"/>
          <w:rPrChange w:id="2784" w:author="nidal saleh" w:date="2025-06-14T11:30:00Z">
            <w:rPr>
              <w:ins w:id="2785" w:author="nidal saleh" w:date="2025-06-09T01:48:00Z"/>
            </w:rPr>
          </w:rPrChange>
        </w:rPr>
        <w:pPrChange w:id="2786" w:author="nidal saleh" w:date="2025-06-09T01:49:00Z">
          <w:pPr>
            <w:numPr>
              <w:numId w:val="47"/>
            </w:numPr>
            <w:tabs>
              <w:tab w:val="num" w:pos="720"/>
            </w:tabs>
            <w:spacing w:before="100" w:beforeAutospacing="1" w:after="100" w:afterAutospacing="1" w:line="240" w:lineRule="auto"/>
            <w:ind w:left="720" w:hanging="360"/>
          </w:pPr>
        </w:pPrChange>
      </w:pPr>
      <w:ins w:id="2787" w:author="nidal saleh" w:date="2025-06-09T01:48:00Z">
        <w:r w:rsidRPr="00A0707A">
          <w:rPr>
            <w:rStyle w:val="Strong"/>
            <w:sz w:val="32"/>
            <w:szCs w:val="32"/>
            <w:rtl/>
            <w:rPrChange w:id="2788" w:author="nidal saleh" w:date="2025-06-14T11:30:00Z">
              <w:rPr>
                <w:rStyle w:val="Strong"/>
                <w:rtl/>
              </w:rPr>
            </w:rPrChange>
          </w:rPr>
          <w:t>الموارد المتاحة</w:t>
        </w:r>
        <w:r w:rsidRPr="00A0707A">
          <w:rPr>
            <w:sz w:val="32"/>
            <w:szCs w:val="32"/>
            <w:rPrChange w:id="2789" w:author="nidal saleh" w:date="2025-06-14T11:30:00Z">
              <w:rPr/>
            </w:rPrChange>
          </w:rPr>
          <w:t xml:space="preserve">: </w:t>
        </w:r>
        <w:r w:rsidRPr="00A0707A">
          <w:rPr>
            <w:sz w:val="32"/>
            <w:szCs w:val="32"/>
            <w:rtl/>
            <w:rPrChange w:id="2790" w:author="nidal saleh" w:date="2025-06-14T11:30:00Z">
              <w:rPr>
                <w:rtl/>
              </w:rPr>
            </w:rPrChange>
          </w:rPr>
          <w:t>المشروع يعتمد على مكتبات مفتوحة المصدر</w:t>
        </w:r>
        <w:r w:rsidRPr="00A0707A">
          <w:rPr>
            <w:sz w:val="32"/>
            <w:szCs w:val="32"/>
            <w:rPrChange w:id="2791" w:author="nidal saleh" w:date="2025-06-14T11:30:00Z">
              <w:rPr/>
            </w:rPrChange>
          </w:rPr>
          <w:t xml:space="preserve"> OpenCV</w:t>
        </w:r>
      </w:ins>
      <w:ins w:id="2792" w:author="nidal saleh" w:date="2025-06-09T02:00:00Z">
        <w:r w:rsidR="00B776FF" w:rsidRPr="00A0707A">
          <w:rPr>
            <w:sz w:val="32"/>
            <w:szCs w:val="32"/>
            <w:rPrChange w:id="2793" w:author="nidal saleh" w:date="2025-06-14T11:30:00Z">
              <w:rPr/>
            </w:rPrChange>
          </w:rPr>
          <w:t>)</w:t>
        </w:r>
      </w:ins>
      <w:ins w:id="2794" w:author="nidal saleh" w:date="2025-06-09T01:48:00Z">
        <w:r w:rsidRPr="00A0707A">
          <w:rPr>
            <w:sz w:val="32"/>
            <w:szCs w:val="32"/>
            <w:rtl/>
            <w:rPrChange w:id="2795" w:author="nidal saleh" w:date="2025-06-14T11:30:00Z">
              <w:rPr>
                <w:rtl/>
              </w:rPr>
            </w:rPrChange>
          </w:rPr>
          <w:t xml:space="preserve">، </w:t>
        </w:r>
        <w:proofErr w:type="spellStart"/>
        <w:r w:rsidRPr="00A0707A">
          <w:rPr>
            <w:sz w:val="32"/>
            <w:szCs w:val="32"/>
            <w:rPrChange w:id="2796" w:author="nidal saleh" w:date="2025-06-14T11:30:00Z">
              <w:rPr/>
            </w:rPrChange>
          </w:rPr>
          <w:t>dlib</w:t>
        </w:r>
        <w:proofErr w:type="spellEnd"/>
        <w:r w:rsidRPr="00A0707A">
          <w:rPr>
            <w:sz w:val="32"/>
            <w:szCs w:val="32"/>
            <w:rtl/>
            <w:rPrChange w:id="2797" w:author="nidal saleh" w:date="2025-06-14T11:30:00Z">
              <w:rPr>
                <w:rtl/>
              </w:rPr>
            </w:rPrChange>
          </w:rPr>
          <w:t>،</w:t>
        </w:r>
      </w:ins>
      <w:ins w:id="2798" w:author="nidal saleh" w:date="2025-06-09T02:00:00Z">
        <w:r w:rsidR="00B776FF" w:rsidRPr="00A0707A">
          <w:rPr>
            <w:sz w:val="32"/>
            <w:szCs w:val="32"/>
            <w:rPrChange w:id="2799" w:author="nidal saleh" w:date="2025-06-14T11:30:00Z">
              <w:rPr/>
            </w:rPrChange>
          </w:rPr>
          <w:t xml:space="preserve"> (</w:t>
        </w:r>
      </w:ins>
      <w:proofErr w:type="spellStart"/>
      <w:ins w:id="2800" w:author="nidal saleh" w:date="2025-06-09T01:48:00Z">
        <w:r w:rsidRPr="00A0707A">
          <w:rPr>
            <w:sz w:val="32"/>
            <w:szCs w:val="32"/>
            <w:rPrChange w:id="2801" w:author="nidal saleh" w:date="2025-06-14T11:30:00Z">
              <w:rPr/>
            </w:rPrChange>
          </w:rPr>
          <w:t>mediapipe</w:t>
        </w:r>
        <w:proofErr w:type="spellEnd"/>
        <w:r w:rsidRPr="00A0707A">
          <w:rPr>
            <w:sz w:val="32"/>
            <w:szCs w:val="32"/>
            <w:rPrChange w:id="2802" w:author="nidal saleh" w:date="2025-06-14T11:30:00Z">
              <w:rPr/>
            </w:rPrChange>
          </w:rPr>
          <w:t xml:space="preserve"> </w:t>
        </w:r>
      </w:ins>
      <w:ins w:id="2803" w:author="nidal saleh" w:date="2025-06-14T11:38:00Z">
        <w:r w:rsidR="002C7578">
          <w:rPr>
            <w:rFonts w:hint="cs"/>
            <w:sz w:val="32"/>
            <w:szCs w:val="32"/>
            <w:rtl/>
          </w:rPr>
          <w:t xml:space="preserve"> </w:t>
        </w:r>
      </w:ins>
      <w:ins w:id="2804" w:author="nidal saleh" w:date="2025-06-09T01:48:00Z">
        <w:r w:rsidRPr="00A0707A">
          <w:rPr>
            <w:sz w:val="32"/>
            <w:szCs w:val="32"/>
            <w:rtl/>
            <w:rPrChange w:id="2805" w:author="nidal saleh" w:date="2025-06-14T11:30:00Z">
              <w:rPr>
                <w:rtl/>
              </w:rPr>
            </w:rPrChange>
          </w:rPr>
          <w:t xml:space="preserve">وكاميرا ويب قياسية، وهي متاحة </w:t>
        </w:r>
        <w:proofErr w:type="spellStart"/>
        <w:r w:rsidRPr="00A0707A">
          <w:rPr>
            <w:sz w:val="32"/>
            <w:szCs w:val="32"/>
            <w:rtl/>
            <w:rPrChange w:id="2806" w:author="nidal saleh" w:date="2025-06-14T11:30:00Z">
              <w:rPr>
                <w:rtl/>
              </w:rPr>
            </w:rPrChange>
          </w:rPr>
          <w:t>بسهولة</w:t>
        </w:r>
      </w:ins>
      <w:ins w:id="2807" w:author="nidal saleh" w:date="2025-06-09T02:02:00Z">
        <w:r w:rsidR="00B776FF" w:rsidRPr="00A0707A">
          <w:rPr>
            <w:sz w:val="32"/>
            <w:szCs w:val="32"/>
            <w:rtl/>
            <w:rPrChange w:id="2808" w:author="nidal saleh" w:date="2025-06-14T11:30:00Z">
              <w:rPr>
                <w:rtl/>
              </w:rPr>
            </w:rPrChange>
          </w:rPr>
          <w:t>،</w:t>
        </w:r>
      </w:ins>
      <w:ins w:id="2809" w:author="nidal saleh" w:date="2025-06-09T01:48:00Z">
        <w:r w:rsidRPr="00A0707A">
          <w:rPr>
            <w:sz w:val="32"/>
            <w:szCs w:val="32"/>
            <w:rtl/>
            <w:rPrChange w:id="2810" w:author="nidal saleh" w:date="2025-06-14T11:30:00Z">
              <w:rPr>
                <w:rtl/>
              </w:rPr>
            </w:rPrChange>
          </w:rPr>
          <w:t>لغة</w:t>
        </w:r>
        <w:proofErr w:type="spellEnd"/>
        <w:r w:rsidRPr="00A0707A">
          <w:rPr>
            <w:sz w:val="32"/>
            <w:szCs w:val="32"/>
            <w:rtl/>
            <w:rPrChange w:id="2811" w:author="nidal saleh" w:date="2025-06-14T11:30:00Z">
              <w:rPr>
                <w:rtl/>
              </w:rPr>
            </w:rPrChange>
          </w:rPr>
          <w:t xml:space="preserve"> البرمجة</w:t>
        </w:r>
        <w:r w:rsidRPr="00A0707A">
          <w:rPr>
            <w:sz w:val="32"/>
            <w:szCs w:val="32"/>
            <w:rPrChange w:id="2812" w:author="nidal saleh" w:date="2025-06-14T11:30:00Z">
              <w:rPr/>
            </w:rPrChange>
          </w:rPr>
          <w:t xml:space="preserve"> Python </w:t>
        </w:r>
        <w:r w:rsidRPr="00A0707A">
          <w:rPr>
            <w:sz w:val="32"/>
            <w:szCs w:val="32"/>
            <w:rtl/>
            <w:rPrChange w:id="2813" w:author="nidal saleh" w:date="2025-06-14T11:30:00Z">
              <w:rPr>
                <w:rtl/>
              </w:rPr>
            </w:rPrChange>
          </w:rPr>
          <w:t>مناسبة لتطوير النظام بسرعة</w:t>
        </w:r>
        <w:r w:rsidRPr="00A0707A">
          <w:rPr>
            <w:sz w:val="32"/>
            <w:szCs w:val="32"/>
            <w:rPrChange w:id="2814" w:author="nidal saleh" w:date="2025-06-14T11:30:00Z">
              <w:rPr/>
            </w:rPrChange>
          </w:rPr>
          <w:t>.</w:t>
        </w:r>
      </w:ins>
    </w:p>
    <w:p w14:paraId="0F1A755E" w14:textId="77777777" w:rsidR="003D2423" w:rsidRPr="00A0707A" w:rsidRDefault="003D2423">
      <w:pPr>
        <w:numPr>
          <w:ilvl w:val="0"/>
          <w:numId w:val="47"/>
        </w:numPr>
        <w:bidi/>
        <w:spacing w:before="100" w:beforeAutospacing="1" w:after="100" w:afterAutospacing="1" w:line="240" w:lineRule="auto"/>
        <w:rPr>
          <w:ins w:id="2815" w:author="nidal saleh" w:date="2025-06-09T01:48:00Z"/>
          <w:sz w:val="32"/>
          <w:szCs w:val="32"/>
          <w:rPrChange w:id="2816" w:author="nidal saleh" w:date="2025-06-14T11:30:00Z">
            <w:rPr>
              <w:ins w:id="2817" w:author="nidal saleh" w:date="2025-06-09T01:48:00Z"/>
            </w:rPr>
          </w:rPrChange>
        </w:rPr>
        <w:pPrChange w:id="2818" w:author="nidal saleh" w:date="2025-06-09T01:49:00Z">
          <w:pPr>
            <w:numPr>
              <w:numId w:val="47"/>
            </w:numPr>
            <w:tabs>
              <w:tab w:val="num" w:pos="720"/>
            </w:tabs>
            <w:spacing w:before="100" w:beforeAutospacing="1" w:after="100" w:afterAutospacing="1" w:line="240" w:lineRule="auto"/>
            <w:ind w:left="720" w:hanging="360"/>
          </w:pPr>
        </w:pPrChange>
      </w:pPr>
      <w:ins w:id="2819" w:author="nidal saleh" w:date="2025-06-09T01:48:00Z">
        <w:r w:rsidRPr="00A0707A">
          <w:rPr>
            <w:rStyle w:val="Strong"/>
            <w:sz w:val="32"/>
            <w:szCs w:val="32"/>
            <w:rtl/>
            <w:rPrChange w:id="2820" w:author="nidal saleh" w:date="2025-06-14T11:30:00Z">
              <w:rPr>
                <w:rStyle w:val="Strong"/>
                <w:rtl/>
              </w:rPr>
            </w:rPrChange>
          </w:rPr>
          <w:t>الخبرة</w:t>
        </w:r>
        <w:r w:rsidRPr="00A0707A">
          <w:rPr>
            <w:sz w:val="32"/>
            <w:szCs w:val="32"/>
            <w:rPrChange w:id="2821" w:author="nidal saleh" w:date="2025-06-14T11:30:00Z">
              <w:rPr/>
            </w:rPrChange>
          </w:rPr>
          <w:t xml:space="preserve">: </w:t>
        </w:r>
        <w:r w:rsidRPr="00A0707A">
          <w:rPr>
            <w:sz w:val="32"/>
            <w:szCs w:val="32"/>
            <w:rtl/>
            <w:rPrChange w:id="2822" w:author="nidal saleh" w:date="2025-06-14T11:30:00Z">
              <w:rPr>
                <w:rtl/>
              </w:rPr>
            </w:rPrChange>
          </w:rPr>
          <w:t>يتطلب المشروع معرفة بمعالجة الصور والرؤية الحاسوبية، وهي متاحة لدى فريق التطوير</w:t>
        </w:r>
        <w:r w:rsidRPr="00A0707A">
          <w:rPr>
            <w:sz w:val="32"/>
            <w:szCs w:val="32"/>
            <w:rPrChange w:id="2823" w:author="nidal saleh" w:date="2025-06-14T11:30:00Z">
              <w:rPr/>
            </w:rPrChange>
          </w:rPr>
          <w:t>.</w:t>
        </w:r>
      </w:ins>
    </w:p>
    <w:p w14:paraId="05154E86" w14:textId="77777777" w:rsidR="003D2423" w:rsidRPr="00A0707A" w:rsidRDefault="003D2423">
      <w:pPr>
        <w:numPr>
          <w:ilvl w:val="0"/>
          <w:numId w:val="47"/>
        </w:numPr>
        <w:bidi/>
        <w:spacing w:before="100" w:beforeAutospacing="1" w:after="100" w:afterAutospacing="1" w:line="240" w:lineRule="auto"/>
        <w:rPr>
          <w:ins w:id="2824" w:author="nidal saleh" w:date="2025-06-09T01:48:00Z"/>
          <w:sz w:val="32"/>
          <w:szCs w:val="32"/>
          <w:rPrChange w:id="2825" w:author="nidal saleh" w:date="2025-06-14T11:30:00Z">
            <w:rPr>
              <w:ins w:id="2826" w:author="nidal saleh" w:date="2025-06-09T01:48:00Z"/>
            </w:rPr>
          </w:rPrChange>
        </w:rPr>
        <w:pPrChange w:id="2827" w:author="nidal saleh" w:date="2025-06-09T01:49:00Z">
          <w:pPr>
            <w:numPr>
              <w:numId w:val="47"/>
            </w:numPr>
            <w:tabs>
              <w:tab w:val="num" w:pos="720"/>
            </w:tabs>
            <w:spacing w:before="100" w:beforeAutospacing="1" w:after="100" w:afterAutospacing="1" w:line="240" w:lineRule="auto"/>
            <w:ind w:left="720" w:hanging="360"/>
          </w:pPr>
        </w:pPrChange>
      </w:pPr>
      <w:ins w:id="2828" w:author="nidal saleh" w:date="2025-06-09T01:48:00Z">
        <w:r w:rsidRPr="00A0707A">
          <w:rPr>
            <w:rStyle w:val="Strong"/>
            <w:sz w:val="32"/>
            <w:szCs w:val="32"/>
            <w:rtl/>
            <w:rPrChange w:id="2829" w:author="nidal saleh" w:date="2025-06-14T11:30:00Z">
              <w:rPr>
                <w:rStyle w:val="Strong"/>
                <w:rtl/>
              </w:rPr>
            </w:rPrChange>
          </w:rPr>
          <w:t>التحديات</w:t>
        </w:r>
        <w:r w:rsidRPr="00A0707A">
          <w:rPr>
            <w:sz w:val="32"/>
            <w:szCs w:val="32"/>
            <w:rPrChange w:id="2830" w:author="nidal saleh" w:date="2025-06-14T11:30:00Z">
              <w:rPr/>
            </w:rPrChange>
          </w:rPr>
          <w:t xml:space="preserve">: </w:t>
        </w:r>
        <w:r w:rsidRPr="00A0707A">
          <w:rPr>
            <w:sz w:val="32"/>
            <w:szCs w:val="32"/>
            <w:rtl/>
            <w:rPrChange w:id="2831" w:author="nidal saleh" w:date="2025-06-14T11:30:00Z">
              <w:rPr>
                <w:rtl/>
              </w:rPr>
            </w:rPrChange>
          </w:rPr>
          <w:t>قد يواجه النظام تحديات في ظروف الإضاءة المنخفضة أو بيئات القيادة المعقدة، لكن يمكن التغلب عليها بتحسين الخوارزميات أو استخدام كاميرات متقدمة في المستقبل</w:t>
        </w:r>
        <w:r w:rsidRPr="00A0707A">
          <w:rPr>
            <w:sz w:val="32"/>
            <w:szCs w:val="32"/>
            <w:rPrChange w:id="2832" w:author="nidal saleh" w:date="2025-06-14T11:30:00Z">
              <w:rPr/>
            </w:rPrChange>
          </w:rPr>
          <w:t>.</w:t>
        </w:r>
      </w:ins>
    </w:p>
    <w:p w14:paraId="1D722713" w14:textId="3E1F9FB9" w:rsidR="003D2423" w:rsidRPr="00BA1C4E" w:rsidRDefault="003B3F63">
      <w:pPr>
        <w:pStyle w:val="Heading5"/>
        <w:bidi/>
        <w:rPr>
          <w:ins w:id="2833" w:author="nidal saleh" w:date="2025-06-09T01:48:00Z"/>
          <w:sz w:val="32"/>
          <w:szCs w:val="32"/>
          <w:rPrChange w:id="2834" w:author="nidal saleh" w:date="2025-06-14T12:08:00Z">
            <w:rPr>
              <w:ins w:id="2835" w:author="nidal saleh" w:date="2025-06-09T01:48:00Z"/>
            </w:rPr>
          </w:rPrChange>
        </w:rPr>
        <w:pPrChange w:id="2836" w:author="nidal saleh" w:date="2025-06-09T01:49:00Z">
          <w:pPr>
            <w:pStyle w:val="Heading5"/>
          </w:pPr>
        </w:pPrChange>
      </w:pPr>
      <w:ins w:id="2837" w:author="nidal saleh" w:date="2025-06-26T16:22:00Z">
        <w:r>
          <w:rPr>
            <w:rFonts w:hint="cs"/>
            <w:sz w:val="32"/>
            <w:szCs w:val="32"/>
            <w:rtl/>
          </w:rPr>
          <w:t xml:space="preserve">3.3.2 </w:t>
        </w:r>
      </w:ins>
      <w:ins w:id="2838" w:author="nidal saleh" w:date="2025-06-09T01:48:00Z">
        <w:r w:rsidR="003D2423" w:rsidRPr="00BA1C4E">
          <w:rPr>
            <w:sz w:val="32"/>
            <w:szCs w:val="32"/>
            <w:rtl/>
            <w:rPrChange w:id="2839" w:author="nidal saleh" w:date="2025-06-14T12:08:00Z">
              <w:rPr>
                <w:rtl/>
              </w:rPr>
            </w:rPrChange>
          </w:rPr>
          <w:t>الجدوى الاقتصادية</w:t>
        </w:r>
      </w:ins>
    </w:p>
    <w:p w14:paraId="3F51C6D0" w14:textId="77777777" w:rsidR="003D2423" w:rsidRPr="00A0707A" w:rsidRDefault="003D2423">
      <w:pPr>
        <w:numPr>
          <w:ilvl w:val="0"/>
          <w:numId w:val="48"/>
        </w:numPr>
        <w:bidi/>
        <w:spacing w:before="100" w:beforeAutospacing="1" w:after="100" w:afterAutospacing="1" w:line="240" w:lineRule="auto"/>
        <w:rPr>
          <w:ins w:id="2840" w:author="nidal saleh" w:date="2025-06-09T01:48:00Z"/>
          <w:sz w:val="32"/>
          <w:szCs w:val="32"/>
          <w:rPrChange w:id="2841" w:author="nidal saleh" w:date="2025-06-14T11:30:00Z">
            <w:rPr>
              <w:ins w:id="2842" w:author="nidal saleh" w:date="2025-06-09T01:48:00Z"/>
            </w:rPr>
          </w:rPrChange>
        </w:rPr>
        <w:pPrChange w:id="2843" w:author="nidal saleh" w:date="2025-06-09T01:49:00Z">
          <w:pPr>
            <w:numPr>
              <w:numId w:val="48"/>
            </w:numPr>
            <w:tabs>
              <w:tab w:val="num" w:pos="720"/>
            </w:tabs>
            <w:spacing w:before="100" w:beforeAutospacing="1" w:after="100" w:afterAutospacing="1" w:line="240" w:lineRule="auto"/>
            <w:ind w:left="720" w:hanging="360"/>
          </w:pPr>
        </w:pPrChange>
      </w:pPr>
      <w:ins w:id="2844" w:author="nidal saleh" w:date="2025-06-09T01:48:00Z">
        <w:r w:rsidRPr="00A0707A">
          <w:rPr>
            <w:rStyle w:val="Strong"/>
            <w:sz w:val="32"/>
            <w:szCs w:val="32"/>
            <w:rtl/>
            <w:rPrChange w:id="2845" w:author="nidal saleh" w:date="2025-06-14T11:30:00Z">
              <w:rPr>
                <w:rStyle w:val="Strong"/>
                <w:rtl/>
              </w:rPr>
            </w:rPrChange>
          </w:rPr>
          <w:t>التكلفة</w:t>
        </w:r>
        <w:r w:rsidRPr="00A0707A">
          <w:rPr>
            <w:sz w:val="32"/>
            <w:szCs w:val="32"/>
            <w:rPrChange w:id="2846" w:author="nidal saleh" w:date="2025-06-14T11:30:00Z">
              <w:rPr/>
            </w:rPrChange>
          </w:rPr>
          <w:t xml:space="preserve">: </w:t>
        </w:r>
      </w:ins>
    </w:p>
    <w:p w14:paraId="3F44FB45" w14:textId="0D4D5DAF" w:rsidR="003D2423" w:rsidRPr="00A0707A" w:rsidRDefault="003D2423">
      <w:pPr>
        <w:numPr>
          <w:ilvl w:val="1"/>
          <w:numId w:val="48"/>
        </w:numPr>
        <w:bidi/>
        <w:spacing w:before="100" w:beforeAutospacing="1" w:after="100" w:afterAutospacing="1" w:line="240" w:lineRule="auto"/>
        <w:rPr>
          <w:ins w:id="2847" w:author="nidal saleh" w:date="2025-06-09T01:48:00Z"/>
          <w:sz w:val="32"/>
          <w:szCs w:val="32"/>
          <w:rPrChange w:id="2848" w:author="nidal saleh" w:date="2025-06-14T11:30:00Z">
            <w:rPr>
              <w:ins w:id="2849" w:author="nidal saleh" w:date="2025-06-09T01:48:00Z"/>
            </w:rPr>
          </w:rPrChange>
        </w:rPr>
        <w:pPrChange w:id="2850" w:author="nidal saleh" w:date="2025-06-09T01:49:00Z">
          <w:pPr>
            <w:numPr>
              <w:ilvl w:val="1"/>
              <w:numId w:val="48"/>
            </w:numPr>
            <w:tabs>
              <w:tab w:val="num" w:pos="1440"/>
            </w:tabs>
            <w:spacing w:before="100" w:beforeAutospacing="1" w:after="100" w:afterAutospacing="1" w:line="240" w:lineRule="auto"/>
            <w:ind w:left="1440" w:hanging="360"/>
          </w:pPr>
        </w:pPrChange>
      </w:pPr>
      <w:ins w:id="2851" w:author="nidal saleh" w:date="2025-06-09T01:48:00Z">
        <w:r w:rsidRPr="00A0707A">
          <w:rPr>
            <w:sz w:val="32"/>
            <w:szCs w:val="32"/>
            <w:rtl/>
            <w:rPrChange w:id="2852" w:author="nidal saleh" w:date="2025-06-14T11:30:00Z">
              <w:rPr>
                <w:rtl/>
              </w:rPr>
            </w:rPrChange>
          </w:rPr>
          <w:t>الأجهزة: كاميرا ويب (</w:t>
        </w:r>
      </w:ins>
      <w:ins w:id="2853" w:author="nidal saleh" w:date="2025-06-28T14:10:00Z">
        <w:r w:rsidR="0047530A">
          <w:rPr>
            <w:rFonts w:hint="cs"/>
            <w:sz w:val="32"/>
            <w:szCs w:val="32"/>
            <w:rtl/>
          </w:rPr>
          <w:t>حوالي 35</w:t>
        </w:r>
      </w:ins>
      <w:ins w:id="2854" w:author="nidal saleh" w:date="2025-06-09T02:03:00Z">
        <w:r w:rsidR="00B776FF" w:rsidRPr="00A0707A">
          <w:rPr>
            <w:sz w:val="32"/>
            <w:szCs w:val="32"/>
            <w:rtl/>
            <w:rPrChange w:id="2855" w:author="nidal saleh" w:date="2025-06-14T11:30:00Z">
              <w:rPr>
                <w:rtl/>
              </w:rPr>
            </w:rPrChange>
          </w:rPr>
          <w:t xml:space="preserve"> </w:t>
        </w:r>
      </w:ins>
      <w:ins w:id="2856" w:author="nidal saleh" w:date="2025-06-09T01:48:00Z">
        <w:r w:rsidRPr="00A0707A">
          <w:rPr>
            <w:sz w:val="32"/>
            <w:szCs w:val="32"/>
            <w:rtl/>
            <w:rPrChange w:id="2857" w:author="nidal saleh" w:date="2025-06-14T11:30:00Z">
              <w:rPr>
                <w:rtl/>
              </w:rPr>
            </w:rPrChange>
          </w:rPr>
          <w:t>دولار</w:t>
        </w:r>
      </w:ins>
      <w:ins w:id="2858" w:author="nidal saleh" w:date="2025-06-10T22:32:00Z">
        <w:r w:rsidR="00D54A74" w:rsidRPr="00A0707A">
          <w:rPr>
            <w:sz w:val="32"/>
            <w:szCs w:val="32"/>
            <w:rtl/>
            <w:rPrChange w:id="2859" w:author="nidal saleh" w:date="2025-06-14T11:30:00Z">
              <w:rPr>
                <w:rtl/>
              </w:rPr>
            </w:rPrChange>
          </w:rPr>
          <w:t>).</w:t>
        </w:r>
      </w:ins>
    </w:p>
    <w:p w14:paraId="54685A82" w14:textId="77777777" w:rsidR="003D2423" w:rsidRPr="00A0707A" w:rsidRDefault="003D2423">
      <w:pPr>
        <w:numPr>
          <w:ilvl w:val="1"/>
          <w:numId w:val="48"/>
        </w:numPr>
        <w:bidi/>
        <w:spacing w:before="100" w:beforeAutospacing="1" w:after="100" w:afterAutospacing="1" w:line="240" w:lineRule="auto"/>
        <w:rPr>
          <w:ins w:id="2860" w:author="nidal saleh" w:date="2025-06-09T01:48:00Z"/>
          <w:sz w:val="32"/>
          <w:szCs w:val="32"/>
          <w:rPrChange w:id="2861" w:author="nidal saleh" w:date="2025-06-14T11:30:00Z">
            <w:rPr>
              <w:ins w:id="2862" w:author="nidal saleh" w:date="2025-06-09T01:48:00Z"/>
            </w:rPr>
          </w:rPrChange>
        </w:rPr>
        <w:pPrChange w:id="2863" w:author="nidal saleh" w:date="2025-06-09T01:49:00Z">
          <w:pPr>
            <w:numPr>
              <w:ilvl w:val="1"/>
              <w:numId w:val="48"/>
            </w:numPr>
            <w:tabs>
              <w:tab w:val="num" w:pos="1440"/>
            </w:tabs>
            <w:spacing w:before="100" w:beforeAutospacing="1" w:after="100" w:afterAutospacing="1" w:line="240" w:lineRule="auto"/>
            <w:ind w:left="1440" w:hanging="360"/>
          </w:pPr>
        </w:pPrChange>
      </w:pPr>
      <w:ins w:id="2864" w:author="nidal saleh" w:date="2025-06-09T01:48:00Z">
        <w:r w:rsidRPr="00A0707A">
          <w:rPr>
            <w:sz w:val="32"/>
            <w:szCs w:val="32"/>
            <w:rtl/>
            <w:rPrChange w:id="2865" w:author="nidal saleh" w:date="2025-06-14T11:30:00Z">
              <w:rPr>
                <w:rtl/>
              </w:rPr>
            </w:rPrChange>
          </w:rPr>
          <w:t>البرمجيات: مكتبات مفتوحة المصدر (مجانية)</w:t>
        </w:r>
        <w:r w:rsidRPr="00A0707A">
          <w:rPr>
            <w:sz w:val="32"/>
            <w:szCs w:val="32"/>
            <w:rPrChange w:id="2866" w:author="nidal saleh" w:date="2025-06-14T11:30:00Z">
              <w:rPr/>
            </w:rPrChange>
          </w:rPr>
          <w:t>.</w:t>
        </w:r>
      </w:ins>
    </w:p>
    <w:p w14:paraId="42652244" w14:textId="51A75613" w:rsidR="003D2423" w:rsidRPr="00A0707A" w:rsidRDefault="003D2423">
      <w:pPr>
        <w:numPr>
          <w:ilvl w:val="1"/>
          <w:numId w:val="48"/>
        </w:numPr>
        <w:bidi/>
        <w:spacing w:before="100" w:beforeAutospacing="1" w:after="100" w:afterAutospacing="1" w:line="240" w:lineRule="auto"/>
        <w:rPr>
          <w:ins w:id="2867" w:author="nidal saleh" w:date="2025-06-09T01:48:00Z"/>
          <w:sz w:val="32"/>
          <w:szCs w:val="32"/>
          <w:rPrChange w:id="2868" w:author="nidal saleh" w:date="2025-06-14T11:30:00Z">
            <w:rPr>
              <w:ins w:id="2869" w:author="nidal saleh" w:date="2025-06-09T01:48:00Z"/>
            </w:rPr>
          </w:rPrChange>
        </w:rPr>
        <w:pPrChange w:id="2870" w:author="nidal saleh" w:date="2025-06-09T01:49:00Z">
          <w:pPr>
            <w:numPr>
              <w:ilvl w:val="1"/>
              <w:numId w:val="48"/>
            </w:numPr>
            <w:tabs>
              <w:tab w:val="num" w:pos="1440"/>
            </w:tabs>
            <w:spacing w:before="100" w:beforeAutospacing="1" w:after="100" w:afterAutospacing="1" w:line="240" w:lineRule="auto"/>
            <w:ind w:left="1440" w:hanging="360"/>
          </w:pPr>
        </w:pPrChange>
      </w:pPr>
      <w:ins w:id="2871" w:author="nidal saleh" w:date="2025-06-09T01:48:00Z">
        <w:r w:rsidRPr="00A0707A">
          <w:rPr>
            <w:sz w:val="32"/>
            <w:szCs w:val="32"/>
            <w:rtl/>
            <w:rPrChange w:id="2872" w:author="nidal saleh" w:date="2025-06-14T11:30:00Z">
              <w:rPr>
                <w:rtl/>
              </w:rPr>
            </w:rPrChange>
          </w:rPr>
          <w:t>التطوير: تكلفة وقت المبرمجين</w:t>
        </w:r>
      </w:ins>
      <w:ins w:id="2873" w:author="nidal saleh" w:date="2025-06-09T02:03:00Z">
        <w:r w:rsidR="00B776FF" w:rsidRPr="00A0707A">
          <w:rPr>
            <w:sz w:val="32"/>
            <w:szCs w:val="32"/>
            <w:rtl/>
            <w:rPrChange w:id="2874" w:author="nidal saleh" w:date="2025-06-14T11:30:00Z">
              <w:rPr>
                <w:rtl/>
              </w:rPr>
            </w:rPrChange>
          </w:rPr>
          <w:t>.</w:t>
        </w:r>
      </w:ins>
    </w:p>
    <w:p w14:paraId="3CE059E7" w14:textId="77777777" w:rsidR="003D2423" w:rsidRPr="00A0707A" w:rsidRDefault="003D2423">
      <w:pPr>
        <w:numPr>
          <w:ilvl w:val="0"/>
          <w:numId w:val="48"/>
        </w:numPr>
        <w:bidi/>
        <w:spacing w:before="100" w:beforeAutospacing="1" w:after="100" w:afterAutospacing="1" w:line="240" w:lineRule="auto"/>
        <w:rPr>
          <w:ins w:id="2875" w:author="nidal saleh" w:date="2025-06-09T01:48:00Z"/>
          <w:sz w:val="32"/>
          <w:szCs w:val="32"/>
          <w:rPrChange w:id="2876" w:author="nidal saleh" w:date="2025-06-14T11:30:00Z">
            <w:rPr>
              <w:ins w:id="2877" w:author="nidal saleh" w:date="2025-06-09T01:48:00Z"/>
            </w:rPr>
          </w:rPrChange>
        </w:rPr>
        <w:pPrChange w:id="2878" w:author="nidal saleh" w:date="2025-06-09T01:49:00Z">
          <w:pPr>
            <w:numPr>
              <w:numId w:val="48"/>
            </w:numPr>
            <w:tabs>
              <w:tab w:val="num" w:pos="720"/>
            </w:tabs>
            <w:spacing w:before="100" w:beforeAutospacing="1" w:after="100" w:afterAutospacing="1" w:line="240" w:lineRule="auto"/>
            <w:ind w:left="720" w:hanging="360"/>
          </w:pPr>
        </w:pPrChange>
      </w:pPr>
      <w:ins w:id="2879" w:author="nidal saleh" w:date="2025-06-09T01:48:00Z">
        <w:r w:rsidRPr="00A0707A">
          <w:rPr>
            <w:rStyle w:val="Strong"/>
            <w:sz w:val="32"/>
            <w:szCs w:val="32"/>
            <w:rtl/>
            <w:rPrChange w:id="2880" w:author="nidal saleh" w:date="2025-06-14T11:30:00Z">
              <w:rPr>
                <w:rStyle w:val="Strong"/>
                <w:rtl/>
              </w:rPr>
            </w:rPrChange>
          </w:rPr>
          <w:t>الفوائد</w:t>
        </w:r>
        <w:r w:rsidRPr="00A0707A">
          <w:rPr>
            <w:sz w:val="32"/>
            <w:szCs w:val="32"/>
            <w:rPrChange w:id="2881" w:author="nidal saleh" w:date="2025-06-14T11:30:00Z">
              <w:rPr/>
            </w:rPrChange>
          </w:rPr>
          <w:t xml:space="preserve">: </w:t>
        </w:r>
      </w:ins>
    </w:p>
    <w:p w14:paraId="05E5CC89" w14:textId="77777777" w:rsidR="003D2423" w:rsidRPr="00A0707A" w:rsidRDefault="003D2423">
      <w:pPr>
        <w:numPr>
          <w:ilvl w:val="1"/>
          <w:numId w:val="48"/>
        </w:numPr>
        <w:bidi/>
        <w:spacing w:before="100" w:beforeAutospacing="1" w:after="100" w:afterAutospacing="1" w:line="240" w:lineRule="auto"/>
        <w:rPr>
          <w:ins w:id="2882" w:author="nidal saleh" w:date="2025-06-09T01:48:00Z"/>
          <w:sz w:val="32"/>
          <w:szCs w:val="32"/>
          <w:rPrChange w:id="2883" w:author="nidal saleh" w:date="2025-06-14T11:30:00Z">
            <w:rPr>
              <w:ins w:id="2884" w:author="nidal saleh" w:date="2025-06-09T01:48:00Z"/>
            </w:rPr>
          </w:rPrChange>
        </w:rPr>
        <w:pPrChange w:id="2885" w:author="nidal saleh" w:date="2025-06-09T01:49:00Z">
          <w:pPr>
            <w:numPr>
              <w:ilvl w:val="1"/>
              <w:numId w:val="48"/>
            </w:numPr>
            <w:tabs>
              <w:tab w:val="num" w:pos="1440"/>
            </w:tabs>
            <w:spacing w:before="100" w:beforeAutospacing="1" w:after="100" w:afterAutospacing="1" w:line="240" w:lineRule="auto"/>
            <w:ind w:left="1440" w:hanging="360"/>
          </w:pPr>
        </w:pPrChange>
      </w:pPr>
      <w:ins w:id="2886" w:author="nidal saleh" w:date="2025-06-09T01:48:00Z">
        <w:r w:rsidRPr="00A0707A">
          <w:rPr>
            <w:sz w:val="32"/>
            <w:szCs w:val="32"/>
            <w:rtl/>
            <w:rPrChange w:id="2887" w:author="nidal saleh" w:date="2025-06-14T11:30:00Z">
              <w:rPr>
                <w:rtl/>
              </w:rPr>
            </w:rPrChange>
          </w:rPr>
          <w:t>تقليل تكاليف الحوادث (خسائر بشرية ومادية)</w:t>
        </w:r>
        <w:r w:rsidRPr="00A0707A">
          <w:rPr>
            <w:sz w:val="32"/>
            <w:szCs w:val="32"/>
            <w:rPrChange w:id="2888" w:author="nidal saleh" w:date="2025-06-14T11:30:00Z">
              <w:rPr/>
            </w:rPrChange>
          </w:rPr>
          <w:t>.</w:t>
        </w:r>
      </w:ins>
    </w:p>
    <w:p w14:paraId="5BE46089" w14:textId="77777777" w:rsidR="003D2423" w:rsidRPr="00A0707A" w:rsidRDefault="003D2423">
      <w:pPr>
        <w:numPr>
          <w:ilvl w:val="1"/>
          <w:numId w:val="48"/>
        </w:numPr>
        <w:bidi/>
        <w:spacing w:before="100" w:beforeAutospacing="1" w:after="100" w:afterAutospacing="1" w:line="240" w:lineRule="auto"/>
        <w:rPr>
          <w:ins w:id="2889" w:author="nidal saleh" w:date="2025-06-09T01:48:00Z"/>
          <w:sz w:val="32"/>
          <w:szCs w:val="32"/>
          <w:rPrChange w:id="2890" w:author="nidal saleh" w:date="2025-06-14T11:30:00Z">
            <w:rPr>
              <w:ins w:id="2891" w:author="nidal saleh" w:date="2025-06-09T01:48:00Z"/>
            </w:rPr>
          </w:rPrChange>
        </w:rPr>
        <w:pPrChange w:id="2892" w:author="nidal saleh" w:date="2025-06-09T01:49:00Z">
          <w:pPr>
            <w:numPr>
              <w:ilvl w:val="1"/>
              <w:numId w:val="48"/>
            </w:numPr>
            <w:tabs>
              <w:tab w:val="num" w:pos="1440"/>
            </w:tabs>
            <w:spacing w:before="100" w:beforeAutospacing="1" w:after="100" w:afterAutospacing="1" w:line="240" w:lineRule="auto"/>
            <w:ind w:left="1440" w:hanging="360"/>
          </w:pPr>
        </w:pPrChange>
      </w:pPr>
      <w:ins w:id="2893" w:author="nidal saleh" w:date="2025-06-09T01:48:00Z">
        <w:r w:rsidRPr="00A0707A">
          <w:rPr>
            <w:sz w:val="32"/>
            <w:szCs w:val="32"/>
            <w:rtl/>
            <w:rPrChange w:id="2894" w:author="nidal saleh" w:date="2025-06-14T11:30:00Z">
              <w:rPr>
                <w:rtl/>
              </w:rPr>
            </w:rPrChange>
          </w:rPr>
          <w:t>تحسين كفاءة الأساطيل التجارية من خلال مراقبة السائقين</w:t>
        </w:r>
        <w:r w:rsidRPr="00A0707A">
          <w:rPr>
            <w:sz w:val="32"/>
            <w:szCs w:val="32"/>
            <w:rPrChange w:id="2895" w:author="nidal saleh" w:date="2025-06-14T11:30:00Z">
              <w:rPr/>
            </w:rPrChange>
          </w:rPr>
          <w:t>.</w:t>
        </w:r>
      </w:ins>
    </w:p>
    <w:p w14:paraId="63584D85" w14:textId="77777777" w:rsidR="003D2423" w:rsidRPr="00A0707A" w:rsidRDefault="003D2423">
      <w:pPr>
        <w:numPr>
          <w:ilvl w:val="1"/>
          <w:numId w:val="48"/>
        </w:numPr>
        <w:bidi/>
        <w:spacing w:before="100" w:beforeAutospacing="1" w:after="100" w:afterAutospacing="1" w:line="240" w:lineRule="auto"/>
        <w:rPr>
          <w:ins w:id="2896" w:author="nidal saleh" w:date="2025-06-09T01:48:00Z"/>
          <w:sz w:val="32"/>
          <w:szCs w:val="32"/>
          <w:rPrChange w:id="2897" w:author="nidal saleh" w:date="2025-06-14T11:30:00Z">
            <w:rPr>
              <w:ins w:id="2898" w:author="nidal saleh" w:date="2025-06-09T01:48:00Z"/>
            </w:rPr>
          </w:rPrChange>
        </w:rPr>
        <w:pPrChange w:id="2899" w:author="nidal saleh" w:date="2025-06-09T01:49:00Z">
          <w:pPr>
            <w:numPr>
              <w:ilvl w:val="1"/>
              <w:numId w:val="48"/>
            </w:numPr>
            <w:tabs>
              <w:tab w:val="num" w:pos="1440"/>
            </w:tabs>
            <w:spacing w:before="100" w:beforeAutospacing="1" w:after="100" w:afterAutospacing="1" w:line="240" w:lineRule="auto"/>
            <w:ind w:left="1440" w:hanging="360"/>
          </w:pPr>
        </w:pPrChange>
      </w:pPr>
      <w:ins w:id="2900" w:author="nidal saleh" w:date="2025-06-09T01:48:00Z">
        <w:r w:rsidRPr="00A0707A">
          <w:rPr>
            <w:sz w:val="32"/>
            <w:szCs w:val="32"/>
            <w:rtl/>
            <w:rPrChange w:id="2901" w:author="nidal saleh" w:date="2025-06-14T11:30:00Z">
              <w:rPr>
                <w:rtl/>
              </w:rPr>
            </w:rPrChange>
          </w:rPr>
          <w:t>إمكانية بيع النظام كمنتج لشركات النقل أو دمجه في مركبات منخفضة التكلفة</w:t>
        </w:r>
        <w:r w:rsidRPr="00A0707A">
          <w:rPr>
            <w:sz w:val="32"/>
            <w:szCs w:val="32"/>
            <w:rPrChange w:id="2902" w:author="nidal saleh" w:date="2025-06-14T11:30:00Z">
              <w:rPr/>
            </w:rPrChange>
          </w:rPr>
          <w:t>.</w:t>
        </w:r>
      </w:ins>
    </w:p>
    <w:p w14:paraId="4DA2DAC8" w14:textId="6BD0636C" w:rsidR="003D2423" w:rsidRPr="00A0707A" w:rsidRDefault="003D2423">
      <w:pPr>
        <w:numPr>
          <w:ilvl w:val="0"/>
          <w:numId w:val="48"/>
        </w:numPr>
        <w:bidi/>
        <w:spacing w:before="100" w:beforeAutospacing="1" w:after="100" w:afterAutospacing="1" w:line="240" w:lineRule="auto"/>
        <w:rPr>
          <w:ins w:id="2903" w:author="nidal saleh" w:date="2025-06-09T01:48:00Z"/>
          <w:sz w:val="32"/>
          <w:szCs w:val="32"/>
          <w:rPrChange w:id="2904" w:author="nidal saleh" w:date="2025-06-14T11:30:00Z">
            <w:rPr>
              <w:ins w:id="2905" w:author="nidal saleh" w:date="2025-06-09T01:48:00Z"/>
            </w:rPr>
          </w:rPrChange>
        </w:rPr>
        <w:pPrChange w:id="2906" w:author="nidal saleh" w:date="2025-06-09T01:49:00Z">
          <w:pPr>
            <w:numPr>
              <w:numId w:val="48"/>
            </w:numPr>
            <w:tabs>
              <w:tab w:val="num" w:pos="720"/>
            </w:tabs>
            <w:spacing w:before="100" w:beforeAutospacing="1" w:after="100" w:afterAutospacing="1" w:line="240" w:lineRule="auto"/>
            <w:ind w:left="720" w:hanging="360"/>
          </w:pPr>
        </w:pPrChange>
      </w:pPr>
      <w:ins w:id="2907" w:author="nidal saleh" w:date="2025-06-09T01:48:00Z">
        <w:r w:rsidRPr="00A0707A">
          <w:rPr>
            <w:rStyle w:val="Strong"/>
            <w:sz w:val="32"/>
            <w:szCs w:val="32"/>
            <w:rtl/>
            <w:rPrChange w:id="2908" w:author="nidal saleh" w:date="2025-06-14T11:30:00Z">
              <w:rPr>
                <w:rStyle w:val="Strong"/>
                <w:rtl/>
              </w:rPr>
            </w:rPrChange>
          </w:rPr>
          <w:t>العائد</w:t>
        </w:r>
        <w:r w:rsidRPr="00A0707A">
          <w:rPr>
            <w:sz w:val="32"/>
            <w:szCs w:val="32"/>
            <w:rPrChange w:id="2909" w:author="nidal saleh" w:date="2025-06-14T11:30:00Z">
              <w:rPr/>
            </w:rPrChange>
          </w:rPr>
          <w:t xml:space="preserve">: </w:t>
        </w:r>
        <w:r w:rsidRPr="00A0707A">
          <w:rPr>
            <w:sz w:val="32"/>
            <w:szCs w:val="32"/>
            <w:rtl/>
            <w:rPrChange w:id="2910" w:author="nidal saleh" w:date="2025-06-14T11:30:00Z">
              <w:rPr>
                <w:rtl/>
              </w:rPr>
            </w:rPrChange>
          </w:rPr>
          <w:t>النظام منخفض التكلفة مقارنة بالأنظمة التجارية</w:t>
        </w:r>
      </w:ins>
      <w:ins w:id="2911" w:author="nidal saleh" w:date="2025-06-09T02:04:00Z">
        <w:r w:rsidR="00B776FF" w:rsidRPr="00A0707A">
          <w:rPr>
            <w:sz w:val="32"/>
            <w:szCs w:val="32"/>
            <w:rtl/>
            <w:lang w:bidi="ar-SY"/>
            <w:rPrChange w:id="2912" w:author="nidal saleh" w:date="2025-06-14T11:30:00Z">
              <w:rPr>
                <w:rtl/>
                <w:lang w:bidi="ar-SY"/>
              </w:rPr>
            </w:rPrChange>
          </w:rPr>
          <w:t xml:space="preserve"> </w:t>
        </w:r>
      </w:ins>
      <w:ins w:id="2913" w:author="nidal saleh" w:date="2025-06-09T01:48:00Z">
        <w:r w:rsidRPr="00A0707A">
          <w:rPr>
            <w:sz w:val="32"/>
            <w:szCs w:val="32"/>
            <w:rtl/>
            <w:rPrChange w:id="2914" w:author="nidal saleh" w:date="2025-06-14T11:30:00Z">
              <w:rPr>
                <w:rtl/>
              </w:rPr>
            </w:rPrChange>
          </w:rPr>
          <w:t>مثل</w:t>
        </w:r>
      </w:ins>
      <w:ins w:id="2915" w:author="nidal saleh" w:date="2025-06-09T02:04:00Z">
        <w:r w:rsidR="00B776FF" w:rsidRPr="00A0707A">
          <w:rPr>
            <w:sz w:val="32"/>
            <w:szCs w:val="32"/>
            <w:rPrChange w:id="2916" w:author="nidal saleh" w:date="2025-06-14T11:30:00Z">
              <w:rPr/>
            </w:rPrChange>
          </w:rPr>
          <w:t xml:space="preserve"> (</w:t>
        </w:r>
      </w:ins>
      <w:ins w:id="2917" w:author="nidal saleh" w:date="2025-06-09T01:48:00Z">
        <w:r w:rsidRPr="00A0707A">
          <w:rPr>
            <w:sz w:val="32"/>
            <w:szCs w:val="32"/>
            <w:rPrChange w:id="2918" w:author="nidal saleh" w:date="2025-06-14T11:30:00Z">
              <w:rPr/>
            </w:rPrChange>
          </w:rPr>
          <w:t xml:space="preserve"> Tesla DMS)</w:t>
        </w:r>
        <w:r w:rsidRPr="00A0707A">
          <w:rPr>
            <w:sz w:val="32"/>
            <w:szCs w:val="32"/>
            <w:rtl/>
            <w:rPrChange w:id="2919" w:author="nidal saleh" w:date="2025-06-14T11:30:00Z">
              <w:rPr>
                <w:rtl/>
              </w:rPr>
            </w:rPrChange>
          </w:rPr>
          <w:t>، مما يجعله جذابًا للأسواق النامية</w:t>
        </w:r>
        <w:r w:rsidRPr="00A0707A">
          <w:rPr>
            <w:sz w:val="32"/>
            <w:szCs w:val="32"/>
            <w:rPrChange w:id="2920" w:author="nidal saleh" w:date="2025-06-14T11:30:00Z">
              <w:rPr/>
            </w:rPrChange>
          </w:rPr>
          <w:t>.</w:t>
        </w:r>
      </w:ins>
    </w:p>
    <w:p w14:paraId="7BB000F8" w14:textId="029C05D3" w:rsidR="003D2423" w:rsidRPr="00BA1C4E" w:rsidRDefault="003B3F63">
      <w:pPr>
        <w:pStyle w:val="Heading5"/>
        <w:bidi/>
        <w:rPr>
          <w:ins w:id="2921" w:author="nidal saleh" w:date="2025-06-09T01:48:00Z"/>
          <w:sz w:val="32"/>
          <w:szCs w:val="32"/>
          <w:rPrChange w:id="2922" w:author="nidal saleh" w:date="2025-06-14T12:08:00Z">
            <w:rPr>
              <w:ins w:id="2923" w:author="nidal saleh" w:date="2025-06-09T01:48:00Z"/>
            </w:rPr>
          </w:rPrChange>
        </w:rPr>
        <w:pPrChange w:id="2924" w:author="nidal saleh" w:date="2025-06-09T01:49:00Z">
          <w:pPr>
            <w:pStyle w:val="Heading5"/>
          </w:pPr>
        </w:pPrChange>
      </w:pPr>
      <w:ins w:id="2925" w:author="nidal saleh" w:date="2025-06-26T16:22:00Z">
        <w:r>
          <w:rPr>
            <w:rFonts w:hint="cs"/>
            <w:sz w:val="32"/>
            <w:szCs w:val="32"/>
            <w:rtl/>
          </w:rPr>
          <w:lastRenderedPageBreak/>
          <w:t xml:space="preserve">3.3.3 </w:t>
        </w:r>
      </w:ins>
      <w:ins w:id="2926" w:author="nidal saleh" w:date="2025-06-09T01:48:00Z">
        <w:r w:rsidR="003D2423" w:rsidRPr="00BA1C4E">
          <w:rPr>
            <w:sz w:val="32"/>
            <w:szCs w:val="32"/>
            <w:rtl/>
            <w:rPrChange w:id="2927" w:author="nidal saleh" w:date="2025-06-14T12:08:00Z">
              <w:rPr>
                <w:rtl/>
              </w:rPr>
            </w:rPrChange>
          </w:rPr>
          <w:t>الجدوى التشغيلية</w:t>
        </w:r>
      </w:ins>
    </w:p>
    <w:p w14:paraId="2A2233E3" w14:textId="77777777" w:rsidR="003D2423" w:rsidRPr="00A0707A" w:rsidRDefault="003D2423">
      <w:pPr>
        <w:numPr>
          <w:ilvl w:val="0"/>
          <w:numId w:val="49"/>
        </w:numPr>
        <w:bidi/>
        <w:spacing w:before="100" w:beforeAutospacing="1" w:after="100" w:afterAutospacing="1" w:line="240" w:lineRule="auto"/>
        <w:rPr>
          <w:ins w:id="2928" w:author="nidal saleh" w:date="2025-06-09T01:48:00Z"/>
          <w:sz w:val="32"/>
          <w:szCs w:val="32"/>
          <w:rPrChange w:id="2929" w:author="nidal saleh" w:date="2025-06-14T11:30:00Z">
            <w:rPr>
              <w:ins w:id="2930" w:author="nidal saleh" w:date="2025-06-09T01:48:00Z"/>
            </w:rPr>
          </w:rPrChange>
        </w:rPr>
        <w:pPrChange w:id="2931" w:author="nidal saleh" w:date="2025-06-09T01:49:00Z">
          <w:pPr>
            <w:numPr>
              <w:numId w:val="49"/>
            </w:numPr>
            <w:tabs>
              <w:tab w:val="num" w:pos="720"/>
            </w:tabs>
            <w:spacing w:before="100" w:beforeAutospacing="1" w:after="100" w:afterAutospacing="1" w:line="240" w:lineRule="auto"/>
            <w:ind w:left="720" w:hanging="360"/>
          </w:pPr>
        </w:pPrChange>
      </w:pPr>
      <w:ins w:id="2932" w:author="nidal saleh" w:date="2025-06-09T01:48:00Z">
        <w:r w:rsidRPr="00A0707A">
          <w:rPr>
            <w:rStyle w:val="Strong"/>
            <w:sz w:val="32"/>
            <w:szCs w:val="32"/>
            <w:rtl/>
            <w:rPrChange w:id="2933" w:author="nidal saleh" w:date="2025-06-14T11:30:00Z">
              <w:rPr>
                <w:rStyle w:val="Strong"/>
                <w:rtl/>
              </w:rPr>
            </w:rPrChange>
          </w:rPr>
          <w:t>القبول</w:t>
        </w:r>
        <w:r w:rsidRPr="00A0707A">
          <w:rPr>
            <w:sz w:val="32"/>
            <w:szCs w:val="32"/>
            <w:rPrChange w:id="2934" w:author="nidal saleh" w:date="2025-06-14T11:30:00Z">
              <w:rPr/>
            </w:rPrChange>
          </w:rPr>
          <w:t xml:space="preserve">: </w:t>
        </w:r>
        <w:r w:rsidRPr="00A0707A">
          <w:rPr>
            <w:sz w:val="32"/>
            <w:szCs w:val="32"/>
            <w:rtl/>
            <w:rPrChange w:id="2935" w:author="nidal saleh" w:date="2025-06-14T11:30:00Z">
              <w:rPr>
                <w:rtl/>
              </w:rPr>
            </w:rPrChange>
          </w:rPr>
          <w:t>النظام سهل الاستخدام ويتطلب تدريبًا بسيطًا، مما يجعله مناسبًا للسائقين ومديري الأساطيل</w:t>
        </w:r>
        <w:r w:rsidRPr="00A0707A">
          <w:rPr>
            <w:sz w:val="32"/>
            <w:szCs w:val="32"/>
            <w:rPrChange w:id="2936" w:author="nidal saleh" w:date="2025-06-14T11:30:00Z">
              <w:rPr/>
            </w:rPrChange>
          </w:rPr>
          <w:t>.</w:t>
        </w:r>
      </w:ins>
    </w:p>
    <w:p w14:paraId="51CDB06C" w14:textId="77777777" w:rsidR="003D2423" w:rsidRPr="00A0707A" w:rsidRDefault="003D2423">
      <w:pPr>
        <w:numPr>
          <w:ilvl w:val="0"/>
          <w:numId w:val="49"/>
        </w:numPr>
        <w:bidi/>
        <w:spacing w:before="100" w:beforeAutospacing="1" w:after="100" w:afterAutospacing="1" w:line="240" w:lineRule="auto"/>
        <w:rPr>
          <w:ins w:id="2937" w:author="nidal saleh" w:date="2025-06-09T01:48:00Z"/>
          <w:sz w:val="32"/>
          <w:szCs w:val="32"/>
          <w:rPrChange w:id="2938" w:author="nidal saleh" w:date="2025-06-14T11:30:00Z">
            <w:rPr>
              <w:ins w:id="2939" w:author="nidal saleh" w:date="2025-06-09T01:48:00Z"/>
            </w:rPr>
          </w:rPrChange>
        </w:rPr>
        <w:pPrChange w:id="2940" w:author="nidal saleh" w:date="2025-06-09T01:49:00Z">
          <w:pPr>
            <w:numPr>
              <w:numId w:val="49"/>
            </w:numPr>
            <w:tabs>
              <w:tab w:val="num" w:pos="720"/>
            </w:tabs>
            <w:spacing w:before="100" w:beforeAutospacing="1" w:after="100" w:afterAutospacing="1" w:line="240" w:lineRule="auto"/>
            <w:ind w:left="720" w:hanging="360"/>
          </w:pPr>
        </w:pPrChange>
      </w:pPr>
      <w:ins w:id="2941" w:author="nidal saleh" w:date="2025-06-09T01:48:00Z">
        <w:r w:rsidRPr="00A0707A">
          <w:rPr>
            <w:rStyle w:val="Strong"/>
            <w:sz w:val="32"/>
            <w:szCs w:val="32"/>
            <w:rtl/>
            <w:rPrChange w:id="2942" w:author="nidal saleh" w:date="2025-06-14T11:30:00Z">
              <w:rPr>
                <w:rStyle w:val="Strong"/>
                <w:rtl/>
              </w:rPr>
            </w:rPrChange>
          </w:rPr>
          <w:t>الصيانة</w:t>
        </w:r>
        <w:r w:rsidRPr="00A0707A">
          <w:rPr>
            <w:sz w:val="32"/>
            <w:szCs w:val="32"/>
            <w:rPrChange w:id="2943" w:author="nidal saleh" w:date="2025-06-14T11:30:00Z">
              <w:rPr/>
            </w:rPrChange>
          </w:rPr>
          <w:t xml:space="preserve">: </w:t>
        </w:r>
        <w:r w:rsidRPr="00A0707A">
          <w:rPr>
            <w:sz w:val="32"/>
            <w:szCs w:val="32"/>
            <w:rtl/>
            <w:rPrChange w:id="2944" w:author="nidal saleh" w:date="2025-06-14T11:30:00Z">
              <w:rPr>
                <w:rtl/>
              </w:rPr>
            </w:rPrChange>
          </w:rPr>
          <w:t>تكاليف الصيانة منخفضة، حيث يحتاج النظام فقط إلى تحديثات برمجية دورية</w:t>
        </w:r>
        <w:r w:rsidRPr="00A0707A">
          <w:rPr>
            <w:sz w:val="32"/>
            <w:szCs w:val="32"/>
            <w:rPrChange w:id="2945" w:author="nidal saleh" w:date="2025-06-14T11:30:00Z">
              <w:rPr/>
            </w:rPrChange>
          </w:rPr>
          <w:t>.</w:t>
        </w:r>
      </w:ins>
    </w:p>
    <w:p w14:paraId="5AF5F314" w14:textId="785459E8" w:rsidR="003D2423" w:rsidRPr="00BA1C4E" w:rsidRDefault="003B3F63">
      <w:pPr>
        <w:pStyle w:val="Heading5"/>
        <w:bidi/>
        <w:rPr>
          <w:ins w:id="2946" w:author="nidal saleh" w:date="2025-06-09T01:48:00Z"/>
          <w:sz w:val="32"/>
          <w:szCs w:val="32"/>
          <w:rPrChange w:id="2947" w:author="nidal saleh" w:date="2025-06-14T12:08:00Z">
            <w:rPr>
              <w:ins w:id="2948" w:author="nidal saleh" w:date="2025-06-09T01:48:00Z"/>
            </w:rPr>
          </w:rPrChange>
        </w:rPr>
        <w:pPrChange w:id="2949" w:author="nidal saleh" w:date="2025-06-09T01:49:00Z">
          <w:pPr>
            <w:pStyle w:val="Heading5"/>
          </w:pPr>
        </w:pPrChange>
      </w:pPr>
      <w:ins w:id="2950" w:author="nidal saleh" w:date="2025-06-26T16:22:00Z">
        <w:r>
          <w:rPr>
            <w:rFonts w:hint="cs"/>
            <w:sz w:val="32"/>
            <w:szCs w:val="32"/>
            <w:rtl/>
          </w:rPr>
          <w:t xml:space="preserve">3.3.4 </w:t>
        </w:r>
      </w:ins>
      <w:ins w:id="2951" w:author="nidal saleh" w:date="2025-06-09T01:48:00Z">
        <w:r w:rsidR="003D2423" w:rsidRPr="00BA1C4E">
          <w:rPr>
            <w:sz w:val="32"/>
            <w:szCs w:val="32"/>
            <w:rtl/>
            <w:rPrChange w:id="2952" w:author="nidal saleh" w:date="2025-06-14T12:08:00Z">
              <w:rPr>
                <w:rtl/>
              </w:rPr>
            </w:rPrChange>
          </w:rPr>
          <w:t>الجدوى الاجتماعية</w:t>
        </w:r>
      </w:ins>
    </w:p>
    <w:p w14:paraId="287B29EC" w14:textId="77777777" w:rsidR="003D2423" w:rsidRPr="00A0707A" w:rsidRDefault="003D2423">
      <w:pPr>
        <w:numPr>
          <w:ilvl w:val="0"/>
          <w:numId w:val="50"/>
        </w:numPr>
        <w:bidi/>
        <w:spacing w:before="100" w:beforeAutospacing="1" w:after="100" w:afterAutospacing="1" w:line="240" w:lineRule="auto"/>
        <w:rPr>
          <w:ins w:id="2953" w:author="nidal saleh" w:date="2025-06-09T01:48:00Z"/>
          <w:sz w:val="32"/>
          <w:szCs w:val="32"/>
          <w:rPrChange w:id="2954" w:author="nidal saleh" w:date="2025-06-14T11:30:00Z">
            <w:rPr>
              <w:ins w:id="2955" w:author="nidal saleh" w:date="2025-06-09T01:48:00Z"/>
            </w:rPr>
          </w:rPrChange>
        </w:rPr>
        <w:pPrChange w:id="2956" w:author="nidal saleh" w:date="2025-06-09T01:49:00Z">
          <w:pPr>
            <w:numPr>
              <w:numId w:val="50"/>
            </w:numPr>
            <w:tabs>
              <w:tab w:val="num" w:pos="720"/>
            </w:tabs>
            <w:spacing w:before="100" w:beforeAutospacing="1" w:after="100" w:afterAutospacing="1" w:line="240" w:lineRule="auto"/>
            <w:ind w:left="720" w:hanging="360"/>
          </w:pPr>
        </w:pPrChange>
      </w:pPr>
      <w:ins w:id="2957" w:author="nidal saleh" w:date="2025-06-09T01:48:00Z">
        <w:r w:rsidRPr="00A0707A">
          <w:rPr>
            <w:rStyle w:val="Strong"/>
            <w:sz w:val="32"/>
            <w:szCs w:val="32"/>
            <w:rtl/>
            <w:rPrChange w:id="2958" w:author="nidal saleh" w:date="2025-06-14T11:30:00Z">
              <w:rPr>
                <w:rStyle w:val="Strong"/>
                <w:rtl/>
              </w:rPr>
            </w:rPrChange>
          </w:rPr>
          <w:t>التأثير</w:t>
        </w:r>
        <w:r w:rsidRPr="00A0707A">
          <w:rPr>
            <w:sz w:val="32"/>
            <w:szCs w:val="32"/>
            <w:rPrChange w:id="2959" w:author="nidal saleh" w:date="2025-06-14T11:30:00Z">
              <w:rPr/>
            </w:rPrChange>
          </w:rPr>
          <w:t xml:space="preserve">: </w:t>
        </w:r>
        <w:r w:rsidRPr="00A0707A">
          <w:rPr>
            <w:sz w:val="32"/>
            <w:szCs w:val="32"/>
            <w:rtl/>
            <w:rPrChange w:id="2960" w:author="nidal saleh" w:date="2025-06-14T11:30:00Z">
              <w:rPr>
                <w:rtl/>
              </w:rPr>
            </w:rPrChange>
          </w:rPr>
          <w:t>يعزز السلامة المرورية، مما يقلل من الخسائر البشرية ويحسن جودة الحياة</w:t>
        </w:r>
        <w:r w:rsidRPr="00A0707A">
          <w:rPr>
            <w:sz w:val="32"/>
            <w:szCs w:val="32"/>
            <w:rPrChange w:id="2961" w:author="nidal saleh" w:date="2025-06-14T11:30:00Z">
              <w:rPr/>
            </w:rPrChange>
          </w:rPr>
          <w:t>.</w:t>
        </w:r>
      </w:ins>
    </w:p>
    <w:p w14:paraId="18040C8B" w14:textId="77777777" w:rsidR="003D2423" w:rsidRPr="00A0707A" w:rsidRDefault="003D2423" w:rsidP="003D2423">
      <w:pPr>
        <w:numPr>
          <w:ilvl w:val="0"/>
          <w:numId w:val="50"/>
        </w:numPr>
        <w:bidi/>
        <w:spacing w:before="100" w:beforeAutospacing="1" w:after="100" w:afterAutospacing="1" w:line="240" w:lineRule="auto"/>
        <w:rPr>
          <w:ins w:id="2962" w:author="nidal saleh" w:date="2025-06-09T01:50:00Z"/>
          <w:sz w:val="32"/>
          <w:szCs w:val="32"/>
          <w:rPrChange w:id="2963" w:author="nidal saleh" w:date="2025-06-14T11:30:00Z">
            <w:rPr>
              <w:ins w:id="2964" w:author="nidal saleh" w:date="2025-06-09T01:50:00Z"/>
            </w:rPr>
          </w:rPrChange>
        </w:rPr>
      </w:pPr>
      <w:ins w:id="2965" w:author="nidal saleh" w:date="2025-06-09T01:48:00Z">
        <w:r w:rsidRPr="00A0707A">
          <w:rPr>
            <w:rStyle w:val="Strong"/>
            <w:sz w:val="32"/>
            <w:szCs w:val="32"/>
            <w:rtl/>
            <w:rPrChange w:id="2966" w:author="nidal saleh" w:date="2025-06-14T11:30:00Z">
              <w:rPr>
                <w:rStyle w:val="Strong"/>
                <w:rtl/>
              </w:rPr>
            </w:rPrChange>
          </w:rPr>
          <w:t>القبول الاجتماعي</w:t>
        </w:r>
        <w:r w:rsidRPr="00A0707A">
          <w:rPr>
            <w:sz w:val="32"/>
            <w:szCs w:val="32"/>
            <w:rPrChange w:id="2967" w:author="nidal saleh" w:date="2025-06-14T11:30:00Z">
              <w:rPr/>
            </w:rPrChange>
          </w:rPr>
          <w:t xml:space="preserve">: </w:t>
        </w:r>
        <w:r w:rsidRPr="00A0707A">
          <w:rPr>
            <w:sz w:val="32"/>
            <w:szCs w:val="32"/>
            <w:rtl/>
            <w:rPrChange w:id="2968" w:author="nidal saleh" w:date="2025-06-14T11:30:00Z">
              <w:rPr>
                <w:rtl/>
              </w:rPr>
            </w:rPrChange>
          </w:rPr>
          <w:t>من المتوقع أن يحظى النظام بقبول واسع، خاصة في المناطق التي تعاني من ارتفاع معدلات الحوادث</w:t>
        </w:r>
        <w:r w:rsidRPr="00A0707A">
          <w:rPr>
            <w:sz w:val="32"/>
            <w:szCs w:val="32"/>
            <w:rPrChange w:id="2969" w:author="nidal saleh" w:date="2025-06-14T11:30:00Z">
              <w:rPr/>
            </w:rPrChange>
          </w:rPr>
          <w:t>.</w:t>
        </w:r>
      </w:ins>
    </w:p>
    <w:p w14:paraId="6F818DC8" w14:textId="77777777" w:rsidR="003D2423" w:rsidRPr="00A0707A" w:rsidRDefault="003D2423">
      <w:pPr>
        <w:bidi/>
        <w:spacing w:before="100" w:beforeAutospacing="1" w:after="100" w:afterAutospacing="1" w:line="240" w:lineRule="auto"/>
        <w:rPr>
          <w:ins w:id="2970" w:author="nidal saleh" w:date="2025-06-09T01:48:00Z"/>
          <w:sz w:val="32"/>
          <w:szCs w:val="32"/>
          <w:rPrChange w:id="2971" w:author="nidal saleh" w:date="2025-06-14T11:30:00Z">
            <w:rPr>
              <w:ins w:id="2972" w:author="nidal saleh" w:date="2025-06-09T01:48:00Z"/>
            </w:rPr>
          </w:rPrChange>
        </w:rPr>
        <w:pPrChange w:id="2973" w:author="nidal saleh" w:date="2025-06-09T01:50:00Z">
          <w:pPr>
            <w:numPr>
              <w:numId w:val="50"/>
            </w:numPr>
            <w:tabs>
              <w:tab w:val="num" w:pos="720"/>
            </w:tabs>
            <w:spacing w:before="100" w:beforeAutospacing="1" w:after="100" w:afterAutospacing="1" w:line="240" w:lineRule="auto"/>
            <w:ind w:left="720" w:hanging="360"/>
          </w:pPr>
        </w:pPrChange>
      </w:pPr>
    </w:p>
    <w:p w14:paraId="79CBF99D" w14:textId="2D8F764E" w:rsidR="009A045D" w:rsidRPr="00A0707A" w:rsidDel="003D2423" w:rsidRDefault="009A045D" w:rsidP="009A045D">
      <w:pPr>
        <w:pStyle w:val="NormalWeb"/>
        <w:bidi/>
        <w:rPr>
          <w:del w:id="2974" w:author="nidal saleh" w:date="2025-06-09T01:48:00Z"/>
          <w:sz w:val="36"/>
          <w:szCs w:val="36"/>
          <w:rPrChange w:id="2975" w:author="nidal saleh" w:date="2025-06-14T11:30:00Z">
            <w:rPr>
              <w:del w:id="2976" w:author="nidal saleh" w:date="2025-06-09T01:48:00Z"/>
            </w:rPr>
          </w:rPrChange>
        </w:rPr>
      </w:pPr>
      <w:del w:id="2977" w:author="nidal saleh" w:date="2025-06-09T01:48:00Z">
        <w:r w:rsidRPr="00A0707A" w:rsidDel="003D2423">
          <w:rPr>
            <w:sz w:val="36"/>
            <w:szCs w:val="36"/>
            <w:rtl/>
            <w:rPrChange w:id="2978" w:author="nidal saleh" w:date="2025-06-14T11:30:00Z">
              <w:rPr>
                <w:rtl/>
              </w:rPr>
            </w:rPrChange>
          </w:rPr>
          <w:delText>وصف المشكلة أو الحاجة التي يحلها المشروع</w:delText>
        </w:r>
      </w:del>
    </w:p>
    <w:p w14:paraId="2134012F" w14:textId="4DDB8EE2" w:rsidR="009A045D" w:rsidRPr="00A0707A" w:rsidDel="003D2423" w:rsidRDefault="009A045D" w:rsidP="009A045D">
      <w:pPr>
        <w:pStyle w:val="NormalWeb"/>
        <w:bidi/>
        <w:rPr>
          <w:del w:id="2979" w:author="nidal saleh" w:date="2025-06-09T01:48:00Z"/>
          <w:sz w:val="36"/>
          <w:szCs w:val="36"/>
          <w:rPrChange w:id="2980" w:author="nidal saleh" w:date="2025-06-14T11:30:00Z">
            <w:rPr>
              <w:del w:id="2981" w:author="nidal saleh" w:date="2025-06-09T01:48:00Z"/>
            </w:rPr>
          </w:rPrChange>
        </w:rPr>
      </w:pPr>
      <w:del w:id="2982" w:author="nidal saleh" w:date="2025-06-09T01:48:00Z">
        <w:r w:rsidRPr="00A0707A" w:rsidDel="003D2423">
          <w:rPr>
            <w:sz w:val="36"/>
            <w:szCs w:val="36"/>
            <w:rtl/>
            <w:rPrChange w:id="2983" w:author="nidal saleh" w:date="2025-06-14T11:30:00Z">
              <w:rPr>
                <w:rtl/>
              </w:rPr>
            </w:rPrChange>
          </w:rPr>
          <w:delText>المتطلبات الوظيفية وغير الوظيفية</w:delText>
        </w:r>
      </w:del>
    </w:p>
    <w:p w14:paraId="631E395F" w14:textId="1438B77C" w:rsidR="009A045D" w:rsidRPr="00A0707A" w:rsidDel="003D2423" w:rsidRDefault="009A045D" w:rsidP="009A045D">
      <w:pPr>
        <w:pStyle w:val="NormalWeb"/>
        <w:bidi/>
        <w:rPr>
          <w:del w:id="2984" w:author="nidal saleh" w:date="2025-06-09T01:48:00Z"/>
          <w:sz w:val="36"/>
          <w:szCs w:val="36"/>
          <w:rtl/>
          <w:lang w:bidi="ar-SY"/>
          <w:rPrChange w:id="2985" w:author="nidal saleh" w:date="2025-06-14T11:30:00Z">
            <w:rPr>
              <w:del w:id="2986" w:author="nidal saleh" w:date="2025-06-09T01:48:00Z"/>
              <w:rtl/>
              <w:lang w:bidi="ar-SY"/>
            </w:rPr>
          </w:rPrChange>
        </w:rPr>
      </w:pPr>
      <w:del w:id="2987" w:author="nidal saleh" w:date="2025-06-09T01:48:00Z">
        <w:r w:rsidRPr="00A0707A" w:rsidDel="003D2423">
          <w:rPr>
            <w:sz w:val="36"/>
            <w:szCs w:val="36"/>
            <w:rtl/>
            <w:rPrChange w:id="2988" w:author="nidal saleh" w:date="2025-06-14T11:30:00Z">
              <w:rPr>
                <w:rtl/>
              </w:rPr>
            </w:rPrChange>
          </w:rPr>
          <w:delText>دراسة جدوى مبسطة (إن وجدت)</w:delText>
        </w:r>
      </w:del>
    </w:p>
    <w:p w14:paraId="6F00A78D" w14:textId="6F73F347" w:rsidR="00534B76" w:rsidRPr="00A0707A" w:rsidDel="003D2423" w:rsidRDefault="00534B76" w:rsidP="00534B76">
      <w:pPr>
        <w:pStyle w:val="NormalWeb"/>
        <w:bidi/>
        <w:rPr>
          <w:del w:id="2989" w:author="nidal saleh" w:date="2025-06-09T01:49:00Z"/>
          <w:sz w:val="36"/>
          <w:szCs w:val="36"/>
          <w:rPrChange w:id="2990" w:author="nidal saleh" w:date="2025-06-14T11:30:00Z">
            <w:rPr>
              <w:del w:id="2991" w:author="nidal saleh" w:date="2025-06-09T01:49:00Z"/>
            </w:rPr>
          </w:rPrChange>
        </w:rPr>
      </w:pPr>
    </w:p>
    <w:p w14:paraId="09F4BD54" w14:textId="4E48D5A4" w:rsidR="00534B76" w:rsidRPr="00A0707A" w:rsidDel="003D2423" w:rsidRDefault="00534B76" w:rsidP="00534B76">
      <w:pPr>
        <w:bidi/>
        <w:rPr>
          <w:del w:id="2992" w:author="nidal saleh" w:date="2025-06-09T01:49:00Z"/>
          <w:sz w:val="36"/>
          <w:szCs w:val="36"/>
          <w:rPrChange w:id="2993" w:author="nidal saleh" w:date="2025-06-14T11:30:00Z">
            <w:rPr>
              <w:del w:id="2994" w:author="nidal saleh" w:date="2025-06-09T01:49:00Z"/>
            </w:rPr>
          </w:rPrChange>
        </w:rPr>
      </w:pPr>
    </w:p>
    <w:p w14:paraId="10C057E7" w14:textId="5B38CF51" w:rsidR="00EA5581" w:rsidRPr="00A0707A" w:rsidDel="003D2423" w:rsidRDefault="00EA5581" w:rsidP="00EA5581">
      <w:pPr>
        <w:bidi/>
        <w:rPr>
          <w:del w:id="2995" w:author="nidal saleh" w:date="2025-06-09T01:49:00Z"/>
          <w:sz w:val="36"/>
          <w:szCs w:val="36"/>
          <w:rtl/>
          <w:rPrChange w:id="2996" w:author="nidal saleh" w:date="2025-06-14T11:30:00Z">
            <w:rPr>
              <w:del w:id="2997" w:author="nidal saleh" w:date="2025-06-09T01:49:00Z"/>
              <w:rtl/>
            </w:rPr>
          </w:rPrChange>
        </w:rPr>
      </w:pPr>
    </w:p>
    <w:p w14:paraId="5DC78DB5" w14:textId="2D762EFE" w:rsidR="00233432" w:rsidRPr="00A0707A" w:rsidDel="003D2423" w:rsidRDefault="00233432" w:rsidP="00233432">
      <w:pPr>
        <w:bidi/>
        <w:rPr>
          <w:del w:id="2998" w:author="nidal saleh" w:date="2025-06-09T01:49:00Z"/>
          <w:sz w:val="36"/>
          <w:szCs w:val="36"/>
          <w:rtl/>
          <w:rPrChange w:id="2999" w:author="nidal saleh" w:date="2025-06-14T11:30:00Z">
            <w:rPr>
              <w:del w:id="3000" w:author="nidal saleh" w:date="2025-06-09T01:49:00Z"/>
              <w:rtl/>
            </w:rPr>
          </w:rPrChange>
        </w:rPr>
      </w:pPr>
    </w:p>
    <w:p w14:paraId="10573808" w14:textId="29F59493" w:rsidR="00233432" w:rsidRPr="00A0707A" w:rsidDel="003D2423" w:rsidRDefault="00233432" w:rsidP="00233432">
      <w:pPr>
        <w:bidi/>
        <w:rPr>
          <w:del w:id="3001" w:author="nidal saleh" w:date="2025-06-09T01:49:00Z"/>
          <w:sz w:val="36"/>
          <w:szCs w:val="36"/>
          <w:rtl/>
          <w:rPrChange w:id="3002" w:author="nidal saleh" w:date="2025-06-14T11:30:00Z">
            <w:rPr>
              <w:del w:id="3003" w:author="nidal saleh" w:date="2025-06-09T01:49:00Z"/>
              <w:rtl/>
            </w:rPr>
          </w:rPrChange>
        </w:rPr>
      </w:pPr>
    </w:p>
    <w:p w14:paraId="7FEB4999" w14:textId="4D519E1F" w:rsidR="00233432" w:rsidRPr="00A0707A" w:rsidDel="003D2423" w:rsidRDefault="00233432" w:rsidP="00233432">
      <w:pPr>
        <w:bidi/>
        <w:rPr>
          <w:del w:id="3004" w:author="nidal saleh" w:date="2025-06-09T01:49:00Z"/>
          <w:sz w:val="36"/>
          <w:szCs w:val="36"/>
          <w:rtl/>
          <w:rPrChange w:id="3005" w:author="nidal saleh" w:date="2025-06-14T11:30:00Z">
            <w:rPr>
              <w:del w:id="3006" w:author="nidal saleh" w:date="2025-06-09T01:49:00Z"/>
              <w:rtl/>
            </w:rPr>
          </w:rPrChange>
        </w:rPr>
      </w:pPr>
    </w:p>
    <w:p w14:paraId="67945FF0" w14:textId="4F2BF97B" w:rsidR="00233432" w:rsidRPr="00A0707A" w:rsidDel="003D2423" w:rsidRDefault="00233432" w:rsidP="00233432">
      <w:pPr>
        <w:bidi/>
        <w:rPr>
          <w:del w:id="3007" w:author="nidal saleh" w:date="2025-06-09T01:49:00Z"/>
          <w:sz w:val="36"/>
          <w:szCs w:val="36"/>
          <w:rtl/>
          <w:rPrChange w:id="3008" w:author="nidal saleh" w:date="2025-06-14T11:30:00Z">
            <w:rPr>
              <w:del w:id="3009" w:author="nidal saleh" w:date="2025-06-09T01:49:00Z"/>
              <w:rtl/>
            </w:rPr>
          </w:rPrChange>
        </w:rPr>
      </w:pPr>
    </w:p>
    <w:p w14:paraId="7C206EC4" w14:textId="650EC4F0" w:rsidR="00233432" w:rsidRPr="00A0707A" w:rsidDel="003D2423" w:rsidRDefault="00233432" w:rsidP="00233432">
      <w:pPr>
        <w:bidi/>
        <w:rPr>
          <w:del w:id="3010" w:author="nidal saleh" w:date="2025-06-09T01:49:00Z"/>
          <w:sz w:val="36"/>
          <w:szCs w:val="36"/>
          <w:rtl/>
          <w:rPrChange w:id="3011" w:author="nidal saleh" w:date="2025-06-14T11:30:00Z">
            <w:rPr>
              <w:del w:id="3012" w:author="nidal saleh" w:date="2025-06-09T01:49:00Z"/>
              <w:rtl/>
            </w:rPr>
          </w:rPrChange>
        </w:rPr>
      </w:pPr>
    </w:p>
    <w:p w14:paraId="3CE2818C" w14:textId="02A6228D" w:rsidR="00233432" w:rsidRPr="00A0707A" w:rsidDel="003D2423" w:rsidRDefault="00233432" w:rsidP="00233432">
      <w:pPr>
        <w:bidi/>
        <w:rPr>
          <w:del w:id="3013" w:author="nidal saleh" w:date="2025-06-09T01:49:00Z"/>
          <w:sz w:val="36"/>
          <w:szCs w:val="36"/>
          <w:rtl/>
          <w:rPrChange w:id="3014" w:author="nidal saleh" w:date="2025-06-14T11:30:00Z">
            <w:rPr>
              <w:del w:id="3015" w:author="nidal saleh" w:date="2025-06-09T01:49:00Z"/>
              <w:rtl/>
            </w:rPr>
          </w:rPrChange>
        </w:rPr>
      </w:pPr>
    </w:p>
    <w:p w14:paraId="3E5D927A" w14:textId="3A883C43" w:rsidR="00233432" w:rsidRPr="00A0707A" w:rsidDel="003D2423" w:rsidRDefault="00233432" w:rsidP="00233432">
      <w:pPr>
        <w:bidi/>
        <w:rPr>
          <w:del w:id="3016" w:author="nidal saleh" w:date="2025-06-09T01:49:00Z"/>
          <w:sz w:val="36"/>
          <w:szCs w:val="36"/>
          <w:rtl/>
          <w:rPrChange w:id="3017" w:author="nidal saleh" w:date="2025-06-14T11:30:00Z">
            <w:rPr>
              <w:del w:id="3018" w:author="nidal saleh" w:date="2025-06-09T01:49:00Z"/>
              <w:rtl/>
            </w:rPr>
          </w:rPrChange>
        </w:rPr>
      </w:pPr>
    </w:p>
    <w:p w14:paraId="0B85570A" w14:textId="177CA34C" w:rsidR="00233432" w:rsidRPr="00A0707A" w:rsidDel="003D2423" w:rsidRDefault="00233432" w:rsidP="00233432">
      <w:pPr>
        <w:bidi/>
        <w:rPr>
          <w:del w:id="3019" w:author="nidal saleh" w:date="2025-06-09T01:49:00Z"/>
          <w:sz w:val="36"/>
          <w:szCs w:val="36"/>
          <w:rtl/>
          <w:rPrChange w:id="3020" w:author="nidal saleh" w:date="2025-06-14T11:30:00Z">
            <w:rPr>
              <w:del w:id="3021" w:author="nidal saleh" w:date="2025-06-09T01:49:00Z"/>
              <w:rtl/>
            </w:rPr>
          </w:rPrChange>
        </w:rPr>
      </w:pPr>
    </w:p>
    <w:p w14:paraId="7255C738" w14:textId="239153A2" w:rsidR="00233432" w:rsidRPr="00A0707A" w:rsidDel="003D2423" w:rsidRDefault="00233432" w:rsidP="00233432">
      <w:pPr>
        <w:bidi/>
        <w:rPr>
          <w:del w:id="3022" w:author="nidal saleh" w:date="2025-06-09T01:49:00Z"/>
          <w:sz w:val="36"/>
          <w:szCs w:val="36"/>
          <w:rtl/>
          <w:rPrChange w:id="3023" w:author="nidal saleh" w:date="2025-06-14T11:30:00Z">
            <w:rPr>
              <w:del w:id="3024" w:author="nidal saleh" w:date="2025-06-09T01:49:00Z"/>
              <w:rtl/>
            </w:rPr>
          </w:rPrChange>
        </w:rPr>
      </w:pPr>
    </w:p>
    <w:p w14:paraId="2E403F6C" w14:textId="19422A19" w:rsidR="00233432" w:rsidRPr="00A0707A" w:rsidDel="003D2423" w:rsidRDefault="00233432" w:rsidP="00233432">
      <w:pPr>
        <w:bidi/>
        <w:rPr>
          <w:del w:id="3025" w:author="nidal saleh" w:date="2025-06-09T01:49:00Z"/>
          <w:sz w:val="36"/>
          <w:szCs w:val="36"/>
          <w:rtl/>
          <w:rPrChange w:id="3026" w:author="nidal saleh" w:date="2025-06-14T11:30:00Z">
            <w:rPr>
              <w:del w:id="3027" w:author="nidal saleh" w:date="2025-06-09T01:49:00Z"/>
              <w:rtl/>
            </w:rPr>
          </w:rPrChange>
        </w:rPr>
      </w:pPr>
    </w:p>
    <w:p w14:paraId="01936159" w14:textId="1A55B60F" w:rsidR="00233432" w:rsidRPr="00A0707A" w:rsidDel="003D2423" w:rsidRDefault="00233432" w:rsidP="00233432">
      <w:pPr>
        <w:bidi/>
        <w:rPr>
          <w:del w:id="3028" w:author="nidal saleh" w:date="2025-06-09T01:49:00Z"/>
          <w:sz w:val="36"/>
          <w:szCs w:val="36"/>
          <w:rtl/>
          <w:rPrChange w:id="3029" w:author="nidal saleh" w:date="2025-06-14T11:30:00Z">
            <w:rPr>
              <w:del w:id="3030" w:author="nidal saleh" w:date="2025-06-09T01:49:00Z"/>
              <w:rtl/>
            </w:rPr>
          </w:rPrChange>
        </w:rPr>
      </w:pPr>
    </w:p>
    <w:p w14:paraId="3C98B5DF" w14:textId="65362108" w:rsidR="00233432" w:rsidRPr="00A0707A" w:rsidDel="003D2423" w:rsidRDefault="00233432" w:rsidP="00233432">
      <w:pPr>
        <w:bidi/>
        <w:rPr>
          <w:del w:id="3031" w:author="nidal saleh" w:date="2025-06-09T01:49:00Z"/>
          <w:sz w:val="36"/>
          <w:szCs w:val="36"/>
          <w:rtl/>
          <w:rPrChange w:id="3032" w:author="nidal saleh" w:date="2025-06-14T11:30:00Z">
            <w:rPr>
              <w:del w:id="3033" w:author="nidal saleh" w:date="2025-06-09T01:49:00Z"/>
              <w:rtl/>
            </w:rPr>
          </w:rPrChange>
        </w:rPr>
      </w:pPr>
    </w:p>
    <w:p w14:paraId="349CE95A" w14:textId="689E29F6" w:rsidR="00233432" w:rsidRPr="00A0707A" w:rsidDel="003D2423" w:rsidRDefault="00233432" w:rsidP="00233432">
      <w:pPr>
        <w:bidi/>
        <w:rPr>
          <w:del w:id="3034" w:author="nidal saleh" w:date="2025-06-09T01:49:00Z"/>
          <w:sz w:val="36"/>
          <w:szCs w:val="36"/>
          <w:rtl/>
          <w:rPrChange w:id="3035" w:author="nidal saleh" w:date="2025-06-14T11:30:00Z">
            <w:rPr>
              <w:del w:id="3036" w:author="nidal saleh" w:date="2025-06-09T01:49:00Z"/>
              <w:rtl/>
            </w:rPr>
          </w:rPrChange>
        </w:rPr>
      </w:pPr>
    </w:p>
    <w:p w14:paraId="584D23DB" w14:textId="16BCBE74" w:rsidR="00233432" w:rsidRPr="00A0707A" w:rsidDel="003D2423" w:rsidRDefault="00233432" w:rsidP="00233432">
      <w:pPr>
        <w:bidi/>
        <w:rPr>
          <w:del w:id="3037" w:author="nidal saleh" w:date="2025-06-09T01:49:00Z"/>
          <w:sz w:val="36"/>
          <w:szCs w:val="36"/>
          <w:rtl/>
          <w:rPrChange w:id="3038" w:author="nidal saleh" w:date="2025-06-14T11:30:00Z">
            <w:rPr>
              <w:del w:id="3039" w:author="nidal saleh" w:date="2025-06-09T01:49:00Z"/>
              <w:rtl/>
            </w:rPr>
          </w:rPrChange>
        </w:rPr>
      </w:pPr>
    </w:p>
    <w:p w14:paraId="2ADDD94B" w14:textId="61E313D2" w:rsidR="00233432" w:rsidRPr="00A0707A" w:rsidDel="003D2423" w:rsidRDefault="00233432" w:rsidP="00233432">
      <w:pPr>
        <w:bidi/>
        <w:rPr>
          <w:del w:id="3040" w:author="nidal saleh" w:date="2025-06-09T01:49:00Z"/>
          <w:sz w:val="36"/>
          <w:szCs w:val="36"/>
          <w:rtl/>
          <w:rPrChange w:id="3041" w:author="nidal saleh" w:date="2025-06-14T11:30:00Z">
            <w:rPr>
              <w:del w:id="3042" w:author="nidal saleh" w:date="2025-06-09T01:49:00Z"/>
              <w:rtl/>
            </w:rPr>
          </w:rPrChange>
        </w:rPr>
      </w:pPr>
    </w:p>
    <w:p w14:paraId="5DCD031A" w14:textId="5F7C5B85" w:rsidR="00233432" w:rsidRPr="00A0707A" w:rsidDel="003D2423" w:rsidRDefault="00233432" w:rsidP="00233432">
      <w:pPr>
        <w:bidi/>
        <w:rPr>
          <w:del w:id="3043" w:author="nidal saleh" w:date="2025-06-09T01:49:00Z"/>
          <w:sz w:val="36"/>
          <w:szCs w:val="36"/>
          <w:rtl/>
          <w:rPrChange w:id="3044" w:author="nidal saleh" w:date="2025-06-14T11:30:00Z">
            <w:rPr>
              <w:del w:id="3045" w:author="nidal saleh" w:date="2025-06-09T01:49:00Z"/>
              <w:rtl/>
            </w:rPr>
          </w:rPrChange>
        </w:rPr>
      </w:pPr>
    </w:p>
    <w:p w14:paraId="2F7B293B" w14:textId="40CFDD4D" w:rsidR="00233432" w:rsidRPr="00A0707A" w:rsidDel="003D2423" w:rsidRDefault="00233432" w:rsidP="00233432">
      <w:pPr>
        <w:bidi/>
        <w:rPr>
          <w:del w:id="3046" w:author="nidal saleh" w:date="2025-06-09T01:49:00Z"/>
          <w:sz w:val="36"/>
          <w:szCs w:val="36"/>
          <w:rtl/>
          <w:rPrChange w:id="3047" w:author="nidal saleh" w:date="2025-06-14T11:30:00Z">
            <w:rPr>
              <w:del w:id="3048" w:author="nidal saleh" w:date="2025-06-09T01:49:00Z"/>
              <w:rtl/>
            </w:rPr>
          </w:rPrChange>
        </w:rPr>
      </w:pPr>
    </w:p>
    <w:p w14:paraId="72629933" w14:textId="0169A09A" w:rsidR="00233432" w:rsidRPr="00A0707A" w:rsidDel="003D2423" w:rsidRDefault="00233432" w:rsidP="00233432">
      <w:pPr>
        <w:bidi/>
        <w:rPr>
          <w:del w:id="3049" w:author="nidal saleh" w:date="2025-06-09T01:49:00Z"/>
          <w:sz w:val="36"/>
          <w:szCs w:val="36"/>
          <w:rtl/>
          <w:rPrChange w:id="3050" w:author="nidal saleh" w:date="2025-06-14T11:30:00Z">
            <w:rPr>
              <w:del w:id="3051" w:author="nidal saleh" w:date="2025-06-09T01:49:00Z"/>
              <w:rtl/>
            </w:rPr>
          </w:rPrChange>
        </w:rPr>
      </w:pPr>
    </w:p>
    <w:p w14:paraId="412F05D3" w14:textId="4C42EE50" w:rsidR="00233432" w:rsidRPr="00A0707A" w:rsidDel="003D2423" w:rsidRDefault="00233432" w:rsidP="00233432">
      <w:pPr>
        <w:bidi/>
        <w:rPr>
          <w:del w:id="3052" w:author="nidal saleh" w:date="2025-06-09T01:49:00Z"/>
          <w:sz w:val="36"/>
          <w:szCs w:val="36"/>
          <w:rtl/>
          <w:rPrChange w:id="3053" w:author="nidal saleh" w:date="2025-06-14T11:30:00Z">
            <w:rPr>
              <w:del w:id="3054" w:author="nidal saleh" w:date="2025-06-09T01:49:00Z"/>
              <w:rtl/>
            </w:rPr>
          </w:rPrChange>
        </w:rPr>
      </w:pPr>
    </w:p>
    <w:p w14:paraId="33545CB7" w14:textId="3EBD6003" w:rsidR="00233432" w:rsidRPr="00A0707A" w:rsidDel="003D2423" w:rsidRDefault="00233432" w:rsidP="00233432">
      <w:pPr>
        <w:bidi/>
        <w:rPr>
          <w:del w:id="3055" w:author="nidal saleh" w:date="2025-06-09T01:49:00Z"/>
          <w:sz w:val="36"/>
          <w:szCs w:val="36"/>
          <w:rtl/>
          <w:rPrChange w:id="3056" w:author="nidal saleh" w:date="2025-06-14T11:30:00Z">
            <w:rPr>
              <w:del w:id="3057" w:author="nidal saleh" w:date="2025-06-09T01:49:00Z"/>
              <w:rtl/>
            </w:rPr>
          </w:rPrChange>
        </w:rPr>
      </w:pPr>
    </w:p>
    <w:p w14:paraId="2997C45F" w14:textId="02191614" w:rsidR="00233432" w:rsidRPr="00A0707A" w:rsidDel="003D2423" w:rsidRDefault="00233432" w:rsidP="00233432">
      <w:pPr>
        <w:bidi/>
        <w:rPr>
          <w:del w:id="3058" w:author="nidal saleh" w:date="2025-06-09T01:49:00Z"/>
          <w:sz w:val="36"/>
          <w:szCs w:val="36"/>
          <w:rtl/>
          <w:rPrChange w:id="3059" w:author="nidal saleh" w:date="2025-06-14T11:30:00Z">
            <w:rPr>
              <w:del w:id="3060" w:author="nidal saleh" w:date="2025-06-09T01:49:00Z"/>
              <w:rtl/>
            </w:rPr>
          </w:rPrChange>
        </w:rPr>
      </w:pPr>
    </w:p>
    <w:p w14:paraId="03C3F776" w14:textId="1770BF94" w:rsidR="00260A78" w:rsidRPr="00A0707A" w:rsidDel="003D2423" w:rsidRDefault="00260A78" w:rsidP="00260A78">
      <w:pPr>
        <w:bidi/>
        <w:rPr>
          <w:del w:id="3061" w:author="nidal saleh" w:date="2025-06-09T01:49:00Z"/>
          <w:sz w:val="36"/>
          <w:szCs w:val="36"/>
          <w:rtl/>
          <w:rPrChange w:id="3062" w:author="nidal saleh" w:date="2025-06-14T11:30:00Z">
            <w:rPr>
              <w:del w:id="3063" w:author="nidal saleh" w:date="2025-06-09T01:49:00Z"/>
              <w:rtl/>
            </w:rPr>
          </w:rPrChange>
        </w:rPr>
      </w:pPr>
    </w:p>
    <w:p w14:paraId="1BE3467E" w14:textId="724DEA27" w:rsidR="00233432" w:rsidRPr="00B63E95" w:rsidRDefault="00233432" w:rsidP="00233432">
      <w:pPr>
        <w:pStyle w:val="Heading1"/>
        <w:bidi/>
        <w:rPr>
          <w:b/>
          <w:bCs/>
          <w:sz w:val="36"/>
          <w:szCs w:val="36"/>
          <w:rPrChange w:id="3064" w:author="nidal saleh" w:date="2025-06-18T09:18:00Z">
            <w:rPr/>
          </w:rPrChange>
        </w:rPr>
      </w:pPr>
      <w:bookmarkStart w:id="3065" w:name="_Toc201131138"/>
      <w:r w:rsidRPr="00B63E95">
        <w:rPr>
          <w:rStyle w:val="Strong"/>
          <w:sz w:val="36"/>
          <w:szCs w:val="36"/>
          <w:rtl/>
          <w:rPrChange w:id="3066" w:author="nidal saleh" w:date="2025-06-18T09:18:00Z">
            <w:rPr>
              <w:rStyle w:val="Strong"/>
              <w:b w:val="0"/>
              <w:bCs w:val="0"/>
              <w:rtl/>
            </w:rPr>
          </w:rPrChange>
        </w:rPr>
        <w:t>الفصل الرابع: التصميم</w:t>
      </w:r>
      <w:r w:rsidRPr="00B63E95">
        <w:rPr>
          <w:rStyle w:val="Strong"/>
          <w:sz w:val="36"/>
          <w:szCs w:val="36"/>
          <w:rPrChange w:id="3067" w:author="nidal saleh" w:date="2025-06-18T09:18:00Z">
            <w:rPr>
              <w:rStyle w:val="Strong"/>
              <w:b w:val="0"/>
              <w:bCs w:val="0"/>
            </w:rPr>
          </w:rPrChange>
        </w:rPr>
        <w:t xml:space="preserve"> (System Design)</w:t>
      </w:r>
      <w:bookmarkEnd w:id="3065"/>
    </w:p>
    <w:p w14:paraId="02B33B6C" w14:textId="30FB5A54" w:rsidR="00325857" w:rsidRDefault="008D2CB5">
      <w:pPr>
        <w:pStyle w:val="Heading2"/>
        <w:numPr>
          <w:ilvl w:val="1"/>
          <w:numId w:val="34"/>
        </w:numPr>
        <w:bidi/>
        <w:rPr>
          <w:ins w:id="3068" w:author="nidal saleh" w:date="2025-06-26T15:15:00Z"/>
          <w:sz w:val="32"/>
          <w:szCs w:val="32"/>
          <w:rtl/>
        </w:rPr>
        <w:pPrChange w:id="3069" w:author="nidal saleh" w:date="2025-06-26T15:15:00Z">
          <w:pPr>
            <w:pStyle w:val="Heading2"/>
            <w:bidi/>
          </w:pPr>
        </w:pPrChange>
      </w:pPr>
      <w:ins w:id="3070" w:author="nidal saleh" w:date="2025-06-09T12:09:00Z">
        <w:r w:rsidRPr="00B478C3">
          <w:rPr>
            <w:sz w:val="32"/>
            <w:szCs w:val="32"/>
            <w:rtl/>
            <w:rPrChange w:id="3071" w:author="nidal saleh" w:date="2025-06-26T14:55:00Z">
              <w:rPr>
                <w:rtl/>
              </w:rPr>
            </w:rPrChange>
          </w:rPr>
          <w:t>مخططات التصميم</w:t>
        </w:r>
      </w:ins>
    </w:p>
    <w:p w14:paraId="1B14929A" w14:textId="09BDF760" w:rsidR="008D2CB5" w:rsidRPr="00325857" w:rsidRDefault="003B3F63">
      <w:pPr>
        <w:pStyle w:val="Heading3"/>
        <w:bidi/>
        <w:rPr>
          <w:ins w:id="3072" w:author="nidal saleh" w:date="2025-06-09T12:09:00Z"/>
          <w:sz w:val="32"/>
          <w:szCs w:val="32"/>
          <w:rPrChange w:id="3073" w:author="nidal saleh" w:date="2025-06-26T15:16:00Z">
            <w:rPr>
              <w:ins w:id="3074" w:author="nidal saleh" w:date="2025-06-09T12:09:00Z"/>
            </w:rPr>
          </w:rPrChange>
        </w:rPr>
        <w:pPrChange w:id="3075" w:author="nidal saleh" w:date="2025-06-26T15:16:00Z">
          <w:pPr>
            <w:pStyle w:val="Heading5"/>
          </w:pPr>
        </w:pPrChange>
      </w:pPr>
      <w:ins w:id="3076" w:author="nidal saleh" w:date="2025-06-26T16:22:00Z">
        <w:r>
          <w:rPr>
            <w:rFonts w:hint="cs"/>
            <w:sz w:val="32"/>
            <w:szCs w:val="32"/>
            <w:rtl/>
          </w:rPr>
          <w:t xml:space="preserve">4.1.1 </w:t>
        </w:r>
      </w:ins>
      <w:ins w:id="3077" w:author="nidal saleh" w:date="2025-06-09T12:09:00Z">
        <w:r w:rsidR="008D2CB5" w:rsidRPr="00325857">
          <w:rPr>
            <w:sz w:val="32"/>
            <w:szCs w:val="32"/>
            <w:rtl/>
            <w:rPrChange w:id="3078" w:author="nidal saleh" w:date="2025-06-26T15:16:00Z">
              <w:rPr>
                <w:rtl/>
              </w:rPr>
            </w:rPrChange>
          </w:rPr>
          <w:t>مخطط المعمارية</w:t>
        </w:r>
        <w:r w:rsidR="008D2CB5" w:rsidRPr="00325857">
          <w:rPr>
            <w:sz w:val="32"/>
            <w:szCs w:val="32"/>
            <w:rPrChange w:id="3079" w:author="nidal saleh" w:date="2025-06-26T15:16:00Z">
              <w:rPr/>
            </w:rPrChange>
          </w:rPr>
          <w:t xml:space="preserve"> (Architecture Diagram)</w:t>
        </w:r>
      </w:ins>
    </w:p>
    <w:p w14:paraId="7F48E99F" w14:textId="77777777" w:rsidR="008D2CB5" w:rsidRPr="00A0707A" w:rsidRDefault="008D2CB5">
      <w:pPr>
        <w:pStyle w:val="NormalWeb"/>
        <w:bidi/>
        <w:rPr>
          <w:ins w:id="3080" w:author="nidal saleh" w:date="2025-06-09T12:09:00Z"/>
          <w:sz w:val="32"/>
          <w:szCs w:val="32"/>
          <w:rPrChange w:id="3081" w:author="nidal saleh" w:date="2025-06-14T11:31:00Z">
            <w:rPr>
              <w:ins w:id="3082" w:author="nidal saleh" w:date="2025-06-09T12:09:00Z"/>
            </w:rPr>
          </w:rPrChange>
        </w:rPr>
        <w:pPrChange w:id="3083" w:author="nidal saleh" w:date="2025-06-09T12:09:00Z">
          <w:pPr>
            <w:pStyle w:val="NormalWeb"/>
          </w:pPr>
        </w:pPrChange>
      </w:pPr>
      <w:ins w:id="3084" w:author="nidal saleh" w:date="2025-06-09T12:09:00Z">
        <w:r w:rsidRPr="00A0707A">
          <w:rPr>
            <w:sz w:val="32"/>
            <w:szCs w:val="32"/>
            <w:rtl/>
            <w:rPrChange w:id="3085" w:author="nidal saleh" w:date="2025-06-14T11:31:00Z">
              <w:rPr>
                <w:rtl/>
              </w:rPr>
            </w:rPrChange>
          </w:rPr>
          <w:t>نظام مراقبة السائق يعتمد على معمارية متعددة الطبقات تشمل جمع البيانات، معالجة الصور، اكتشاف التشتت، إصدار التنبيهات، تخزين البيانات، وواجهة المستخدم. يتكون النظام من الطبقات التالية</w:t>
        </w:r>
        <w:r w:rsidRPr="00A0707A">
          <w:rPr>
            <w:sz w:val="32"/>
            <w:szCs w:val="32"/>
            <w:rPrChange w:id="3086" w:author="nidal saleh" w:date="2025-06-14T11:31:00Z">
              <w:rPr/>
            </w:rPrChange>
          </w:rPr>
          <w:t>:</w:t>
        </w:r>
      </w:ins>
    </w:p>
    <w:p w14:paraId="2B376423" w14:textId="77777777" w:rsidR="008D2CB5" w:rsidRPr="00A0707A" w:rsidRDefault="008D2CB5">
      <w:pPr>
        <w:numPr>
          <w:ilvl w:val="0"/>
          <w:numId w:val="51"/>
        </w:numPr>
        <w:bidi/>
        <w:spacing w:before="100" w:beforeAutospacing="1" w:after="100" w:afterAutospacing="1" w:line="240" w:lineRule="auto"/>
        <w:rPr>
          <w:ins w:id="3087" w:author="nidal saleh" w:date="2025-06-09T12:09:00Z"/>
          <w:sz w:val="32"/>
          <w:szCs w:val="32"/>
          <w:rPrChange w:id="3088" w:author="nidal saleh" w:date="2025-06-14T11:31:00Z">
            <w:rPr>
              <w:ins w:id="3089" w:author="nidal saleh" w:date="2025-06-09T12:09:00Z"/>
            </w:rPr>
          </w:rPrChange>
        </w:rPr>
        <w:pPrChange w:id="3090" w:author="nidal saleh" w:date="2025-06-09T12:09:00Z">
          <w:pPr>
            <w:numPr>
              <w:numId w:val="51"/>
            </w:numPr>
            <w:tabs>
              <w:tab w:val="num" w:pos="720"/>
            </w:tabs>
            <w:spacing w:before="100" w:beforeAutospacing="1" w:after="100" w:afterAutospacing="1" w:line="240" w:lineRule="auto"/>
            <w:ind w:left="720" w:hanging="360"/>
          </w:pPr>
        </w:pPrChange>
      </w:pPr>
      <w:ins w:id="3091" w:author="nidal saleh" w:date="2025-06-09T12:09:00Z">
        <w:r w:rsidRPr="00A0707A">
          <w:rPr>
            <w:rStyle w:val="Strong"/>
            <w:sz w:val="32"/>
            <w:szCs w:val="32"/>
            <w:rtl/>
            <w:rPrChange w:id="3092" w:author="nidal saleh" w:date="2025-06-14T11:31:00Z">
              <w:rPr>
                <w:rStyle w:val="Strong"/>
                <w:rtl/>
              </w:rPr>
            </w:rPrChange>
          </w:rPr>
          <w:t>طبقة جمع البيانات</w:t>
        </w:r>
        <w:r w:rsidRPr="00A0707A">
          <w:rPr>
            <w:sz w:val="32"/>
            <w:szCs w:val="32"/>
            <w:rPrChange w:id="3093" w:author="nidal saleh" w:date="2025-06-14T11:31:00Z">
              <w:rPr/>
            </w:rPrChange>
          </w:rPr>
          <w:t xml:space="preserve">: </w:t>
        </w:r>
        <w:r w:rsidRPr="00A0707A">
          <w:rPr>
            <w:sz w:val="32"/>
            <w:szCs w:val="32"/>
            <w:rtl/>
            <w:rPrChange w:id="3094" w:author="nidal saleh" w:date="2025-06-14T11:31:00Z">
              <w:rPr>
                <w:rtl/>
              </w:rPr>
            </w:rPrChange>
          </w:rPr>
          <w:t>كاميرا ويب لالتقاط الفيديو في الوقت الفعلي</w:t>
        </w:r>
        <w:r w:rsidRPr="00A0707A">
          <w:rPr>
            <w:sz w:val="32"/>
            <w:szCs w:val="32"/>
            <w:rPrChange w:id="3095" w:author="nidal saleh" w:date="2025-06-14T11:31:00Z">
              <w:rPr/>
            </w:rPrChange>
          </w:rPr>
          <w:t>.</w:t>
        </w:r>
      </w:ins>
    </w:p>
    <w:p w14:paraId="0709516F" w14:textId="0BB631F6" w:rsidR="008D2CB5" w:rsidRPr="00A0707A" w:rsidRDefault="008D2CB5">
      <w:pPr>
        <w:numPr>
          <w:ilvl w:val="0"/>
          <w:numId w:val="51"/>
        </w:numPr>
        <w:bidi/>
        <w:spacing w:before="100" w:beforeAutospacing="1" w:after="100" w:afterAutospacing="1" w:line="240" w:lineRule="auto"/>
        <w:rPr>
          <w:ins w:id="3096" w:author="nidal saleh" w:date="2025-06-09T12:09:00Z"/>
          <w:sz w:val="32"/>
          <w:szCs w:val="32"/>
          <w:rPrChange w:id="3097" w:author="nidal saleh" w:date="2025-06-14T11:31:00Z">
            <w:rPr>
              <w:ins w:id="3098" w:author="nidal saleh" w:date="2025-06-09T12:09:00Z"/>
            </w:rPr>
          </w:rPrChange>
        </w:rPr>
        <w:pPrChange w:id="3099" w:author="nidal saleh" w:date="2025-06-09T12:09:00Z">
          <w:pPr>
            <w:numPr>
              <w:numId w:val="51"/>
            </w:numPr>
            <w:tabs>
              <w:tab w:val="num" w:pos="720"/>
            </w:tabs>
            <w:spacing w:before="100" w:beforeAutospacing="1" w:after="100" w:afterAutospacing="1" w:line="240" w:lineRule="auto"/>
            <w:ind w:left="720" w:hanging="360"/>
          </w:pPr>
        </w:pPrChange>
      </w:pPr>
      <w:ins w:id="3100" w:author="nidal saleh" w:date="2025-06-09T12:09:00Z">
        <w:r w:rsidRPr="00A0707A">
          <w:rPr>
            <w:rStyle w:val="Strong"/>
            <w:sz w:val="32"/>
            <w:szCs w:val="32"/>
            <w:rtl/>
            <w:rPrChange w:id="3101" w:author="nidal saleh" w:date="2025-06-14T11:31:00Z">
              <w:rPr>
                <w:rStyle w:val="Strong"/>
                <w:rtl/>
              </w:rPr>
            </w:rPrChange>
          </w:rPr>
          <w:t>طبقة المعالجة</w:t>
        </w:r>
        <w:r w:rsidRPr="00A0707A">
          <w:rPr>
            <w:sz w:val="32"/>
            <w:szCs w:val="32"/>
            <w:rPrChange w:id="3102" w:author="nidal saleh" w:date="2025-06-14T11:31:00Z">
              <w:rPr/>
            </w:rPrChange>
          </w:rPr>
          <w:t xml:space="preserve">: </w:t>
        </w:r>
        <w:r w:rsidRPr="00A0707A">
          <w:rPr>
            <w:sz w:val="32"/>
            <w:szCs w:val="32"/>
            <w:rtl/>
            <w:rPrChange w:id="3103" w:author="nidal saleh" w:date="2025-06-14T11:31:00Z">
              <w:rPr>
                <w:rtl/>
              </w:rPr>
            </w:rPrChange>
          </w:rPr>
          <w:t>معالجة الصور باستخدام مكتبات</w:t>
        </w:r>
        <w:r w:rsidRPr="00A0707A">
          <w:rPr>
            <w:sz w:val="32"/>
            <w:szCs w:val="32"/>
            <w:rPrChange w:id="3104" w:author="nidal saleh" w:date="2025-06-14T11:31:00Z">
              <w:rPr/>
            </w:rPrChange>
          </w:rPr>
          <w:t xml:space="preserve"> OpenCV</w:t>
        </w:r>
        <w:r w:rsidRPr="00A0707A">
          <w:rPr>
            <w:sz w:val="32"/>
            <w:szCs w:val="32"/>
            <w:rtl/>
            <w:rPrChange w:id="3105" w:author="nidal saleh" w:date="2025-06-14T11:31:00Z">
              <w:rPr>
                <w:rtl/>
              </w:rPr>
            </w:rPrChange>
          </w:rPr>
          <w:t xml:space="preserve">، </w:t>
        </w:r>
        <w:proofErr w:type="spellStart"/>
        <w:r w:rsidRPr="00A0707A">
          <w:rPr>
            <w:sz w:val="32"/>
            <w:szCs w:val="32"/>
            <w:rPrChange w:id="3106" w:author="nidal saleh" w:date="2025-06-14T11:31:00Z">
              <w:rPr/>
            </w:rPrChange>
          </w:rPr>
          <w:t>dlib</w:t>
        </w:r>
        <w:proofErr w:type="spellEnd"/>
        <w:r w:rsidRPr="00A0707A">
          <w:rPr>
            <w:sz w:val="32"/>
            <w:szCs w:val="32"/>
            <w:rtl/>
            <w:rPrChange w:id="3107" w:author="nidal saleh" w:date="2025-06-14T11:31:00Z">
              <w:rPr>
                <w:rtl/>
              </w:rPr>
            </w:rPrChange>
          </w:rPr>
          <w:t xml:space="preserve">، </w:t>
        </w:r>
        <w:proofErr w:type="spellStart"/>
        <w:r w:rsidRPr="00A0707A">
          <w:rPr>
            <w:sz w:val="32"/>
            <w:szCs w:val="32"/>
            <w:rPrChange w:id="3108" w:author="nidal saleh" w:date="2025-06-14T11:31:00Z">
              <w:rPr/>
            </w:rPrChange>
          </w:rPr>
          <w:t>mediapipe</w:t>
        </w:r>
        <w:proofErr w:type="spellEnd"/>
        <w:r w:rsidRPr="00A0707A">
          <w:rPr>
            <w:sz w:val="32"/>
            <w:szCs w:val="32"/>
            <w:rPrChange w:id="3109" w:author="nidal saleh" w:date="2025-06-14T11:31:00Z">
              <w:rPr/>
            </w:rPrChange>
          </w:rPr>
          <w:t xml:space="preserve"> </w:t>
        </w:r>
        <w:r w:rsidRPr="00A0707A">
          <w:rPr>
            <w:sz w:val="32"/>
            <w:szCs w:val="32"/>
            <w:rtl/>
            <w:rPrChange w:id="3110" w:author="nidal saleh" w:date="2025-06-14T11:31:00Z">
              <w:rPr>
                <w:rtl/>
              </w:rPr>
            </w:rPrChange>
          </w:rPr>
          <w:t xml:space="preserve"> لاكتشاف الوجه واليدين</w:t>
        </w:r>
        <w:r w:rsidRPr="00A0707A">
          <w:rPr>
            <w:sz w:val="32"/>
            <w:szCs w:val="32"/>
            <w:rPrChange w:id="3111" w:author="nidal saleh" w:date="2025-06-14T11:31:00Z">
              <w:rPr/>
            </w:rPrChange>
          </w:rPr>
          <w:t>.</w:t>
        </w:r>
      </w:ins>
    </w:p>
    <w:p w14:paraId="0B85C414" w14:textId="7BB4A829" w:rsidR="008D2CB5" w:rsidRPr="00A0707A" w:rsidRDefault="008D2CB5">
      <w:pPr>
        <w:numPr>
          <w:ilvl w:val="0"/>
          <w:numId w:val="51"/>
        </w:numPr>
        <w:bidi/>
        <w:spacing w:before="100" w:beforeAutospacing="1" w:after="100" w:afterAutospacing="1" w:line="240" w:lineRule="auto"/>
        <w:rPr>
          <w:ins w:id="3112" w:author="nidal saleh" w:date="2025-06-09T12:09:00Z"/>
          <w:sz w:val="32"/>
          <w:szCs w:val="32"/>
          <w:rPrChange w:id="3113" w:author="nidal saleh" w:date="2025-06-14T11:31:00Z">
            <w:rPr>
              <w:ins w:id="3114" w:author="nidal saleh" w:date="2025-06-09T12:09:00Z"/>
            </w:rPr>
          </w:rPrChange>
        </w:rPr>
        <w:pPrChange w:id="3115" w:author="nidal saleh" w:date="2025-06-09T12:09:00Z">
          <w:pPr>
            <w:numPr>
              <w:numId w:val="51"/>
            </w:numPr>
            <w:tabs>
              <w:tab w:val="num" w:pos="720"/>
            </w:tabs>
            <w:spacing w:before="100" w:beforeAutospacing="1" w:after="100" w:afterAutospacing="1" w:line="240" w:lineRule="auto"/>
            <w:ind w:left="720" w:hanging="360"/>
          </w:pPr>
        </w:pPrChange>
      </w:pPr>
      <w:ins w:id="3116" w:author="nidal saleh" w:date="2025-06-09T12:09:00Z">
        <w:r w:rsidRPr="00A0707A">
          <w:rPr>
            <w:rStyle w:val="Strong"/>
            <w:sz w:val="32"/>
            <w:szCs w:val="32"/>
            <w:rtl/>
            <w:rPrChange w:id="3117" w:author="nidal saleh" w:date="2025-06-14T11:31:00Z">
              <w:rPr>
                <w:rStyle w:val="Strong"/>
                <w:rtl/>
              </w:rPr>
            </w:rPrChange>
          </w:rPr>
          <w:t>طبقة اتخاذ القرار</w:t>
        </w:r>
        <w:r w:rsidRPr="00A0707A">
          <w:rPr>
            <w:sz w:val="32"/>
            <w:szCs w:val="32"/>
            <w:rPrChange w:id="3118" w:author="nidal saleh" w:date="2025-06-14T11:31:00Z">
              <w:rPr/>
            </w:rPrChange>
          </w:rPr>
          <w:t xml:space="preserve">: </w:t>
        </w:r>
        <w:r w:rsidRPr="00A0707A">
          <w:rPr>
            <w:sz w:val="32"/>
            <w:szCs w:val="32"/>
            <w:rtl/>
            <w:rPrChange w:id="3119" w:author="nidal saleh" w:date="2025-06-14T11:31:00Z">
              <w:rPr>
                <w:rtl/>
              </w:rPr>
            </w:rPrChange>
          </w:rPr>
          <w:t>تحليل البيانات</w:t>
        </w:r>
        <w:r w:rsidRPr="00A0707A">
          <w:rPr>
            <w:sz w:val="32"/>
            <w:szCs w:val="32"/>
            <w:rPrChange w:id="3120" w:author="nidal saleh" w:date="2025-06-14T11:31:00Z">
              <w:rPr/>
            </w:rPrChange>
          </w:rPr>
          <w:t>EAR</w:t>
        </w:r>
      </w:ins>
      <w:ins w:id="3121" w:author="nidal saleh" w:date="2025-06-13T21:33:00Z">
        <w:r w:rsidR="002E7F14" w:rsidRPr="00A0707A">
          <w:rPr>
            <w:sz w:val="32"/>
            <w:szCs w:val="32"/>
            <w:rPrChange w:id="3122" w:author="nidal saleh" w:date="2025-06-14T11:31:00Z">
              <w:rPr/>
            </w:rPrChange>
          </w:rPr>
          <w:t>)</w:t>
        </w:r>
      </w:ins>
      <w:ins w:id="3123" w:author="nidal saleh" w:date="2025-06-09T12:09:00Z">
        <w:r w:rsidRPr="00A0707A">
          <w:rPr>
            <w:sz w:val="32"/>
            <w:szCs w:val="32"/>
            <w:rtl/>
            <w:rPrChange w:id="3124" w:author="nidal saleh" w:date="2025-06-14T11:31:00Z">
              <w:rPr>
                <w:rtl/>
              </w:rPr>
            </w:rPrChange>
          </w:rPr>
          <w:t xml:space="preserve">، </w:t>
        </w:r>
        <w:r w:rsidRPr="00A0707A">
          <w:rPr>
            <w:sz w:val="32"/>
            <w:szCs w:val="32"/>
            <w:rPrChange w:id="3125" w:author="nidal saleh" w:date="2025-06-14T11:31:00Z">
              <w:rPr/>
            </w:rPrChange>
          </w:rPr>
          <w:t>MAR</w:t>
        </w:r>
        <w:r w:rsidRPr="00A0707A">
          <w:rPr>
            <w:sz w:val="32"/>
            <w:szCs w:val="32"/>
            <w:rtl/>
            <w:rPrChange w:id="3126" w:author="nidal saleh" w:date="2025-06-14T11:31:00Z">
              <w:rPr>
                <w:rtl/>
              </w:rPr>
            </w:rPrChange>
          </w:rPr>
          <w:t xml:space="preserve">، </w:t>
        </w:r>
        <w:r w:rsidRPr="00A0707A">
          <w:rPr>
            <w:sz w:val="32"/>
            <w:szCs w:val="32"/>
            <w:rPrChange w:id="3127" w:author="nidal saleh" w:date="2025-06-14T11:31:00Z">
              <w:rPr/>
            </w:rPrChange>
          </w:rPr>
          <w:t>Head Pose</w:t>
        </w:r>
        <w:r w:rsidRPr="00A0707A">
          <w:rPr>
            <w:sz w:val="32"/>
            <w:szCs w:val="32"/>
            <w:rtl/>
            <w:rPrChange w:id="3128" w:author="nidal saleh" w:date="2025-06-14T11:31:00Z">
              <w:rPr>
                <w:rtl/>
              </w:rPr>
            </w:rPrChange>
          </w:rPr>
          <w:t>، تتبع اليدين</w:t>
        </w:r>
        <w:r w:rsidRPr="00A0707A">
          <w:rPr>
            <w:sz w:val="32"/>
            <w:szCs w:val="32"/>
            <w:rPrChange w:id="3129" w:author="nidal saleh" w:date="2025-06-14T11:31:00Z">
              <w:rPr/>
            </w:rPrChange>
          </w:rPr>
          <w:t xml:space="preserve"> </w:t>
        </w:r>
        <w:r w:rsidRPr="00A0707A">
          <w:rPr>
            <w:sz w:val="32"/>
            <w:szCs w:val="32"/>
            <w:rtl/>
            <w:rPrChange w:id="3130" w:author="nidal saleh" w:date="2025-06-14T11:31:00Z">
              <w:rPr>
                <w:rtl/>
              </w:rPr>
            </w:rPrChange>
          </w:rPr>
          <w:t>لتحديد التشتت</w:t>
        </w:r>
        <w:r w:rsidRPr="00A0707A">
          <w:rPr>
            <w:sz w:val="32"/>
            <w:szCs w:val="32"/>
            <w:rPrChange w:id="3131" w:author="nidal saleh" w:date="2025-06-14T11:31:00Z">
              <w:rPr/>
            </w:rPrChange>
          </w:rPr>
          <w:t>.</w:t>
        </w:r>
      </w:ins>
      <w:ins w:id="3132" w:author="nidal saleh" w:date="2025-06-13T21:33:00Z">
        <w:r w:rsidR="002E7F14" w:rsidRPr="00A0707A">
          <w:rPr>
            <w:sz w:val="32"/>
            <w:szCs w:val="32"/>
            <w:rPrChange w:id="3133" w:author="nidal saleh" w:date="2025-06-14T11:31:00Z">
              <w:rPr/>
            </w:rPrChange>
          </w:rPr>
          <w:t>(</w:t>
        </w:r>
      </w:ins>
    </w:p>
    <w:p w14:paraId="25BFE1F3" w14:textId="77777777" w:rsidR="008D2CB5" w:rsidRPr="00A0707A" w:rsidRDefault="008D2CB5">
      <w:pPr>
        <w:numPr>
          <w:ilvl w:val="0"/>
          <w:numId w:val="51"/>
        </w:numPr>
        <w:bidi/>
        <w:spacing w:before="100" w:beforeAutospacing="1" w:after="100" w:afterAutospacing="1" w:line="240" w:lineRule="auto"/>
        <w:rPr>
          <w:ins w:id="3134" w:author="nidal saleh" w:date="2025-06-09T12:09:00Z"/>
          <w:sz w:val="32"/>
          <w:szCs w:val="32"/>
          <w:rPrChange w:id="3135" w:author="nidal saleh" w:date="2025-06-14T11:31:00Z">
            <w:rPr>
              <w:ins w:id="3136" w:author="nidal saleh" w:date="2025-06-09T12:09:00Z"/>
            </w:rPr>
          </w:rPrChange>
        </w:rPr>
        <w:pPrChange w:id="3137" w:author="nidal saleh" w:date="2025-06-09T12:09:00Z">
          <w:pPr>
            <w:numPr>
              <w:numId w:val="51"/>
            </w:numPr>
            <w:tabs>
              <w:tab w:val="num" w:pos="720"/>
            </w:tabs>
            <w:spacing w:before="100" w:beforeAutospacing="1" w:after="100" w:afterAutospacing="1" w:line="240" w:lineRule="auto"/>
            <w:ind w:left="720" w:hanging="360"/>
          </w:pPr>
        </w:pPrChange>
      </w:pPr>
      <w:ins w:id="3138" w:author="nidal saleh" w:date="2025-06-09T12:09:00Z">
        <w:r w:rsidRPr="00A0707A">
          <w:rPr>
            <w:rStyle w:val="Strong"/>
            <w:sz w:val="32"/>
            <w:szCs w:val="32"/>
            <w:rtl/>
            <w:rPrChange w:id="3139" w:author="nidal saleh" w:date="2025-06-14T11:31:00Z">
              <w:rPr>
                <w:rStyle w:val="Strong"/>
                <w:rtl/>
              </w:rPr>
            </w:rPrChange>
          </w:rPr>
          <w:t>طبقة التنبيهات</w:t>
        </w:r>
        <w:r w:rsidRPr="00A0707A">
          <w:rPr>
            <w:sz w:val="32"/>
            <w:szCs w:val="32"/>
            <w:rPrChange w:id="3140" w:author="nidal saleh" w:date="2025-06-14T11:31:00Z">
              <w:rPr/>
            </w:rPrChange>
          </w:rPr>
          <w:t xml:space="preserve">: </w:t>
        </w:r>
        <w:r w:rsidRPr="00A0707A">
          <w:rPr>
            <w:sz w:val="32"/>
            <w:szCs w:val="32"/>
            <w:rtl/>
            <w:rPrChange w:id="3141" w:author="nidal saleh" w:date="2025-06-14T11:31:00Z">
              <w:rPr>
                <w:rtl/>
              </w:rPr>
            </w:rPrChange>
          </w:rPr>
          <w:t xml:space="preserve">إصدار إنذارات صوتية وإرسال تنبيهات عبر البريد الإلكتروني </w:t>
        </w:r>
        <w:proofErr w:type="spellStart"/>
        <w:r w:rsidRPr="00A0707A">
          <w:rPr>
            <w:sz w:val="32"/>
            <w:szCs w:val="32"/>
            <w:rtl/>
            <w:rPrChange w:id="3142" w:author="nidal saleh" w:date="2025-06-14T11:31:00Z">
              <w:rPr>
                <w:rtl/>
              </w:rPr>
            </w:rPrChange>
          </w:rPr>
          <w:t>وتيليجرام</w:t>
        </w:r>
        <w:proofErr w:type="spellEnd"/>
        <w:r w:rsidRPr="00A0707A">
          <w:rPr>
            <w:sz w:val="32"/>
            <w:szCs w:val="32"/>
            <w:rPrChange w:id="3143" w:author="nidal saleh" w:date="2025-06-14T11:31:00Z">
              <w:rPr/>
            </w:rPrChange>
          </w:rPr>
          <w:t>.</w:t>
        </w:r>
      </w:ins>
    </w:p>
    <w:p w14:paraId="4D4BE0F9" w14:textId="77777777" w:rsidR="008D2CB5" w:rsidRPr="00A0707A" w:rsidRDefault="008D2CB5">
      <w:pPr>
        <w:numPr>
          <w:ilvl w:val="0"/>
          <w:numId w:val="51"/>
        </w:numPr>
        <w:bidi/>
        <w:spacing w:before="100" w:beforeAutospacing="1" w:after="100" w:afterAutospacing="1" w:line="240" w:lineRule="auto"/>
        <w:rPr>
          <w:ins w:id="3144" w:author="nidal saleh" w:date="2025-06-09T12:09:00Z"/>
          <w:sz w:val="32"/>
          <w:szCs w:val="32"/>
          <w:rPrChange w:id="3145" w:author="nidal saleh" w:date="2025-06-14T11:31:00Z">
            <w:rPr>
              <w:ins w:id="3146" w:author="nidal saleh" w:date="2025-06-09T12:09:00Z"/>
            </w:rPr>
          </w:rPrChange>
        </w:rPr>
        <w:pPrChange w:id="3147" w:author="nidal saleh" w:date="2025-06-09T12:09:00Z">
          <w:pPr>
            <w:numPr>
              <w:numId w:val="51"/>
            </w:numPr>
            <w:tabs>
              <w:tab w:val="num" w:pos="720"/>
            </w:tabs>
            <w:spacing w:before="100" w:beforeAutospacing="1" w:after="100" w:afterAutospacing="1" w:line="240" w:lineRule="auto"/>
            <w:ind w:left="720" w:hanging="360"/>
          </w:pPr>
        </w:pPrChange>
      </w:pPr>
      <w:ins w:id="3148" w:author="nidal saleh" w:date="2025-06-09T12:09:00Z">
        <w:r w:rsidRPr="00A0707A">
          <w:rPr>
            <w:rStyle w:val="Strong"/>
            <w:sz w:val="32"/>
            <w:szCs w:val="32"/>
            <w:rtl/>
            <w:rPrChange w:id="3149" w:author="nidal saleh" w:date="2025-06-14T11:31:00Z">
              <w:rPr>
                <w:rStyle w:val="Strong"/>
                <w:rtl/>
              </w:rPr>
            </w:rPrChange>
          </w:rPr>
          <w:t>طبقة التخزين</w:t>
        </w:r>
        <w:r w:rsidRPr="00A0707A">
          <w:rPr>
            <w:sz w:val="32"/>
            <w:szCs w:val="32"/>
            <w:rPrChange w:id="3150" w:author="nidal saleh" w:date="2025-06-14T11:31:00Z">
              <w:rPr/>
            </w:rPrChange>
          </w:rPr>
          <w:t xml:space="preserve">: </w:t>
        </w:r>
        <w:r w:rsidRPr="00A0707A">
          <w:rPr>
            <w:sz w:val="32"/>
            <w:szCs w:val="32"/>
            <w:rtl/>
            <w:rPrChange w:id="3151" w:author="nidal saleh" w:date="2025-06-14T11:31:00Z">
              <w:rPr>
                <w:rtl/>
              </w:rPr>
            </w:rPrChange>
          </w:rPr>
          <w:t>قاعدة بيانات</w:t>
        </w:r>
        <w:r w:rsidRPr="00A0707A">
          <w:rPr>
            <w:sz w:val="32"/>
            <w:szCs w:val="32"/>
            <w:rPrChange w:id="3152" w:author="nidal saleh" w:date="2025-06-14T11:31:00Z">
              <w:rPr/>
            </w:rPrChange>
          </w:rPr>
          <w:t xml:space="preserve"> SQLite </w:t>
        </w:r>
        <w:r w:rsidRPr="00A0707A">
          <w:rPr>
            <w:sz w:val="32"/>
            <w:szCs w:val="32"/>
            <w:rtl/>
            <w:rPrChange w:id="3153" w:author="nidal saleh" w:date="2025-06-14T11:31:00Z">
              <w:rPr>
                <w:rtl/>
              </w:rPr>
            </w:rPrChange>
          </w:rPr>
          <w:t>لتسجيل حالات التشتت</w:t>
        </w:r>
        <w:r w:rsidRPr="00A0707A">
          <w:rPr>
            <w:sz w:val="32"/>
            <w:szCs w:val="32"/>
            <w:rPrChange w:id="3154" w:author="nidal saleh" w:date="2025-06-14T11:31:00Z">
              <w:rPr/>
            </w:rPrChange>
          </w:rPr>
          <w:t>.</w:t>
        </w:r>
      </w:ins>
    </w:p>
    <w:p w14:paraId="7302850C" w14:textId="063138A5" w:rsidR="008D2CB5" w:rsidRPr="00A0707A" w:rsidRDefault="00A0707A">
      <w:pPr>
        <w:numPr>
          <w:ilvl w:val="0"/>
          <w:numId w:val="51"/>
        </w:numPr>
        <w:bidi/>
        <w:spacing w:before="100" w:beforeAutospacing="1" w:after="100" w:afterAutospacing="1" w:line="240" w:lineRule="auto"/>
        <w:rPr>
          <w:ins w:id="3155" w:author="nidal saleh" w:date="2025-06-13T20:30:00Z"/>
          <w:sz w:val="32"/>
          <w:szCs w:val="32"/>
          <w:rPrChange w:id="3156" w:author="nidal saleh" w:date="2025-06-14T11:31:00Z">
            <w:rPr>
              <w:ins w:id="3157" w:author="nidal saleh" w:date="2025-06-13T20:30:00Z"/>
            </w:rPr>
          </w:rPrChange>
        </w:rPr>
      </w:pPr>
      <w:ins w:id="3158" w:author="nidal saleh" w:date="2025-06-13T20:30:00Z">
        <w:r>
          <w:rPr>
            <w:noProof/>
          </w:rPr>
          <w:lastRenderedPageBreak/>
          <w:drawing>
            <wp:anchor distT="0" distB="0" distL="114300" distR="114300" simplePos="0" relativeHeight="251634176" behindDoc="0" locked="0" layoutInCell="1" allowOverlap="1" wp14:anchorId="2945B5E6" wp14:editId="3475C25D">
              <wp:simplePos x="0" y="0"/>
              <wp:positionH relativeFrom="column">
                <wp:posOffset>350520</wp:posOffset>
              </wp:positionH>
              <wp:positionV relativeFrom="paragraph">
                <wp:posOffset>695325</wp:posOffset>
              </wp:positionV>
              <wp:extent cx="5481320" cy="3487420"/>
              <wp:effectExtent l="19050" t="19050" r="5080" b="0"/>
              <wp:wrapTopAndBottom/>
              <wp:docPr id="129762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duotone>
                          <a:prstClr val="black"/>
                          <a:srgbClr val="5B9BD5">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5481320" cy="3487420"/>
                      </a:xfrm>
                      <a:prstGeom prst="rect">
                        <a:avLst/>
                      </a:prstGeom>
                      <a:noFill/>
                      <a:ln>
                        <a:solidFill>
                          <a:schemeClr val="tx1"/>
                        </a:solidFill>
                      </a:ln>
                    </pic:spPr>
                  </pic:pic>
                </a:graphicData>
              </a:graphic>
            </wp:anchor>
          </w:drawing>
        </w:r>
      </w:ins>
      <w:ins w:id="3159" w:author="nidal saleh" w:date="2025-06-09T12:09:00Z">
        <w:r w:rsidR="008D2CB5" w:rsidRPr="00A0707A">
          <w:rPr>
            <w:rStyle w:val="Strong"/>
            <w:sz w:val="32"/>
            <w:szCs w:val="32"/>
            <w:rtl/>
            <w:rPrChange w:id="3160" w:author="nidal saleh" w:date="2025-06-14T11:31:00Z">
              <w:rPr>
                <w:rStyle w:val="Strong"/>
                <w:rtl/>
              </w:rPr>
            </w:rPrChange>
          </w:rPr>
          <w:t>طبقة العرض</w:t>
        </w:r>
        <w:r w:rsidR="008D2CB5" w:rsidRPr="00A0707A">
          <w:rPr>
            <w:sz w:val="32"/>
            <w:szCs w:val="32"/>
            <w:rPrChange w:id="3161" w:author="nidal saleh" w:date="2025-06-14T11:31:00Z">
              <w:rPr/>
            </w:rPrChange>
          </w:rPr>
          <w:t xml:space="preserve">: </w:t>
        </w:r>
        <w:r w:rsidR="008D2CB5" w:rsidRPr="00A0707A">
          <w:rPr>
            <w:sz w:val="32"/>
            <w:szCs w:val="32"/>
            <w:rtl/>
            <w:rPrChange w:id="3162" w:author="nidal saleh" w:date="2025-06-14T11:31:00Z">
              <w:rPr>
                <w:rtl/>
              </w:rPr>
            </w:rPrChange>
          </w:rPr>
          <w:t>واجهة مستخدم رسومية باستخدام</w:t>
        </w:r>
        <w:r w:rsidR="008D2CB5" w:rsidRPr="00A0707A">
          <w:rPr>
            <w:sz w:val="32"/>
            <w:szCs w:val="32"/>
            <w:rPrChange w:id="3163" w:author="nidal saleh" w:date="2025-06-14T11:31:00Z">
              <w:rPr/>
            </w:rPrChange>
          </w:rPr>
          <w:t xml:space="preserve"> </w:t>
        </w:r>
        <w:proofErr w:type="spellStart"/>
        <w:r w:rsidR="008D2CB5" w:rsidRPr="00A0707A">
          <w:rPr>
            <w:sz w:val="32"/>
            <w:szCs w:val="32"/>
            <w:rPrChange w:id="3164" w:author="nidal saleh" w:date="2025-06-14T11:31:00Z">
              <w:rPr/>
            </w:rPrChange>
          </w:rPr>
          <w:t>tkinter</w:t>
        </w:r>
        <w:proofErr w:type="spellEnd"/>
        <w:r w:rsidR="008D2CB5" w:rsidRPr="00A0707A">
          <w:rPr>
            <w:sz w:val="32"/>
            <w:szCs w:val="32"/>
            <w:rPrChange w:id="3165" w:author="nidal saleh" w:date="2025-06-14T11:31:00Z">
              <w:rPr/>
            </w:rPrChange>
          </w:rPr>
          <w:t xml:space="preserve"> </w:t>
        </w:r>
        <w:r w:rsidR="008D2CB5" w:rsidRPr="00A0707A">
          <w:rPr>
            <w:sz w:val="32"/>
            <w:szCs w:val="32"/>
            <w:rtl/>
            <w:rPrChange w:id="3166" w:author="nidal saleh" w:date="2025-06-14T11:31:00Z">
              <w:rPr>
                <w:rtl/>
              </w:rPr>
            </w:rPrChange>
          </w:rPr>
          <w:t>لعرض البيانات وإنشاء التقارير</w:t>
        </w:r>
        <w:r w:rsidR="008D2CB5" w:rsidRPr="00A0707A">
          <w:rPr>
            <w:sz w:val="32"/>
            <w:szCs w:val="32"/>
            <w:rPrChange w:id="3167" w:author="nidal saleh" w:date="2025-06-14T11:31:00Z">
              <w:rPr/>
            </w:rPrChange>
          </w:rPr>
          <w:t>.</w:t>
        </w:r>
      </w:ins>
    </w:p>
    <w:p w14:paraId="17957F7F" w14:textId="34CF0921" w:rsidR="0001206D" w:rsidRDefault="0001206D">
      <w:pPr>
        <w:bidi/>
        <w:spacing w:before="100" w:beforeAutospacing="1" w:after="100" w:afterAutospacing="1" w:line="240" w:lineRule="auto"/>
        <w:rPr>
          <w:ins w:id="3168" w:author="nidal saleh" w:date="2025-06-14T11:39:00Z"/>
          <w:rtl/>
        </w:rPr>
        <w:pPrChange w:id="3169" w:author="nidal saleh" w:date="2025-06-18T17:44:00Z">
          <w:pPr>
            <w:bidi/>
            <w:spacing w:before="100" w:beforeAutospacing="1" w:after="100" w:afterAutospacing="1" w:line="240" w:lineRule="auto"/>
            <w:ind w:left="720"/>
          </w:pPr>
        </w:pPrChange>
      </w:pPr>
    </w:p>
    <w:p w14:paraId="73C16E31" w14:textId="6C07F6F1" w:rsidR="001469E5" w:rsidRDefault="00BA1C4E">
      <w:pPr>
        <w:pStyle w:val="NormalWeb"/>
        <w:jc w:val="center"/>
        <w:rPr>
          <w:ins w:id="3170" w:author="nidal saleh" w:date="2025-06-26T16:43:00Z"/>
        </w:rPr>
        <w:pPrChange w:id="3171" w:author="nidal saleh" w:date="2025-06-26T16:43:00Z">
          <w:pPr>
            <w:pStyle w:val="NormalWeb"/>
          </w:pPr>
        </w:pPrChange>
      </w:pPr>
      <w:ins w:id="3172" w:author="nidal saleh" w:date="2025-06-14T12:16:00Z">
        <w:r w:rsidRPr="001469E5">
          <w:rPr>
            <w:rFonts w:hint="eastAsia"/>
            <w:rtl/>
          </w:rPr>
          <w:t>مخطط</w:t>
        </w:r>
        <w:r w:rsidRPr="001469E5">
          <w:rPr>
            <w:rtl/>
          </w:rPr>
          <w:t xml:space="preserve"> 4.1</w:t>
        </w:r>
      </w:ins>
      <w:ins w:id="3173" w:author="nidal saleh" w:date="2025-06-26T16:42:00Z">
        <w:r w:rsidR="001469E5">
          <w:rPr>
            <w:rFonts w:hint="cs"/>
            <w:rtl/>
          </w:rPr>
          <w:t>:</w:t>
        </w:r>
      </w:ins>
      <w:ins w:id="3174" w:author="nidal saleh" w:date="2025-06-26T16:43:00Z">
        <w:r w:rsidR="001469E5" w:rsidRPr="001469E5">
          <w:rPr>
            <w:rtl/>
          </w:rPr>
          <w:t xml:space="preserve"> </w:t>
        </w:r>
        <w:r w:rsidR="001469E5">
          <w:rPr>
            <w:rtl/>
          </w:rPr>
          <w:t>يوضح الهيكلية العامة للنظام وتفاعل مكوناته الرئيسية</w:t>
        </w:r>
        <w:r w:rsidR="001469E5">
          <w:t>.</w:t>
        </w:r>
      </w:ins>
    </w:p>
    <w:p w14:paraId="426D786F" w14:textId="5EAD4815" w:rsidR="002C7578" w:rsidRPr="00BA1C4E" w:rsidRDefault="002C7578">
      <w:pPr>
        <w:bidi/>
        <w:spacing w:before="100" w:beforeAutospacing="1" w:after="100" w:afterAutospacing="1" w:line="240" w:lineRule="auto"/>
        <w:ind w:left="720"/>
        <w:jc w:val="center"/>
        <w:rPr>
          <w:ins w:id="3175" w:author="nidal saleh" w:date="2025-06-14T11:39:00Z"/>
          <w:sz w:val="24"/>
          <w:szCs w:val="24"/>
          <w:rtl/>
          <w:rPrChange w:id="3176" w:author="nidal saleh" w:date="2025-06-14T12:16:00Z">
            <w:rPr>
              <w:ins w:id="3177" w:author="nidal saleh" w:date="2025-06-14T11:39:00Z"/>
              <w:rtl/>
            </w:rPr>
          </w:rPrChange>
        </w:rPr>
        <w:pPrChange w:id="3178" w:author="nidal saleh" w:date="2025-06-14T12:16:00Z">
          <w:pPr>
            <w:bidi/>
            <w:spacing w:before="100" w:beforeAutospacing="1" w:after="100" w:afterAutospacing="1" w:line="240" w:lineRule="auto"/>
            <w:ind w:left="720"/>
          </w:pPr>
        </w:pPrChange>
      </w:pPr>
    </w:p>
    <w:p w14:paraId="4800F027" w14:textId="77777777" w:rsidR="002C7578" w:rsidRDefault="002C7578">
      <w:pPr>
        <w:bidi/>
        <w:spacing w:before="100" w:beforeAutospacing="1" w:after="100" w:afterAutospacing="1" w:line="240" w:lineRule="auto"/>
        <w:ind w:left="720"/>
        <w:rPr>
          <w:ins w:id="3179" w:author="nidal saleh" w:date="2025-06-09T12:09:00Z"/>
        </w:rPr>
        <w:pPrChange w:id="3180" w:author="nidal saleh" w:date="2025-06-14T11:39:00Z">
          <w:pPr>
            <w:numPr>
              <w:numId w:val="51"/>
            </w:numPr>
            <w:tabs>
              <w:tab w:val="num" w:pos="720"/>
            </w:tabs>
            <w:spacing w:before="100" w:beforeAutospacing="1" w:after="100" w:afterAutospacing="1" w:line="240" w:lineRule="auto"/>
            <w:ind w:left="720" w:hanging="360"/>
          </w:pPr>
        </w:pPrChange>
      </w:pPr>
    </w:p>
    <w:p w14:paraId="51569E14" w14:textId="173C30B9" w:rsidR="001E2A49" w:rsidRPr="00325857" w:rsidRDefault="003B3F63">
      <w:pPr>
        <w:pStyle w:val="Heading3"/>
        <w:bidi/>
        <w:rPr>
          <w:ins w:id="3181" w:author="nidal saleh" w:date="2025-06-09T13:19:00Z"/>
          <w:sz w:val="44"/>
          <w:szCs w:val="44"/>
          <w:rPrChange w:id="3182" w:author="nidal saleh" w:date="2025-06-26T15:17:00Z">
            <w:rPr>
              <w:ins w:id="3183" w:author="nidal saleh" w:date="2025-06-09T13:19:00Z"/>
            </w:rPr>
          </w:rPrChange>
        </w:rPr>
        <w:pPrChange w:id="3184" w:author="nidal saleh" w:date="2025-06-26T15:17:00Z">
          <w:pPr>
            <w:pStyle w:val="Heading5"/>
          </w:pPr>
        </w:pPrChange>
      </w:pPr>
      <w:ins w:id="3185" w:author="nidal saleh" w:date="2025-06-26T16:23:00Z">
        <w:r>
          <w:rPr>
            <w:rFonts w:hint="cs"/>
            <w:sz w:val="32"/>
            <w:szCs w:val="32"/>
            <w:rtl/>
          </w:rPr>
          <w:t xml:space="preserve">4.1.2 </w:t>
        </w:r>
      </w:ins>
      <w:del w:id="3186" w:author="nidal saleh" w:date="2025-06-09T12:09:00Z">
        <w:r w:rsidR="00233432" w:rsidRPr="00325857" w:rsidDel="008D2CB5">
          <w:rPr>
            <w:sz w:val="32"/>
            <w:szCs w:val="32"/>
            <w:rtl/>
            <w:rPrChange w:id="3187" w:author="nidal saleh" w:date="2025-06-26T15:17:00Z">
              <w:rPr>
                <w:rtl/>
              </w:rPr>
            </w:rPrChange>
          </w:rPr>
          <w:delText>مخططات التصميم</w:delText>
        </w:r>
        <w:r w:rsidR="00233432" w:rsidRPr="00325857" w:rsidDel="008D2CB5">
          <w:rPr>
            <w:sz w:val="32"/>
            <w:szCs w:val="32"/>
            <w:rPrChange w:id="3188" w:author="nidal saleh" w:date="2025-06-26T15:17:00Z">
              <w:rPr/>
            </w:rPrChange>
          </w:rPr>
          <w:delText xml:space="preserve"> </w:delText>
        </w:r>
        <w:r w:rsidR="00233432" w:rsidRPr="00325857" w:rsidDel="008D2CB5">
          <w:rPr>
            <w:sz w:val="32"/>
            <w:szCs w:val="32"/>
            <w:rtl/>
            <w:rPrChange w:id="3189" w:author="nidal saleh" w:date="2025-06-26T15:17:00Z">
              <w:rPr>
                <w:rtl/>
              </w:rPr>
            </w:rPrChange>
          </w:rPr>
          <w:delText xml:space="preserve"> مثل: مخطط المعمارية، </w:delText>
        </w:r>
      </w:del>
      <w:ins w:id="3190" w:author="nidal saleh" w:date="2025-06-09T13:19:00Z">
        <w:r w:rsidR="001E2A49" w:rsidRPr="00325857">
          <w:rPr>
            <w:sz w:val="32"/>
            <w:szCs w:val="32"/>
            <w:rtl/>
            <w:rPrChange w:id="3191" w:author="nidal saleh" w:date="2025-06-26T15:17:00Z">
              <w:rPr>
                <w:rtl/>
              </w:rPr>
            </w:rPrChange>
          </w:rPr>
          <w:t>مخطط التدفق</w:t>
        </w:r>
        <w:r w:rsidR="001E2A49" w:rsidRPr="00325857">
          <w:rPr>
            <w:sz w:val="32"/>
            <w:szCs w:val="32"/>
            <w:rPrChange w:id="3192" w:author="nidal saleh" w:date="2025-06-26T15:17:00Z">
              <w:rPr/>
            </w:rPrChange>
          </w:rPr>
          <w:t xml:space="preserve"> (Flowchart)</w:t>
        </w:r>
      </w:ins>
    </w:p>
    <w:p w14:paraId="02FB4D92" w14:textId="77777777" w:rsidR="001E2A49" w:rsidRPr="00A0707A" w:rsidRDefault="001E2A49">
      <w:pPr>
        <w:pStyle w:val="NormalWeb"/>
        <w:bidi/>
        <w:rPr>
          <w:ins w:id="3193" w:author="nidal saleh" w:date="2025-06-09T13:19:00Z"/>
          <w:sz w:val="32"/>
          <w:szCs w:val="32"/>
          <w:rtl/>
          <w:lang w:bidi="ar-SY"/>
          <w:rPrChange w:id="3194" w:author="nidal saleh" w:date="2025-06-14T11:31:00Z">
            <w:rPr>
              <w:ins w:id="3195" w:author="nidal saleh" w:date="2025-06-09T13:19:00Z"/>
              <w:rtl/>
              <w:lang w:bidi="ar-SY"/>
            </w:rPr>
          </w:rPrChange>
        </w:rPr>
        <w:pPrChange w:id="3196" w:author="nidal saleh" w:date="2025-06-09T13:19:00Z">
          <w:pPr>
            <w:pStyle w:val="NormalWeb"/>
          </w:pPr>
        </w:pPrChange>
      </w:pPr>
      <w:ins w:id="3197" w:author="nidal saleh" w:date="2025-06-09T13:19:00Z">
        <w:r w:rsidRPr="00A0707A">
          <w:rPr>
            <w:sz w:val="32"/>
            <w:szCs w:val="32"/>
            <w:rtl/>
            <w:rPrChange w:id="3198" w:author="nidal saleh" w:date="2025-06-14T11:31:00Z">
              <w:rPr>
                <w:rtl/>
              </w:rPr>
            </w:rPrChange>
          </w:rPr>
          <w:t>يتتبع النظام تدفق العمليات كما يلي</w:t>
        </w:r>
        <w:r w:rsidRPr="00A0707A">
          <w:rPr>
            <w:sz w:val="32"/>
            <w:szCs w:val="32"/>
            <w:rPrChange w:id="3199" w:author="nidal saleh" w:date="2025-06-14T11:31:00Z">
              <w:rPr/>
            </w:rPrChange>
          </w:rPr>
          <w:t>:</w:t>
        </w:r>
      </w:ins>
    </w:p>
    <w:p w14:paraId="7DDB8784" w14:textId="77777777" w:rsidR="001E2A49" w:rsidRPr="00A0707A" w:rsidRDefault="001E2A49">
      <w:pPr>
        <w:numPr>
          <w:ilvl w:val="0"/>
          <w:numId w:val="52"/>
        </w:numPr>
        <w:bidi/>
        <w:spacing w:before="100" w:beforeAutospacing="1" w:after="100" w:afterAutospacing="1" w:line="240" w:lineRule="auto"/>
        <w:rPr>
          <w:ins w:id="3200" w:author="nidal saleh" w:date="2025-06-09T13:19:00Z"/>
          <w:sz w:val="32"/>
          <w:szCs w:val="32"/>
          <w:rPrChange w:id="3201" w:author="nidal saleh" w:date="2025-06-14T11:31:00Z">
            <w:rPr>
              <w:ins w:id="3202" w:author="nidal saleh" w:date="2025-06-09T13:19:00Z"/>
            </w:rPr>
          </w:rPrChange>
        </w:rPr>
        <w:pPrChange w:id="3203" w:author="nidal saleh" w:date="2025-06-09T13:19:00Z">
          <w:pPr>
            <w:numPr>
              <w:numId w:val="52"/>
            </w:numPr>
            <w:tabs>
              <w:tab w:val="num" w:pos="720"/>
            </w:tabs>
            <w:spacing w:before="100" w:beforeAutospacing="1" w:after="100" w:afterAutospacing="1" w:line="240" w:lineRule="auto"/>
            <w:ind w:left="720" w:hanging="360"/>
          </w:pPr>
        </w:pPrChange>
      </w:pPr>
      <w:ins w:id="3204" w:author="nidal saleh" w:date="2025-06-09T13:19:00Z">
        <w:r w:rsidRPr="00A0707A">
          <w:rPr>
            <w:sz w:val="32"/>
            <w:szCs w:val="32"/>
            <w:rtl/>
            <w:rPrChange w:id="3205" w:author="nidal saleh" w:date="2025-06-14T11:31:00Z">
              <w:rPr>
                <w:rtl/>
              </w:rPr>
            </w:rPrChange>
          </w:rPr>
          <w:t>التقاط إطار فيديو</w:t>
        </w:r>
        <w:r w:rsidRPr="00A0707A">
          <w:rPr>
            <w:sz w:val="32"/>
            <w:szCs w:val="32"/>
            <w:rPrChange w:id="3206" w:author="nidal saleh" w:date="2025-06-14T11:31:00Z">
              <w:rPr/>
            </w:rPrChange>
          </w:rPr>
          <w:t>.</w:t>
        </w:r>
      </w:ins>
    </w:p>
    <w:p w14:paraId="69EADCF9" w14:textId="0CB1E546" w:rsidR="001E2A49" w:rsidRPr="00A0707A" w:rsidRDefault="001E2A49">
      <w:pPr>
        <w:numPr>
          <w:ilvl w:val="0"/>
          <w:numId w:val="52"/>
        </w:numPr>
        <w:bidi/>
        <w:spacing w:before="100" w:beforeAutospacing="1" w:after="100" w:afterAutospacing="1" w:line="240" w:lineRule="auto"/>
        <w:rPr>
          <w:ins w:id="3207" w:author="nidal saleh" w:date="2025-06-09T13:19:00Z"/>
          <w:sz w:val="32"/>
          <w:szCs w:val="32"/>
          <w:rPrChange w:id="3208" w:author="nidal saleh" w:date="2025-06-14T11:31:00Z">
            <w:rPr>
              <w:ins w:id="3209" w:author="nidal saleh" w:date="2025-06-09T13:19:00Z"/>
            </w:rPr>
          </w:rPrChange>
        </w:rPr>
        <w:pPrChange w:id="3210" w:author="nidal saleh" w:date="2025-06-09T13:19:00Z">
          <w:pPr>
            <w:numPr>
              <w:numId w:val="52"/>
            </w:numPr>
            <w:tabs>
              <w:tab w:val="num" w:pos="720"/>
            </w:tabs>
            <w:spacing w:before="100" w:beforeAutospacing="1" w:after="100" w:afterAutospacing="1" w:line="240" w:lineRule="auto"/>
            <w:ind w:left="720" w:hanging="360"/>
          </w:pPr>
        </w:pPrChange>
      </w:pPr>
      <w:ins w:id="3211" w:author="nidal saleh" w:date="2025-06-09T13:19:00Z">
        <w:r w:rsidRPr="00A0707A">
          <w:rPr>
            <w:sz w:val="32"/>
            <w:szCs w:val="32"/>
            <w:rtl/>
            <w:rPrChange w:id="3212" w:author="nidal saleh" w:date="2025-06-14T11:31:00Z">
              <w:rPr>
                <w:rtl/>
              </w:rPr>
            </w:rPrChange>
          </w:rPr>
          <w:t>تحويل الإطار إلى صورة رمادية و</w:t>
        </w:r>
      </w:ins>
      <w:ins w:id="3213" w:author="nidal saleh" w:date="2025-06-13T21:34:00Z">
        <w:r w:rsidR="00AA36F9" w:rsidRPr="00A0707A">
          <w:rPr>
            <w:sz w:val="32"/>
            <w:szCs w:val="32"/>
            <w:rPrChange w:id="3214" w:author="nidal saleh" w:date="2025-06-14T11:31:00Z">
              <w:rPr/>
            </w:rPrChange>
          </w:rPr>
          <w:t>.</w:t>
        </w:r>
      </w:ins>
      <w:ins w:id="3215" w:author="nidal saleh" w:date="2025-06-09T13:19:00Z">
        <w:r w:rsidRPr="00A0707A">
          <w:rPr>
            <w:sz w:val="32"/>
            <w:szCs w:val="32"/>
            <w:rPrChange w:id="3216" w:author="nidal saleh" w:date="2025-06-14T11:31:00Z">
              <w:rPr/>
            </w:rPrChange>
          </w:rPr>
          <w:t>RGB</w:t>
        </w:r>
      </w:ins>
    </w:p>
    <w:p w14:paraId="722C1D56" w14:textId="51BEDF14" w:rsidR="001E2A49" w:rsidRPr="00A0707A" w:rsidRDefault="001E2A49">
      <w:pPr>
        <w:numPr>
          <w:ilvl w:val="0"/>
          <w:numId w:val="52"/>
        </w:numPr>
        <w:bidi/>
        <w:spacing w:before="100" w:beforeAutospacing="1" w:after="100" w:afterAutospacing="1" w:line="240" w:lineRule="auto"/>
        <w:rPr>
          <w:ins w:id="3217" w:author="nidal saleh" w:date="2025-06-09T13:19:00Z"/>
          <w:sz w:val="32"/>
          <w:szCs w:val="32"/>
          <w:rPrChange w:id="3218" w:author="nidal saleh" w:date="2025-06-14T11:31:00Z">
            <w:rPr>
              <w:ins w:id="3219" w:author="nidal saleh" w:date="2025-06-09T13:19:00Z"/>
            </w:rPr>
          </w:rPrChange>
        </w:rPr>
        <w:pPrChange w:id="3220" w:author="nidal saleh" w:date="2025-06-09T13:19:00Z">
          <w:pPr>
            <w:numPr>
              <w:numId w:val="52"/>
            </w:numPr>
            <w:tabs>
              <w:tab w:val="num" w:pos="720"/>
            </w:tabs>
            <w:spacing w:before="100" w:beforeAutospacing="1" w:after="100" w:afterAutospacing="1" w:line="240" w:lineRule="auto"/>
            <w:ind w:left="720" w:hanging="360"/>
          </w:pPr>
        </w:pPrChange>
      </w:pPr>
      <w:ins w:id="3221" w:author="nidal saleh" w:date="2025-06-09T13:19:00Z">
        <w:r w:rsidRPr="00A0707A">
          <w:rPr>
            <w:sz w:val="32"/>
            <w:szCs w:val="32"/>
            <w:rtl/>
            <w:rPrChange w:id="3222" w:author="nidal saleh" w:date="2025-06-14T11:31:00Z">
              <w:rPr>
                <w:rtl/>
              </w:rPr>
            </w:rPrChange>
          </w:rPr>
          <w:t>اكتشاف الوجه باستخدام</w:t>
        </w:r>
        <w:r w:rsidRPr="00A0707A">
          <w:rPr>
            <w:sz w:val="32"/>
            <w:szCs w:val="32"/>
            <w:rPrChange w:id="3223" w:author="nidal saleh" w:date="2025-06-14T11:31:00Z">
              <w:rPr/>
            </w:rPrChange>
          </w:rPr>
          <w:t xml:space="preserve"> </w:t>
        </w:r>
        <w:proofErr w:type="spellStart"/>
        <w:r w:rsidRPr="00A0707A">
          <w:rPr>
            <w:sz w:val="32"/>
            <w:szCs w:val="32"/>
            <w:rPrChange w:id="3224" w:author="nidal saleh" w:date="2025-06-14T11:31:00Z">
              <w:rPr/>
            </w:rPrChange>
          </w:rPr>
          <w:t>dlib</w:t>
        </w:r>
        <w:proofErr w:type="spellEnd"/>
        <w:r w:rsidRPr="00A0707A">
          <w:rPr>
            <w:sz w:val="32"/>
            <w:szCs w:val="32"/>
            <w:rPrChange w:id="3225" w:author="nidal saleh" w:date="2025-06-14T11:31:00Z">
              <w:rPr/>
            </w:rPrChange>
          </w:rPr>
          <w:t xml:space="preserve"> </w:t>
        </w:r>
        <w:r w:rsidRPr="00A0707A">
          <w:rPr>
            <w:sz w:val="32"/>
            <w:szCs w:val="32"/>
            <w:rtl/>
            <w:rPrChange w:id="3226" w:author="nidal saleh" w:date="2025-06-14T11:31:00Z">
              <w:rPr>
                <w:rtl/>
              </w:rPr>
            </w:rPrChange>
          </w:rPr>
          <w:t>وتحليل معالم الوجه</w:t>
        </w:r>
        <w:r w:rsidRPr="00A0707A">
          <w:rPr>
            <w:sz w:val="32"/>
            <w:szCs w:val="32"/>
            <w:rPrChange w:id="3227" w:author="nidal saleh" w:date="2025-06-14T11:31:00Z">
              <w:rPr/>
            </w:rPrChange>
          </w:rPr>
          <w:t xml:space="preserve"> </w:t>
        </w:r>
      </w:ins>
      <w:ins w:id="3228" w:author="nidal saleh" w:date="2025-06-13T21:34:00Z">
        <w:r w:rsidR="00AA36F9" w:rsidRPr="00A0707A">
          <w:rPr>
            <w:sz w:val="32"/>
            <w:szCs w:val="32"/>
            <w:rPrChange w:id="3229" w:author="nidal saleh" w:date="2025-06-14T11:31:00Z">
              <w:rPr/>
            </w:rPrChange>
          </w:rPr>
          <w:t>.</w:t>
        </w:r>
      </w:ins>
      <w:ins w:id="3230" w:author="nidal saleh" w:date="2025-06-09T13:19:00Z">
        <w:r w:rsidRPr="00A0707A">
          <w:rPr>
            <w:sz w:val="32"/>
            <w:szCs w:val="32"/>
            <w:rPrChange w:id="3231" w:author="nidal saleh" w:date="2025-06-14T11:31:00Z">
              <w:rPr/>
            </w:rPrChange>
          </w:rPr>
          <w:t>(landmarks)</w:t>
        </w:r>
      </w:ins>
    </w:p>
    <w:p w14:paraId="216E6720" w14:textId="329F85B9" w:rsidR="001E2A49" w:rsidRPr="00A0707A" w:rsidRDefault="001E2A49">
      <w:pPr>
        <w:numPr>
          <w:ilvl w:val="0"/>
          <w:numId w:val="52"/>
        </w:numPr>
        <w:bidi/>
        <w:spacing w:before="100" w:beforeAutospacing="1" w:after="100" w:afterAutospacing="1" w:line="240" w:lineRule="auto"/>
        <w:rPr>
          <w:ins w:id="3232" w:author="nidal saleh" w:date="2025-06-09T13:19:00Z"/>
          <w:sz w:val="32"/>
          <w:szCs w:val="32"/>
          <w:rPrChange w:id="3233" w:author="nidal saleh" w:date="2025-06-14T11:31:00Z">
            <w:rPr>
              <w:ins w:id="3234" w:author="nidal saleh" w:date="2025-06-09T13:19:00Z"/>
            </w:rPr>
          </w:rPrChange>
        </w:rPr>
        <w:pPrChange w:id="3235" w:author="nidal saleh" w:date="2025-06-09T13:19:00Z">
          <w:pPr>
            <w:numPr>
              <w:numId w:val="52"/>
            </w:numPr>
            <w:tabs>
              <w:tab w:val="num" w:pos="720"/>
            </w:tabs>
            <w:spacing w:before="100" w:beforeAutospacing="1" w:after="100" w:afterAutospacing="1" w:line="240" w:lineRule="auto"/>
            <w:ind w:left="720" w:hanging="360"/>
          </w:pPr>
        </w:pPrChange>
      </w:pPr>
      <w:ins w:id="3236" w:author="nidal saleh" w:date="2025-06-09T13:19:00Z">
        <w:r w:rsidRPr="00A0707A">
          <w:rPr>
            <w:sz w:val="32"/>
            <w:szCs w:val="32"/>
            <w:rtl/>
            <w:rPrChange w:id="3237" w:author="nidal saleh" w:date="2025-06-14T11:31:00Z">
              <w:rPr>
                <w:rtl/>
              </w:rPr>
            </w:rPrChange>
          </w:rPr>
          <w:t>اكتشاف اليدين باستخدام</w:t>
        </w:r>
        <w:r w:rsidRPr="00A0707A">
          <w:rPr>
            <w:sz w:val="32"/>
            <w:szCs w:val="32"/>
            <w:rPrChange w:id="3238" w:author="nidal saleh" w:date="2025-06-14T11:31:00Z">
              <w:rPr/>
            </w:rPrChange>
          </w:rPr>
          <w:t xml:space="preserve"> </w:t>
        </w:r>
      </w:ins>
      <w:ins w:id="3239" w:author="nidal saleh" w:date="2025-06-13T21:34:00Z">
        <w:r w:rsidR="00AA36F9" w:rsidRPr="00A0707A">
          <w:rPr>
            <w:sz w:val="32"/>
            <w:szCs w:val="32"/>
            <w:rPrChange w:id="3240" w:author="nidal saleh" w:date="2025-06-14T11:31:00Z">
              <w:rPr/>
            </w:rPrChange>
          </w:rPr>
          <w:t>.</w:t>
        </w:r>
      </w:ins>
      <w:proofErr w:type="spellStart"/>
      <w:ins w:id="3241" w:author="nidal saleh" w:date="2025-06-09T13:19:00Z">
        <w:r w:rsidRPr="00A0707A">
          <w:rPr>
            <w:sz w:val="32"/>
            <w:szCs w:val="32"/>
            <w:rPrChange w:id="3242" w:author="nidal saleh" w:date="2025-06-14T11:31:00Z">
              <w:rPr/>
            </w:rPrChange>
          </w:rPr>
          <w:t>mediapipe</w:t>
        </w:r>
      </w:ins>
      <w:proofErr w:type="spellEnd"/>
      <w:ins w:id="3243" w:author="nidal saleh" w:date="2025-06-13T21:34:00Z">
        <w:r w:rsidR="00AA36F9" w:rsidRPr="00A0707A">
          <w:rPr>
            <w:sz w:val="32"/>
            <w:szCs w:val="32"/>
            <w:rPrChange w:id="3244" w:author="nidal saleh" w:date="2025-06-14T11:31:00Z">
              <w:rPr/>
            </w:rPrChange>
          </w:rPr>
          <w:t xml:space="preserve"> </w:t>
        </w:r>
      </w:ins>
    </w:p>
    <w:p w14:paraId="23770C45" w14:textId="77777777" w:rsidR="001E2A49" w:rsidRPr="00A0707A" w:rsidRDefault="001E2A49">
      <w:pPr>
        <w:numPr>
          <w:ilvl w:val="0"/>
          <w:numId w:val="52"/>
        </w:numPr>
        <w:bidi/>
        <w:spacing w:before="100" w:beforeAutospacing="1" w:after="100" w:afterAutospacing="1" w:line="240" w:lineRule="auto"/>
        <w:rPr>
          <w:ins w:id="3245" w:author="nidal saleh" w:date="2025-06-09T13:19:00Z"/>
          <w:sz w:val="32"/>
          <w:szCs w:val="32"/>
          <w:rPrChange w:id="3246" w:author="nidal saleh" w:date="2025-06-14T11:31:00Z">
            <w:rPr>
              <w:ins w:id="3247" w:author="nidal saleh" w:date="2025-06-09T13:19:00Z"/>
            </w:rPr>
          </w:rPrChange>
        </w:rPr>
        <w:pPrChange w:id="3248" w:author="nidal saleh" w:date="2025-06-09T13:19:00Z">
          <w:pPr>
            <w:numPr>
              <w:numId w:val="52"/>
            </w:numPr>
            <w:tabs>
              <w:tab w:val="num" w:pos="720"/>
            </w:tabs>
            <w:spacing w:before="100" w:beforeAutospacing="1" w:after="100" w:afterAutospacing="1" w:line="240" w:lineRule="auto"/>
            <w:ind w:left="720" w:hanging="360"/>
          </w:pPr>
        </w:pPrChange>
      </w:pPr>
      <w:ins w:id="3249" w:author="nidal saleh" w:date="2025-06-09T13:19:00Z">
        <w:r w:rsidRPr="00A0707A">
          <w:rPr>
            <w:sz w:val="32"/>
            <w:szCs w:val="32"/>
            <w:rtl/>
            <w:rPrChange w:id="3250" w:author="nidal saleh" w:date="2025-06-14T11:31:00Z">
              <w:rPr>
                <w:rtl/>
              </w:rPr>
            </w:rPrChange>
          </w:rPr>
          <w:t>حساب</w:t>
        </w:r>
        <w:r w:rsidRPr="00A0707A">
          <w:rPr>
            <w:sz w:val="32"/>
            <w:szCs w:val="32"/>
            <w:rPrChange w:id="3251" w:author="nidal saleh" w:date="2025-06-14T11:31:00Z">
              <w:rPr/>
            </w:rPrChange>
          </w:rPr>
          <w:t xml:space="preserve"> EAR</w:t>
        </w:r>
        <w:r w:rsidRPr="00A0707A">
          <w:rPr>
            <w:sz w:val="32"/>
            <w:szCs w:val="32"/>
            <w:rtl/>
            <w:rPrChange w:id="3252" w:author="nidal saleh" w:date="2025-06-14T11:31:00Z">
              <w:rPr>
                <w:rtl/>
              </w:rPr>
            </w:rPrChange>
          </w:rPr>
          <w:t xml:space="preserve">، </w:t>
        </w:r>
        <w:r w:rsidRPr="00A0707A">
          <w:rPr>
            <w:sz w:val="32"/>
            <w:szCs w:val="32"/>
            <w:rPrChange w:id="3253" w:author="nidal saleh" w:date="2025-06-14T11:31:00Z">
              <w:rPr/>
            </w:rPrChange>
          </w:rPr>
          <w:t>MAR</w:t>
        </w:r>
        <w:r w:rsidRPr="00A0707A">
          <w:rPr>
            <w:sz w:val="32"/>
            <w:szCs w:val="32"/>
            <w:rtl/>
            <w:rPrChange w:id="3254" w:author="nidal saleh" w:date="2025-06-14T11:31:00Z">
              <w:rPr>
                <w:rtl/>
              </w:rPr>
            </w:rPrChange>
          </w:rPr>
          <w:t>، وزاوية الرأس</w:t>
        </w:r>
        <w:r w:rsidRPr="00A0707A">
          <w:rPr>
            <w:sz w:val="32"/>
            <w:szCs w:val="32"/>
            <w:rPrChange w:id="3255" w:author="nidal saleh" w:date="2025-06-14T11:31:00Z">
              <w:rPr/>
            </w:rPrChange>
          </w:rPr>
          <w:t>.</w:t>
        </w:r>
      </w:ins>
    </w:p>
    <w:p w14:paraId="291E7E25" w14:textId="77777777" w:rsidR="001E2A49" w:rsidRPr="00A0707A" w:rsidRDefault="001E2A49">
      <w:pPr>
        <w:numPr>
          <w:ilvl w:val="0"/>
          <w:numId w:val="52"/>
        </w:numPr>
        <w:bidi/>
        <w:spacing w:before="100" w:beforeAutospacing="1" w:after="100" w:afterAutospacing="1" w:line="240" w:lineRule="auto"/>
        <w:rPr>
          <w:ins w:id="3256" w:author="nidal saleh" w:date="2025-06-09T13:19:00Z"/>
          <w:sz w:val="32"/>
          <w:szCs w:val="32"/>
          <w:rPrChange w:id="3257" w:author="nidal saleh" w:date="2025-06-14T11:31:00Z">
            <w:rPr>
              <w:ins w:id="3258" w:author="nidal saleh" w:date="2025-06-09T13:19:00Z"/>
            </w:rPr>
          </w:rPrChange>
        </w:rPr>
        <w:pPrChange w:id="3259" w:author="nidal saleh" w:date="2025-06-09T13:19:00Z">
          <w:pPr>
            <w:numPr>
              <w:numId w:val="52"/>
            </w:numPr>
            <w:tabs>
              <w:tab w:val="num" w:pos="720"/>
            </w:tabs>
            <w:spacing w:before="100" w:beforeAutospacing="1" w:after="100" w:afterAutospacing="1" w:line="240" w:lineRule="auto"/>
            <w:ind w:left="720" w:hanging="360"/>
          </w:pPr>
        </w:pPrChange>
      </w:pPr>
      <w:ins w:id="3260" w:author="nidal saleh" w:date="2025-06-09T13:19:00Z">
        <w:r w:rsidRPr="00A0707A">
          <w:rPr>
            <w:sz w:val="32"/>
            <w:szCs w:val="32"/>
            <w:rtl/>
            <w:rPrChange w:id="3261" w:author="nidal saleh" w:date="2025-06-14T11:31:00Z">
              <w:rPr>
                <w:rtl/>
              </w:rPr>
            </w:rPrChange>
          </w:rPr>
          <w:t>مقارنة القيم مع العتبات لتحديد التشتت</w:t>
        </w:r>
        <w:r w:rsidRPr="00A0707A">
          <w:rPr>
            <w:sz w:val="32"/>
            <w:szCs w:val="32"/>
            <w:rPrChange w:id="3262" w:author="nidal saleh" w:date="2025-06-14T11:31:00Z">
              <w:rPr/>
            </w:rPrChange>
          </w:rPr>
          <w:t>.</w:t>
        </w:r>
      </w:ins>
    </w:p>
    <w:p w14:paraId="11DA2B6F" w14:textId="77777777" w:rsidR="001E2A49" w:rsidRPr="00A0707A" w:rsidRDefault="001E2A49">
      <w:pPr>
        <w:numPr>
          <w:ilvl w:val="0"/>
          <w:numId w:val="52"/>
        </w:numPr>
        <w:bidi/>
        <w:spacing w:before="100" w:beforeAutospacing="1" w:after="100" w:afterAutospacing="1" w:line="240" w:lineRule="auto"/>
        <w:rPr>
          <w:ins w:id="3263" w:author="nidal saleh" w:date="2025-06-09T13:19:00Z"/>
          <w:sz w:val="32"/>
          <w:szCs w:val="32"/>
          <w:rPrChange w:id="3264" w:author="nidal saleh" w:date="2025-06-14T11:31:00Z">
            <w:rPr>
              <w:ins w:id="3265" w:author="nidal saleh" w:date="2025-06-09T13:19:00Z"/>
            </w:rPr>
          </w:rPrChange>
        </w:rPr>
        <w:pPrChange w:id="3266" w:author="nidal saleh" w:date="2025-06-09T13:19:00Z">
          <w:pPr>
            <w:numPr>
              <w:numId w:val="52"/>
            </w:numPr>
            <w:tabs>
              <w:tab w:val="num" w:pos="720"/>
            </w:tabs>
            <w:spacing w:before="100" w:beforeAutospacing="1" w:after="100" w:afterAutospacing="1" w:line="240" w:lineRule="auto"/>
            <w:ind w:left="720" w:hanging="360"/>
          </w:pPr>
        </w:pPrChange>
      </w:pPr>
      <w:ins w:id="3267" w:author="nidal saleh" w:date="2025-06-09T13:19:00Z">
        <w:r w:rsidRPr="00A0707A">
          <w:rPr>
            <w:sz w:val="32"/>
            <w:szCs w:val="32"/>
            <w:rtl/>
            <w:rPrChange w:id="3268" w:author="nidal saleh" w:date="2025-06-14T11:31:00Z">
              <w:rPr>
                <w:rtl/>
              </w:rPr>
            </w:rPrChange>
          </w:rPr>
          <w:t>إذا تم اكتشاف التشتت لأكثر من 2 ثانية</w:t>
        </w:r>
        <w:r w:rsidRPr="00A0707A">
          <w:rPr>
            <w:sz w:val="32"/>
            <w:szCs w:val="32"/>
            <w:rPrChange w:id="3269" w:author="nidal saleh" w:date="2025-06-14T11:31:00Z">
              <w:rPr/>
            </w:rPrChange>
          </w:rPr>
          <w:t xml:space="preserve">: </w:t>
        </w:r>
      </w:ins>
    </w:p>
    <w:p w14:paraId="79C0FA91" w14:textId="77777777" w:rsidR="001E2A49" w:rsidRPr="00A0707A" w:rsidRDefault="001E2A49">
      <w:pPr>
        <w:numPr>
          <w:ilvl w:val="1"/>
          <w:numId w:val="52"/>
        </w:numPr>
        <w:bidi/>
        <w:spacing w:before="100" w:beforeAutospacing="1" w:after="100" w:afterAutospacing="1" w:line="240" w:lineRule="auto"/>
        <w:rPr>
          <w:ins w:id="3270" w:author="nidal saleh" w:date="2025-06-09T13:19:00Z"/>
          <w:sz w:val="32"/>
          <w:szCs w:val="32"/>
          <w:rPrChange w:id="3271" w:author="nidal saleh" w:date="2025-06-14T11:31:00Z">
            <w:rPr>
              <w:ins w:id="3272" w:author="nidal saleh" w:date="2025-06-09T13:19:00Z"/>
            </w:rPr>
          </w:rPrChange>
        </w:rPr>
        <w:pPrChange w:id="3273" w:author="nidal saleh" w:date="2025-06-09T13:19:00Z">
          <w:pPr>
            <w:numPr>
              <w:ilvl w:val="1"/>
              <w:numId w:val="52"/>
            </w:numPr>
            <w:tabs>
              <w:tab w:val="num" w:pos="1440"/>
            </w:tabs>
            <w:spacing w:before="100" w:beforeAutospacing="1" w:after="100" w:afterAutospacing="1" w:line="240" w:lineRule="auto"/>
            <w:ind w:left="1440" w:hanging="360"/>
          </w:pPr>
        </w:pPrChange>
      </w:pPr>
      <w:ins w:id="3274" w:author="nidal saleh" w:date="2025-06-09T13:19:00Z">
        <w:r w:rsidRPr="00A0707A">
          <w:rPr>
            <w:sz w:val="32"/>
            <w:szCs w:val="32"/>
            <w:rtl/>
            <w:rPrChange w:id="3275" w:author="nidal saleh" w:date="2025-06-14T11:31:00Z">
              <w:rPr>
                <w:rtl/>
              </w:rPr>
            </w:rPrChange>
          </w:rPr>
          <w:t>تشغيل إنذار صوتي</w:t>
        </w:r>
        <w:r w:rsidRPr="00A0707A">
          <w:rPr>
            <w:sz w:val="32"/>
            <w:szCs w:val="32"/>
            <w:rPrChange w:id="3276" w:author="nidal saleh" w:date="2025-06-14T11:31:00Z">
              <w:rPr/>
            </w:rPrChange>
          </w:rPr>
          <w:t>.</w:t>
        </w:r>
      </w:ins>
    </w:p>
    <w:p w14:paraId="7B59842F" w14:textId="77777777" w:rsidR="001E2A49" w:rsidRPr="00A0707A" w:rsidRDefault="001E2A49">
      <w:pPr>
        <w:numPr>
          <w:ilvl w:val="1"/>
          <w:numId w:val="52"/>
        </w:numPr>
        <w:bidi/>
        <w:spacing w:before="100" w:beforeAutospacing="1" w:after="100" w:afterAutospacing="1" w:line="240" w:lineRule="auto"/>
        <w:rPr>
          <w:ins w:id="3277" w:author="nidal saleh" w:date="2025-06-09T13:19:00Z"/>
          <w:sz w:val="32"/>
          <w:szCs w:val="32"/>
          <w:rPrChange w:id="3278" w:author="nidal saleh" w:date="2025-06-14T11:31:00Z">
            <w:rPr>
              <w:ins w:id="3279" w:author="nidal saleh" w:date="2025-06-09T13:19:00Z"/>
            </w:rPr>
          </w:rPrChange>
        </w:rPr>
        <w:pPrChange w:id="3280" w:author="nidal saleh" w:date="2025-06-09T13:19:00Z">
          <w:pPr>
            <w:numPr>
              <w:ilvl w:val="1"/>
              <w:numId w:val="52"/>
            </w:numPr>
            <w:tabs>
              <w:tab w:val="num" w:pos="1440"/>
            </w:tabs>
            <w:spacing w:before="100" w:beforeAutospacing="1" w:after="100" w:afterAutospacing="1" w:line="240" w:lineRule="auto"/>
            <w:ind w:left="1440" w:hanging="360"/>
          </w:pPr>
        </w:pPrChange>
      </w:pPr>
      <w:ins w:id="3281" w:author="nidal saleh" w:date="2025-06-09T13:19:00Z">
        <w:r w:rsidRPr="00A0707A">
          <w:rPr>
            <w:sz w:val="32"/>
            <w:szCs w:val="32"/>
            <w:rtl/>
            <w:rPrChange w:id="3282" w:author="nidal saleh" w:date="2025-06-14T11:31:00Z">
              <w:rPr>
                <w:rtl/>
              </w:rPr>
            </w:rPrChange>
          </w:rPr>
          <w:t>تسجيل الحالة في قاعدة البيانات</w:t>
        </w:r>
        <w:r w:rsidRPr="00A0707A">
          <w:rPr>
            <w:sz w:val="32"/>
            <w:szCs w:val="32"/>
            <w:rPrChange w:id="3283" w:author="nidal saleh" w:date="2025-06-14T11:31:00Z">
              <w:rPr/>
            </w:rPrChange>
          </w:rPr>
          <w:t>.</w:t>
        </w:r>
      </w:ins>
    </w:p>
    <w:p w14:paraId="3430F47D" w14:textId="77777777" w:rsidR="001E2A49" w:rsidRPr="00A0707A" w:rsidRDefault="001E2A49">
      <w:pPr>
        <w:numPr>
          <w:ilvl w:val="1"/>
          <w:numId w:val="52"/>
        </w:numPr>
        <w:bidi/>
        <w:spacing w:before="100" w:beforeAutospacing="1" w:after="100" w:afterAutospacing="1" w:line="240" w:lineRule="auto"/>
        <w:rPr>
          <w:ins w:id="3284" w:author="nidal saleh" w:date="2025-06-09T13:19:00Z"/>
          <w:sz w:val="32"/>
          <w:szCs w:val="32"/>
          <w:rPrChange w:id="3285" w:author="nidal saleh" w:date="2025-06-14T11:31:00Z">
            <w:rPr>
              <w:ins w:id="3286" w:author="nidal saleh" w:date="2025-06-09T13:19:00Z"/>
            </w:rPr>
          </w:rPrChange>
        </w:rPr>
        <w:pPrChange w:id="3287" w:author="nidal saleh" w:date="2025-06-09T13:19:00Z">
          <w:pPr>
            <w:numPr>
              <w:ilvl w:val="1"/>
              <w:numId w:val="52"/>
            </w:numPr>
            <w:tabs>
              <w:tab w:val="num" w:pos="1440"/>
            </w:tabs>
            <w:spacing w:before="100" w:beforeAutospacing="1" w:after="100" w:afterAutospacing="1" w:line="240" w:lineRule="auto"/>
            <w:ind w:left="1440" w:hanging="360"/>
          </w:pPr>
        </w:pPrChange>
      </w:pPr>
      <w:ins w:id="3288" w:author="nidal saleh" w:date="2025-06-09T13:19:00Z">
        <w:r w:rsidRPr="00A0707A">
          <w:rPr>
            <w:sz w:val="32"/>
            <w:szCs w:val="32"/>
            <w:rtl/>
            <w:rPrChange w:id="3289" w:author="nidal saleh" w:date="2025-06-14T11:31:00Z">
              <w:rPr>
                <w:rtl/>
              </w:rPr>
            </w:rPrChange>
          </w:rPr>
          <w:t xml:space="preserve">إرسال تنبيهات (بريد إلكتروني، </w:t>
        </w:r>
        <w:proofErr w:type="spellStart"/>
        <w:r w:rsidRPr="00A0707A">
          <w:rPr>
            <w:sz w:val="32"/>
            <w:szCs w:val="32"/>
            <w:rtl/>
            <w:rPrChange w:id="3290" w:author="nidal saleh" w:date="2025-06-14T11:31:00Z">
              <w:rPr>
                <w:rtl/>
              </w:rPr>
            </w:rPrChange>
          </w:rPr>
          <w:t>تيليجرام</w:t>
        </w:r>
        <w:proofErr w:type="spellEnd"/>
        <w:r w:rsidRPr="00A0707A">
          <w:rPr>
            <w:sz w:val="32"/>
            <w:szCs w:val="32"/>
            <w:rtl/>
            <w:rPrChange w:id="3291" w:author="nidal saleh" w:date="2025-06-14T11:31:00Z">
              <w:rPr>
                <w:rtl/>
              </w:rPr>
            </w:rPrChange>
          </w:rPr>
          <w:t>)</w:t>
        </w:r>
        <w:r w:rsidRPr="00A0707A">
          <w:rPr>
            <w:sz w:val="32"/>
            <w:szCs w:val="32"/>
            <w:rPrChange w:id="3292" w:author="nidal saleh" w:date="2025-06-14T11:31:00Z">
              <w:rPr/>
            </w:rPrChange>
          </w:rPr>
          <w:t>.</w:t>
        </w:r>
      </w:ins>
    </w:p>
    <w:p w14:paraId="55202B29" w14:textId="77777777" w:rsidR="001E2A49" w:rsidRPr="00A0707A" w:rsidRDefault="001E2A49">
      <w:pPr>
        <w:numPr>
          <w:ilvl w:val="0"/>
          <w:numId w:val="52"/>
        </w:numPr>
        <w:bidi/>
        <w:spacing w:before="100" w:beforeAutospacing="1" w:after="100" w:afterAutospacing="1" w:line="240" w:lineRule="auto"/>
        <w:rPr>
          <w:ins w:id="3293" w:author="nidal saleh" w:date="2025-06-13T20:31:00Z"/>
          <w:sz w:val="32"/>
          <w:szCs w:val="32"/>
          <w:rPrChange w:id="3294" w:author="nidal saleh" w:date="2025-06-14T11:31:00Z">
            <w:rPr>
              <w:ins w:id="3295" w:author="nidal saleh" w:date="2025-06-13T20:31:00Z"/>
            </w:rPr>
          </w:rPrChange>
        </w:rPr>
      </w:pPr>
      <w:ins w:id="3296" w:author="nidal saleh" w:date="2025-06-09T13:19:00Z">
        <w:r w:rsidRPr="00A0707A">
          <w:rPr>
            <w:sz w:val="32"/>
            <w:szCs w:val="32"/>
            <w:rtl/>
            <w:rPrChange w:id="3297" w:author="nidal saleh" w:date="2025-06-14T11:31:00Z">
              <w:rPr>
                <w:rtl/>
              </w:rPr>
            </w:rPrChange>
          </w:rPr>
          <w:t>عرض البيانات في واجهة المستخدم وإنشاء تقارير</w:t>
        </w:r>
        <w:r w:rsidRPr="00A0707A">
          <w:rPr>
            <w:sz w:val="32"/>
            <w:szCs w:val="32"/>
            <w:rPrChange w:id="3298" w:author="nidal saleh" w:date="2025-06-14T11:31:00Z">
              <w:rPr/>
            </w:rPrChange>
          </w:rPr>
          <w:t>.</w:t>
        </w:r>
      </w:ins>
    </w:p>
    <w:p w14:paraId="2B69436D" w14:textId="77777777" w:rsidR="0001206D" w:rsidRPr="00A0707A" w:rsidRDefault="0001206D" w:rsidP="0001206D">
      <w:pPr>
        <w:bidi/>
        <w:spacing w:before="100" w:beforeAutospacing="1" w:after="100" w:afterAutospacing="1" w:line="240" w:lineRule="auto"/>
        <w:rPr>
          <w:ins w:id="3299" w:author="nidal saleh" w:date="2025-06-13T20:31:00Z"/>
          <w:sz w:val="32"/>
          <w:szCs w:val="32"/>
          <w:rtl/>
          <w:rPrChange w:id="3300" w:author="nidal saleh" w:date="2025-06-14T11:31:00Z">
            <w:rPr>
              <w:ins w:id="3301" w:author="nidal saleh" w:date="2025-06-13T20:31:00Z"/>
              <w:rtl/>
            </w:rPr>
          </w:rPrChange>
        </w:rPr>
      </w:pPr>
    </w:p>
    <w:p w14:paraId="01B8768F" w14:textId="34466390" w:rsidR="0001206D" w:rsidRDefault="0001206D">
      <w:pPr>
        <w:bidi/>
        <w:spacing w:before="100" w:beforeAutospacing="1" w:after="100" w:afterAutospacing="1" w:line="240" w:lineRule="auto"/>
        <w:rPr>
          <w:ins w:id="3302" w:author="nidal saleh" w:date="2025-06-14T12:16:00Z"/>
          <w:rtl/>
        </w:rPr>
      </w:pPr>
      <w:ins w:id="3303" w:author="nidal saleh" w:date="2025-06-13T20:31:00Z">
        <w:r>
          <w:rPr>
            <w:noProof/>
          </w:rPr>
          <w:drawing>
            <wp:inline distT="0" distB="0" distL="0" distR="0" wp14:anchorId="59F3D1DE" wp14:editId="254CC08E">
              <wp:extent cx="4625340" cy="4393241"/>
              <wp:effectExtent l="0" t="0" r="0" b="0"/>
              <wp:docPr id="1393726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49986" cy="4416651"/>
                      </a:xfrm>
                      <a:prstGeom prst="rect">
                        <a:avLst/>
                      </a:prstGeom>
                      <a:noFill/>
                      <a:ln>
                        <a:noFill/>
                      </a:ln>
                    </pic:spPr>
                  </pic:pic>
                </a:graphicData>
              </a:graphic>
            </wp:inline>
          </w:drawing>
        </w:r>
      </w:ins>
    </w:p>
    <w:p w14:paraId="0AFDBCE3" w14:textId="0DDF09E7" w:rsidR="001469E5" w:rsidRDefault="00BA1C4E">
      <w:pPr>
        <w:pStyle w:val="NormalWeb"/>
        <w:jc w:val="center"/>
        <w:rPr>
          <w:ins w:id="3304" w:author="nidal saleh" w:date="2025-06-26T16:44:00Z"/>
        </w:rPr>
        <w:pPrChange w:id="3305" w:author="nidal saleh" w:date="2025-06-26T16:44:00Z">
          <w:pPr>
            <w:pStyle w:val="NormalWeb"/>
          </w:pPr>
        </w:pPrChange>
      </w:pPr>
      <w:ins w:id="3306" w:author="nidal saleh" w:date="2025-06-14T12:16:00Z">
        <w:r>
          <w:rPr>
            <w:rFonts w:hint="cs"/>
            <w:rtl/>
          </w:rPr>
          <w:t>مخطط 4.2</w:t>
        </w:r>
      </w:ins>
      <w:ins w:id="3307" w:author="nidal saleh" w:date="2025-06-26T16:44:00Z">
        <w:r w:rsidR="001469E5">
          <w:rPr>
            <w:rFonts w:hint="cs"/>
            <w:rtl/>
          </w:rPr>
          <w:t>:</w:t>
        </w:r>
        <w:r w:rsidR="001469E5" w:rsidRPr="001469E5">
          <w:rPr>
            <w:rtl/>
          </w:rPr>
          <w:t xml:space="preserve"> </w:t>
        </w:r>
        <w:r w:rsidR="001469E5">
          <w:rPr>
            <w:rtl/>
          </w:rPr>
          <w:t>يوضح تسلسل العمليات في النظام من بداية التشغيل إلى رصد التشتت</w:t>
        </w:r>
        <w:r w:rsidR="001469E5">
          <w:t>.</w:t>
        </w:r>
      </w:ins>
    </w:p>
    <w:p w14:paraId="2DE2236D" w14:textId="43440969" w:rsidR="00BA1C4E" w:rsidRDefault="00BA1C4E">
      <w:pPr>
        <w:bidi/>
        <w:spacing w:before="100" w:beforeAutospacing="1" w:after="100" w:afterAutospacing="1" w:line="240" w:lineRule="auto"/>
        <w:jc w:val="center"/>
        <w:rPr>
          <w:ins w:id="3308" w:author="nidal saleh" w:date="2025-06-09T13:19:00Z"/>
        </w:rPr>
        <w:pPrChange w:id="3309" w:author="nidal saleh" w:date="2025-06-14T12:16:00Z">
          <w:pPr>
            <w:numPr>
              <w:numId w:val="52"/>
            </w:numPr>
            <w:tabs>
              <w:tab w:val="num" w:pos="720"/>
            </w:tabs>
            <w:spacing w:before="100" w:beforeAutospacing="1" w:after="100" w:afterAutospacing="1" w:line="240" w:lineRule="auto"/>
            <w:ind w:left="720" w:hanging="360"/>
          </w:pPr>
        </w:pPrChange>
      </w:pPr>
    </w:p>
    <w:p w14:paraId="64EC20F9" w14:textId="581BA9CC" w:rsidR="001E2A49" w:rsidRPr="00325857" w:rsidRDefault="003B3F63">
      <w:pPr>
        <w:pStyle w:val="Heading3"/>
        <w:bidi/>
        <w:rPr>
          <w:ins w:id="3310" w:author="nidal saleh" w:date="2025-06-09T13:20:00Z"/>
          <w:sz w:val="32"/>
          <w:szCs w:val="32"/>
          <w:rPrChange w:id="3311" w:author="nidal saleh" w:date="2025-06-26T15:17:00Z">
            <w:rPr>
              <w:ins w:id="3312" w:author="nidal saleh" w:date="2025-06-09T13:20:00Z"/>
            </w:rPr>
          </w:rPrChange>
        </w:rPr>
        <w:pPrChange w:id="3313" w:author="nidal saleh" w:date="2025-06-26T15:17:00Z">
          <w:pPr>
            <w:pStyle w:val="Heading5"/>
          </w:pPr>
        </w:pPrChange>
      </w:pPr>
      <w:ins w:id="3314" w:author="nidal saleh" w:date="2025-06-26T16:23:00Z">
        <w:r>
          <w:rPr>
            <w:rStyle w:val="Heading3Char"/>
            <w:rFonts w:hint="cs"/>
            <w:sz w:val="32"/>
            <w:szCs w:val="32"/>
            <w:rtl/>
          </w:rPr>
          <w:t xml:space="preserve">4.1.3 </w:t>
        </w:r>
      </w:ins>
      <w:ins w:id="3315" w:author="nidal saleh" w:date="2025-06-09T13:20:00Z">
        <w:r w:rsidR="001E2A49" w:rsidRPr="00325857">
          <w:rPr>
            <w:rStyle w:val="Heading3Char"/>
            <w:sz w:val="32"/>
            <w:szCs w:val="32"/>
            <w:rtl/>
            <w:rPrChange w:id="3316" w:author="nidal saleh" w:date="2025-06-26T15:17:00Z">
              <w:rPr>
                <w:rtl/>
              </w:rPr>
            </w:rPrChange>
          </w:rPr>
          <w:t>مخطط</w:t>
        </w:r>
        <w:r w:rsidR="001E2A49" w:rsidRPr="00325857">
          <w:rPr>
            <w:sz w:val="32"/>
            <w:szCs w:val="32"/>
            <w:rPrChange w:id="3317" w:author="nidal saleh" w:date="2025-06-26T15:17:00Z">
              <w:rPr/>
            </w:rPrChange>
          </w:rPr>
          <w:t xml:space="preserve"> UML</w:t>
        </w:r>
      </w:ins>
      <w:ins w:id="3318" w:author="nidal saleh" w:date="2025-06-14T11:31:00Z">
        <w:r w:rsidR="00A0707A" w:rsidRPr="00325857">
          <w:rPr>
            <w:sz w:val="32"/>
            <w:szCs w:val="32"/>
            <w:rPrChange w:id="3319" w:author="nidal saleh" w:date="2025-06-26T15:17:00Z">
              <w:rPr/>
            </w:rPrChange>
          </w:rPr>
          <w:t xml:space="preserve"> </w:t>
        </w:r>
      </w:ins>
    </w:p>
    <w:p w14:paraId="51B9D54F" w14:textId="1802070A" w:rsidR="001E2A49" w:rsidRPr="005141BB" w:rsidRDefault="001E2A49">
      <w:pPr>
        <w:pStyle w:val="NormalWeb"/>
        <w:bidi/>
        <w:rPr>
          <w:ins w:id="3320" w:author="nidal saleh" w:date="2025-06-13T20:32:00Z"/>
          <w:sz w:val="32"/>
          <w:szCs w:val="32"/>
          <w:rtl/>
          <w:lang w:bidi="ar-SY"/>
          <w:rPrChange w:id="3321" w:author="nidal saleh" w:date="2025-06-18T17:45:00Z">
            <w:rPr>
              <w:ins w:id="3322" w:author="nidal saleh" w:date="2025-06-13T20:32:00Z"/>
              <w:rtl/>
            </w:rPr>
          </w:rPrChange>
        </w:rPr>
      </w:pPr>
      <w:ins w:id="3323" w:author="nidal saleh" w:date="2025-06-09T13:20:00Z">
        <w:r w:rsidRPr="00A0707A">
          <w:rPr>
            <w:sz w:val="32"/>
            <w:szCs w:val="32"/>
            <w:rtl/>
            <w:rPrChange w:id="3324" w:author="nidal saleh" w:date="2025-06-14T11:31:00Z">
              <w:rPr>
                <w:rtl/>
              </w:rPr>
            </w:rPrChange>
          </w:rPr>
          <w:t>يتمثل مخطط</w:t>
        </w:r>
        <w:r w:rsidRPr="00A0707A">
          <w:rPr>
            <w:sz w:val="32"/>
            <w:szCs w:val="32"/>
            <w:rPrChange w:id="3325" w:author="nidal saleh" w:date="2025-06-14T11:31:00Z">
              <w:rPr/>
            </w:rPrChange>
          </w:rPr>
          <w:t xml:space="preserve"> UML </w:t>
        </w:r>
        <w:r w:rsidRPr="00A0707A">
          <w:rPr>
            <w:sz w:val="32"/>
            <w:szCs w:val="32"/>
            <w:rtl/>
            <w:rPrChange w:id="3326" w:author="nidal saleh" w:date="2025-06-14T11:31:00Z">
              <w:rPr>
                <w:rtl/>
              </w:rPr>
            </w:rPrChange>
          </w:rPr>
          <w:t>في مخطط حالة الاستخدام</w:t>
        </w:r>
        <w:r w:rsidRPr="00A0707A">
          <w:rPr>
            <w:sz w:val="32"/>
            <w:szCs w:val="32"/>
            <w:rPrChange w:id="3327" w:author="nidal saleh" w:date="2025-06-14T11:31:00Z">
              <w:rPr/>
            </w:rPrChange>
          </w:rPr>
          <w:t xml:space="preserve"> (Use Case Diagram) </w:t>
        </w:r>
        <w:r w:rsidRPr="00A0707A">
          <w:rPr>
            <w:sz w:val="32"/>
            <w:szCs w:val="32"/>
            <w:rtl/>
            <w:rPrChange w:id="3328" w:author="nidal saleh" w:date="2025-06-14T11:31:00Z">
              <w:rPr>
                <w:rtl/>
              </w:rPr>
            </w:rPrChange>
          </w:rPr>
          <w:t xml:space="preserve">الذي سيتم توضيحه </w:t>
        </w:r>
      </w:ins>
      <w:ins w:id="3329" w:author="nidal saleh" w:date="2025-06-28T14:14:00Z">
        <w:r w:rsidR="0072736D">
          <w:rPr>
            <w:rFonts w:hint="cs"/>
            <w:sz w:val="32"/>
            <w:szCs w:val="32"/>
            <w:rtl/>
          </w:rPr>
          <w:t>:</w:t>
        </w:r>
      </w:ins>
    </w:p>
    <w:p w14:paraId="624CDB41" w14:textId="2C441FC6" w:rsidR="0001206D" w:rsidRDefault="00162570" w:rsidP="00162570">
      <w:pPr>
        <w:pStyle w:val="NormalWeb"/>
        <w:bidi/>
        <w:rPr>
          <w:ins w:id="3330" w:author="nidal saleh" w:date="2025-06-14T12:16:00Z"/>
          <w:rtl/>
        </w:rPr>
      </w:pPr>
      <w:ins w:id="3331" w:author="nidal saleh" w:date="2025-06-26T19:51:00Z">
        <w:r>
          <w:rPr>
            <w:noProof/>
          </w:rPr>
          <w:lastRenderedPageBreak/>
          <w:drawing>
            <wp:anchor distT="0" distB="0" distL="114300" distR="114300" simplePos="0" relativeHeight="251746816" behindDoc="0" locked="0" layoutInCell="1" allowOverlap="1" wp14:anchorId="45FBE1E5" wp14:editId="178A5185">
              <wp:simplePos x="0" y="0"/>
              <wp:positionH relativeFrom="column">
                <wp:posOffset>635330</wp:posOffset>
              </wp:positionH>
              <wp:positionV relativeFrom="paragraph">
                <wp:posOffset>-1204</wp:posOffset>
              </wp:positionV>
              <wp:extent cx="6007100" cy="3157855"/>
              <wp:effectExtent l="0" t="0" r="0" b="0"/>
              <wp:wrapTopAndBottom/>
              <wp:docPr id="1350259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duotone>
                          <a:prstClr val="black"/>
                          <a:schemeClr val="accent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6007100" cy="3157855"/>
                      </a:xfrm>
                      <a:prstGeom prst="rect">
                        <a:avLst/>
                      </a:prstGeom>
                      <a:noFill/>
                      <a:ln>
                        <a:noFill/>
                      </a:ln>
                    </pic:spPr>
                  </pic:pic>
                </a:graphicData>
              </a:graphic>
            </wp:anchor>
          </w:drawing>
        </w:r>
      </w:ins>
    </w:p>
    <w:p w14:paraId="7A682179" w14:textId="2771E33B" w:rsidR="001469E5" w:rsidRDefault="00BA1C4E">
      <w:pPr>
        <w:pStyle w:val="NormalWeb"/>
        <w:jc w:val="center"/>
        <w:rPr>
          <w:ins w:id="3332" w:author="nidal saleh" w:date="2025-06-26T16:44:00Z"/>
        </w:rPr>
        <w:pPrChange w:id="3333" w:author="nidal saleh" w:date="2025-06-26T16:44:00Z">
          <w:pPr>
            <w:pStyle w:val="NormalWeb"/>
          </w:pPr>
        </w:pPrChange>
      </w:pPr>
      <w:ins w:id="3334" w:author="nidal saleh" w:date="2025-06-14T12:17:00Z">
        <w:r>
          <w:rPr>
            <w:rFonts w:hint="cs"/>
            <w:rtl/>
          </w:rPr>
          <w:t>مخطط 4.3</w:t>
        </w:r>
      </w:ins>
      <w:ins w:id="3335" w:author="nidal saleh" w:date="2025-06-26T16:44:00Z">
        <w:r w:rsidR="001469E5">
          <w:rPr>
            <w:rFonts w:hint="cs"/>
            <w:rtl/>
          </w:rPr>
          <w:t>:</w:t>
        </w:r>
        <w:r w:rsidR="001469E5" w:rsidRPr="001469E5">
          <w:rPr>
            <w:rtl/>
          </w:rPr>
          <w:t xml:space="preserve"> </w:t>
        </w:r>
        <w:r w:rsidR="001469E5">
          <w:rPr>
            <w:rtl/>
          </w:rPr>
          <w:t xml:space="preserve">يمثل العلاقات بين الكائنات الرئيسية في النظام </w:t>
        </w:r>
      </w:ins>
    </w:p>
    <w:p w14:paraId="28DC09D0" w14:textId="07D91FFD" w:rsidR="00BA1C4E" w:rsidRDefault="00BA1C4E">
      <w:pPr>
        <w:pStyle w:val="NormalWeb"/>
        <w:bidi/>
        <w:jc w:val="center"/>
        <w:rPr>
          <w:ins w:id="3336" w:author="nidal saleh" w:date="2025-06-09T13:20:00Z"/>
        </w:rPr>
        <w:pPrChange w:id="3337" w:author="nidal saleh" w:date="2025-06-14T12:17:00Z">
          <w:pPr>
            <w:pStyle w:val="NormalWeb"/>
          </w:pPr>
        </w:pPrChange>
      </w:pPr>
    </w:p>
    <w:p w14:paraId="79140A4A" w14:textId="65064621" w:rsidR="00233432" w:rsidRPr="003B3F63" w:rsidDel="001E2A49" w:rsidRDefault="00080BB0" w:rsidP="00A0707A">
      <w:pPr>
        <w:pStyle w:val="NormalWeb"/>
        <w:bidi/>
        <w:rPr>
          <w:del w:id="3338" w:author="nidal saleh" w:date="2025-06-09T13:20:00Z"/>
          <w:sz w:val="32"/>
          <w:szCs w:val="32"/>
          <w:rPrChange w:id="3339" w:author="nidal saleh" w:date="2025-06-26T16:23:00Z">
            <w:rPr>
              <w:del w:id="3340" w:author="nidal saleh" w:date="2025-06-09T13:20:00Z"/>
            </w:rPr>
          </w:rPrChange>
        </w:rPr>
      </w:pPr>
      <w:ins w:id="3341" w:author="nidal saleh" w:date="2025-06-26T15:55:00Z">
        <w:r w:rsidRPr="003B3F63">
          <w:rPr>
            <w:sz w:val="32"/>
            <w:szCs w:val="32"/>
            <w:rtl/>
            <w:rPrChange w:id="3342" w:author="nidal saleh" w:date="2025-06-26T16:23:00Z">
              <w:rPr>
                <w:rtl/>
              </w:rPr>
            </w:rPrChange>
          </w:rPr>
          <w:t>4.</w:t>
        </w:r>
      </w:ins>
      <w:ins w:id="3343" w:author="nidal saleh" w:date="2025-06-26T16:23:00Z">
        <w:r w:rsidR="003B3F63" w:rsidRPr="003B3F63">
          <w:rPr>
            <w:sz w:val="32"/>
            <w:szCs w:val="32"/>
            <w:rtl/>
            <w:rPrChange w:id="3344" w:author="nidal saleh" w:date="2025-06-26T16:23:00Z">
              <w:rPr>
                <w:rtl/>
              </w:rPr>
            </w:rPrChange>
          </w:rPr>
          <w:t>2</w:t>
        </w:r>
      </w:ins>
      <w:ins w:id="3345" w:author="nidal saleh" w:date="2025-06-26T15:55:00Z">
        <w:r w:rsidRPr="003B3F63">
          <w:rPr>
            <w:sz w:val="32"/>
            <w:szCs w:val="32"/>
            <w:rtl/>
            <w:rPrChange w:id="3346" w:author="nidal saleh" w:date="2025-06-26T16:23:00Z">
              <w:rPr>
                <w:rtl/>
              </w:rPr>
            </w:rPrChange>
          </w:rPr>
          <w:t xml:space="preserve"> </w:t>
        </w:r>
      </w:ins>
      <w:del w:id="3347" w:author="nidal saleh" w:date="2025-06-09T13:19:00Z">
        <w:r w:rsidR="00233432" w:rsidRPr="003B3F63" w:rsidDel="001E2A49">
          <w:rPr>
            <w:sz w:val="32"/>
            <w:szCs w:val="32"/>
            <w:rtl/>
            <w:rPrChange w:id="3348" w:author="nidal saleh" w:date="2025-06-26T16:23:00Z">
              <w:rPr>
                <w:rtl/>
              </w:rPr>
            </w:rPrChange>
          </w:rPr>
          <w:delText>مخططات التدفق،</w:delText>
        </w:r>
      </w:del>
      <w:del w:id="3349" w:author="nidal saleh" w:date="2025-06-09T13:20:00Z">
        <w:r w:rsidR="00233432" w:rsidRPr="003B3F63" w:rsidDel="001E2A49">
          <w:rPr>
            <w:sz w:val="32"/>
            <w:szCs w:val="32"/>
            <w:rtl/>
            <w:rPrChange w:id="3350" w:author="nidal saleh" w:date="2025-06-26T16:23:00Z">
              <w:rPr>
                <w:rtl/>
              </w:rPr>
            </w:rPrChange>
          </w:rPr>
          <w:delText xml:space="preserve"> الـ</w:delText>
        </w:r>
        <w:r w:rsidR="00233432" w:rsidRPr="003B3F63" w:rsidDel="001E2A49">
          <w:rPr>
            <w:sz w:val="32"/>
            <w:szCs w:val="32"/>
            <w:rPrChange w:id="3351" w:author="nidal saleh" w:date="2025-06-26T16:23:00Z">
              <w:rPr/>
            </w:rPrChange>
          </w:rPr>
          <w:delText xml:space="preserve"> UML</w:delText>
        </w:r>
        <w:r w:rsidR="00233432" w:rsidRPr="003B3F63" w:rsidDel="001E2A49">
          <w:rPr>
            <w:sz w:val="32"/>
            <w:szCs w:val="32"/>
            <w:rtl/>
            <w:rPrChange w:id="3352" w:author="nidal saleh" w:date="2025-06-26T16:23:00Z">
              <w:rPr>
                <w:rtl/>
              </w:rPr>
            </w:rPrChange>
          </w:rPr>
          <w:delText xml:space="preserve"> </w:delText>
        </w:r>
      </w:del>
    </w:p>
    <w:p w14:paraId="2D207078" w14:textId="77777777" w:rsidR="001E2A49" w:rsidRPr="003B3F63" w:rsidRDefault="001E2A49">
      <w:pPr>
        <w:pStyle w:val="Heading2"/>
        <w:bidi/>
        <w:rPr>
          <w:ins w:id="3353" w:author="nidal saleh" w:date="2025-06-09T13:20:00Z"/>
          <w:sz w:val="36"/>
          <w:szCs w:val="36"/>
          <w:rPrChange w:id="3354" w:author="nidal saleh" w:date="2025-06-26T16:23:00Z">
            <w:rPr>
              <w:ins w:id="3355" w:author="nidal saleh" w:date="2025-06-09T13:20:00Z"/>
            </w:rPr>
          </w:rPrChange>
        </w:rPr>
        <w:pPrChange w:id="3356" w:author="nidal saleh" w:date="2025-06-26T15:18:00Z">
          <w:pPr>
            <w:pStyle w:val="Heading4"/>
          </w:pPr>
        </w:pPrChange>
      </w:pPr>
      <w:ins w:id="3357" w:author="nidal saleh" w:date="2025-06-09T13:20:00Z">
        <w:r w:rsidRPr="003B3F63">
          <w:rPr>
            <w:sz w:val="32"/>
            <w:szCs w:val="32"/>
            <w:rtl/>
            <w:rPrChange w:id="3358" w:author="nidal saleh" w:date="2025-06-26T16:23:00Z">
              <w:rPr>
                <w:i w:val="0"/>
                <w:iCs w:val="0"/>
                <w:rtl/>
              </w:rPr>
            </w:rPrChange>
          </w:rPr>
          <w:t>طريقة تنظيم مكونات النظام</w:t>
        </w:r>
      </w:ins>
    </w:p>
    <w:p w14:paraId="7F84879A" w14:textId="5457C848" w:rsidR="00F76639" w:rsidRPr="0068499A" w:rsidRDefault="001E2A49">
      <w:pPr>
        <w:pStyle w:val="NormalWeb"/>
        <w:bidi/>
        <w:rPr>
          <w:ins w:id="3359" w:author="nidal saleh" w:date="2025-06-09T13:20:00Z"/>
          <w:sz w:val="32"/>
          <w:szCs w:val="32"/>
          <w:rPrChange w:id="3360" w:author="nidal saleh" w:date="2025-06-14T11:45:00Z">
            <w:rPr>
              <w:ins w:id="3361" w:author="nidal saleh" w:date="2025-06-09T13:20:00Z"/>
            </w:rPr>
          </w:rPrChange>
        </w:rPr>
        <w:pPrChange w:id="3362" w:author="nidal saleh" w:date="2025-06-18T16:49:00Z">
          <w:pPr>
            <w:pStyle w:val="NormalWeb"/>
          </w:pPr>
        </w:pPrChange>
      </w:pPr>
      <w:ins w:id="3363" w:author="nidal saleh" w:date="2025-06-09T13:20:00Z">
        <w:r w:rsidRPr="0068499A">
          <w:rPr>
            <w:sz w:val="32"/>
            <w:szCs w:val="32"/>
            <w:rtl/>
            <w:rPrChange w:id="3364" w:author="nidal saleh" w:date="2025-06-14T11:45:00Z">
              <w:rPr>
                <w:rtl/>
              </w:rPr>
            </w:rPrChange>
          </w:rPr>
          <w:t>يتكون النظام من المكونات التالية</w:t>
        </w:r>
        <w:r w:rsidRPr="0068499A">
          <w:rPr>
            <w:sz w:val="32"/>
            <w:szCs w:val="32"/>
            <w:rPrChange w:id="3365" w:author="nidal saleh" w:date="2025-06-14T11:45:00Z">
              <w:rPr/>
            </w:rPrChange>
          </w:rPr>
          <w:t>:</w:t>
        </w:r>
      </w:ins>
    </w:p>
    <w:p w14:paraId="79368F15" w14:textId="77777777" w:rsidR="001E2A49" w:rsidRPr="0068499A" w:rsidRDefault="001E2A49">
      <w:pPr>
        <w:numPr>
          <w:ilvl w:val="0"/>
          <w:numId w:val="53"/>
        </w:numPr>
        <w:bidi/>
        <w:spacing w:before="100" w:beforeAutospacing="1" w:after="100" w:afterAutospacing="1" w:line="240" w:lineRule="auto"/>
        <w:rPr>
          <w:ins w:id="3366" w:author="nidal saleh" w:date="2025-06-09T13:20:00Z"/>
          <w:sz w:val="32"/>
          <w:szCs w:val="32"/>
          <w:rPrChange w:id="3367" w:author="nidal saleh" w:date="2025-06-14T11:45:00Z">
            <w:rPr>
              <w:ins w:id="3368" w:author="nidal saleh" w:date="2025-06-09T13:20:00Z"/>
            </w:rPr>
          </w:rPrChange>
        </w:rPr>
        <w:pPrChange w:id="3369" w:author="nidal saleh" w:date="2025-06-09T13:20:00Z">
          <w:pPr>
            <w:numPr>
              <w:numId w:val="53"/>
            </w:numPr>
            <w:tabs>
              <w:tab w:val="num" w:pos="720"/>
            </w:tabs>
            <w:spacing w:before="100" w:beforeAutospacing="1" w:after="100" w:afterAutospacing="1" w:line="240" w:lineRule="auto"/>
            <w:ind w:left="720" w:hanging="360"/>
          </w:pPr>
        </w:pPrChange>
      </w:pPr>
      <w:ins w:id="3370" w:author="nidal saleh" w:date="2025-06-09T13:20:00Z">
        <w:r w:rsidRPr="0068499A">
          <w:rPr>
            <w:rStyle w:val="Strong"/>
            <w:sz w:val="32"/>
            <w:szCs w:val="32"/>
            <w:rtl/>
            <w:rPrChange w:id="3371" w:author="nidal saleh" w:date="2025-06-14T11:45:00Z">
              <w:rPr>
                <w:rStyle w:val="Strong"/>
                <w:rtl/>
              </w:rPr>
            </w:rPrChange>
          </w:rPr>
          <w:t>وحدة الإدخال</w:t>
        </w:r>
        <w:r w:rsidRPr="0068499A">
          <w:rPr>
            <w:sz w:val="32"/>
            <w:szCs w:val="32"/>
            <w:rPrChange w:id="3372" w:author="nidal saleh" w:date="2025-06-14T11:45:00Z">
              <w:rPr/>
            </w:rPrChange>
          </w:rPr>
          <w:t xml:space="preserve">: </w:t>
        </w:r>
      </w:ins>
    </w:p>
    <w:p w14:paraId="3D1C008E" w14:textId="77777777" w:rsidR="001E2A49" w:rsidRPr="0068499A" w:rsidRDefault="001E2A49">
      <w:pPr>
        <w:numPr>
          <w:ilvl w:val="1"/>
          <w:numId w:val="53"/>
        </w:numPr>
        <w:bidi/>
        <w:spacing w:before="100" w:beforeAutospacing="1" w:after="100" w:afterAutospacing="1" w:line="240" w:lineRule="auto"/>
        <w:rPr>
          <w:ins w:id="3373" w:author="nidal saleh" w:date="2025-06-09T13:20:00Z"/>
          <w:sz w:val="32"/>
          <w:szCs w:val="32"/>
          <w:rPrChange w:id="3374" w:author="nidal saleh" w:date="2025-06-14T11:45:00Z">
            <w:rPr>
              <w:ins w:id="3375" w:author="nidal saleh" w:date="2025-06-09T13:20:00Z"/>
            </w:rPr>
          </w:rPrChange>
        </w:rPr>
        <w:pPrChange w:id="3376" w:author="nidal saleh" w:date="2025-06-09T13:20:00Z">
          <w:pPr>
            <w:numPr>
              <w:ilvl w:val="1"/>
              <w:numId w:val="53"/>
            </w:numPr>
            <w:tabs>
              <w:tab w:val="num" w:pos="1440"/>
            </w:tabs>
            <w:spacing w:before="100" w:beforeAutospacing="1" w:after="100" w:afterAutospacing="1" w:line="240" w:lineRule="auto"/>
            <w:ind w:left="1440" w:hanging="360"/>
          </w:pPr>
        </w:pPrChange>
      </w:pPr>
      <w:ins w:id="3377" w:author="nidal saleh" w:date="2025-06-09T13:20:00Z">
        <w:r w:rsidRPr="0068499A">
          <w:rPr>
            <w:sz w:val="32"/>
            <w:szCs w:val="32"/>
            <w:rtl/>
            <w:rPrChange w:id="3378" w:author="nidal saleh" w:date="2025-06-14T11:45:00Z">
              <w:rPr>
                <w:rtl/>
              </w:rPr>
            </w:rPrChange>
          </w:rPr>
          <w:t>كاميرا ويب لالتقاط الفيديو بدقة 720</w:t>
        </w:r>
        <w:r w:rsidRPr="0068499A">
          <w:rPr>
            <w:sz w:val="32"/>
            <w:szCs w:val="32"/>
            <w:rPrChange w:id="3379" w:author="nidal saleh" w:date="2025-06-14T11:45:00Z">
              <w:rPr/>
            </w:rPrChange>
          </w:rPr>
          <w:t xml:space="preserve">p </w:t>
        </w:r>
        <w:r w:rsidRPr="0068499A">
          <w:rPr>
            <w:sz w:val="32"/>
            <w:szCs w:val="32"/>
            <w:rtl/>
            <w:rPrChange w:id="3380" w:author="nidal saleh" w:date="2025-06-14T11:45:00Z">
              <w:rPr>
                <w:rtl/>
              </w:rPr>
            </w:rPrChange>
          </w:rPr>
          <w:t>على الأقل</w:t>
        </w:r>
        <w:r w:rsidRPr="0068499A">
          <w:rPr>
            <w:sz w:val="32"/>
            <w:szCs w:val="32"/>
            <w:rPrChange w:id="3381" w:author="nidal saleh" w:date="2025-06-14T11:45:00Z">
              <w:rPr/>
            </w:rPrChange>
          </w:rPr>
          <w:t>.</w:t>
        </w:r>
      </w:ins>
    </w:p>
    <w:p w14:paraId="764E1F06" w14:textId="39150755" w:rsidR="001E2A49" w:rsidRPr="0068499A" w:rsidRDefault="001E2A49">
      <w:pPr>
        <w:numPr>
          <w:ilvl w:val="1"/>
          <w:numId w:val="53"/>
        </w:numPr>
        <w:bidi/>
        <w:spacing w:before="100" w:beforeAutospacing="1" w:after="100" w:afterAutospacing="1" w:line="240" w:lineRule="auto"/>
        <w:rPr>
          <w:ins w:id="3382" w:author="nidal saleh" w:date="2025-06-09T13:20:00Z"/>
          <w:sz w:val="32"/>
          <w:szCs w:val="32"/>
          <w:rPrChange w:id="3383" w:author="nidal saleh" w:date="2025-06-14T11:45:00Z">
            <w:rPr>
              <w:ins w:id="3384" w:author="nidal saleh" w:date="2025-06-09T13:20:00Z"/>
            </w:rPr>
          </w:rPrChange>
        </w:rPr>
        <w:pPrChange w:id="3385" w:author="nidal saleh" w:date="2025-06-09T13:20:00Z">
          <w:pPr>
            <w:numPr>
              <w:ilvl w:val="1"/>
              <w:numId w:val="53"/>
            </w:numPr>
            <w:tabs>
              <w:tab w:val="num" w:pos="1440"/>
            </w:tabs>
            <w:spacing w:before="100" w:beforeAutospacing="1" w:after="100" w:afterAutospacing="1" w:line="240" w:lineRule="auto"/>
            <w:ind w:left="1440" w:hanging="360"/>
          </w:pPr>
        </w:pPrChange>
      </w:pPr>
      <w:ins w:id="3386" w:author="nidal saleh" w:date="2025-06-09T13:20:00Z">
        <w:r w:rsidRPr="0068499A">
          <w:rPr>
            <w:sz w:val="32"/>
            <w:szCs w:val="32"/>
            <w:rtl/>
            <w:rPrChange w:id="3387" w:author="nidal saleh" w:date="2025-06-14T11:45:00Z">
              <w:rPr>
                <w:rtl/>
              </w:rPr>
            </w:rPrChange>
          </w:rPr>
          <w:t>خدمة</w:t>
        </w:r>
        <w:r w:rsidRPr="0068499A">
          <w:rPr>
            <w:sz w:val="32"/>
            <w:szCs w:val="32"/>
            <w:rPrChange w:id="3388" w:author="nidal saleh" w:date="2025-06-14T11:45:00Z">
              <w:rPr/>
            </w:rPrChange>
          </w:rPr>
          <w:t xml:space="preserve"> IP-</w:t>
        </w:r>
      </w:ins>
      <w:ins w:id="3389" w:author="nidal saleh" w:date="2025-06-13T21:35:00Z">
        <w:r w:rsidR="00AA36F9" w:rsidRPr="0068499A">
          <w:rPr>
            <w:sz w:val="32"/>
            <w:szCs w:val="32"/>
            <w:rPrChange w:id="3390" w:author="nidal saleh" w:date="2025-06-14T11:45:00Z">
              <w:rPr/>
            </w:rPrChange>
          </w:rPr>
          <w:t>info</w:t>
        </w:r>
      </w:ins>
      <w:ins w:id="3391" w:author="nidal saleh" w:date="2025-06-09T13:20:00Z">
        <w:r w:rsidRPr="0068499A">
          <w:rPr>
            <w:sz w:val="32"/>
            <w:szCs w:val="32"/>
            <w:rPrChange w:id="3392" w:author="nidal saleh" w:date="2025-06-14T11:45:00Z">
              <w:rPr/>
            </w:rPrChange>
          </w:rPr>
          <w:t xml:space="preserve"> </w:t>
        </w:r>
        <w:r w:rsidRPr="0068499A">
          <w:rPr>
            <w:sz w:val="32"/>
            <w:szCs w:val="32"/>
            <w:rtl/>
            <w:rPrChange w:id="3393" w:author="nidal saleh" w:date="2025-06-14T11:45:00Z">
              <w:rPr>
                <w:rtl/>
              </w:rPr>
            </w:rPrChange>
          </w:rPr>
          <w:t>لتحديد الموقع الجغرافي</w:t>
        </w:r>
        <w:r w:rsidRPr="0068499A">
          <w:rPr>
            <w:sz w:val="32"/>
            <w:szCs w:val="32"/>
            <w:rPrChange w:id="3394" w:author="nidal saleh" w:date="2025-06-14T11:45:00Z">
              <w:rPr/>
            </w:rPrChange>
          </w:rPr>
          <w:t>.</w:t>
        </w:r>
      </w:ins>
    </w:p>
    <w:p w14:paraId="2E092869" w14:textId="77777777" w:rsidR="001E2A49" w:rsidRPr="0068499A" w:rsidRDefault="001E2A49">
      <w:pPr>
        <w:numPr>
          <w:ilvl w:val="0"/>
          <w:numId w:val="53"/>
        </w:numPr>
        <w:bidi/>
        <w:spacing w:before="100" w:beforeAutospacing="1" w:after="100" w:afterAutospacing="1" w:line="240" w:lineRule="auto"/>
        <w:rPr>
          <w:ins w:id="3395" w:author="nidal saleh" w:date="2025-06-09T13:20:00Z"/>
          <w:sz w:val="32"/>
          <w:szCs w:val="32"/>
          <w:rPrChange w:id="3396" w:author="nidal saleh" w:date="2025-06-14T11:45:00Z">
            <w:rPr>
              <w:ins w:id="3397" w:author="nidal saleh" w:date="2025-06-09T13:20:00Z"/>
            </w:rPr>
          </w:rPrChange>
        </w:rPr>
        <w:pPrChange w:id="3398" w:author="nidal saleh" w:date="2025-06-09T13:20:00Z">
          <w:pPr>
            <w:numPr>
              <w:numId w:val="53"/>
            </w:numPr>
            <w:tabs>
              <w:tab w:val="num" w:pos="720"/>
            </w:tabs>
            <w:spacing w:before="100" w:beforeAutospacing="1" w:after="100" w:afterAutospacing="1" w:line="240" w:lineRule="auto"/>
            <w:ind w:left="720" w:hanging="360"/>
          </w:pPr>
        </w:pPrChange>
      </w:pPr>
      <w:ins w:id="3399" w:author="nidal saleh" w:date="2025-06-09T13:20:00Z">
        <w:r w:rsidRPr="0068499A">
          <w:rPr>
            <w:rStyle w:val="Strong"/>
            <w:sz w:val="32"/>
            <w:szCs w:val="32"/>
            <w:rtl/>
            <w:rPrChange w:id="3400" w:author="nidal saleh" w:date="2025-06-14T11:45:00Z">
              <w:rPr>
                <w:rStyle w:val="Strong"/>
                <w:rtl/>
              </w:rPr>
            </w:rPrChange>
          </w:rPr>
          <w:t>وحدة المعالجة</w:t>
        </w:r>
        <w:r w:rsidRPr="0068499A">
          <w:rPr>
            <w:sz w:val="32"/>
            <w:szCs w:val="32"/>
            <w:rPrChange w:id="3401" w:author="nidal saleh" w:date="2025-06-14T11:45:00Z">
              <w:rPr/>
            </w:rPrChange>
          </w:rPr>
          <w:t xml:space="preserve">: </w:t>
        </w:r>
      </w:ins>
    </w:p>
    <w:p w14:paraId="3060081B" w14:textId="54789CCE" w:rsidR="001E2A49" w:rsidRPr="0068499A" w:rsidRDefault="001E2A49">
      <w:pPr>
        <w:numPr>
          <w:ilvl w:val="1"/>
          <w:numId w:val="53"/>
        </w:numPr>
        <w:bidi/>
        <w:spacing w:before="100" w:beforeAutospacing="1" w:after="100" w:afterAutospacing="1" w:line="240" w:lineRule="auto"/>
        <w:rPr>
          <w:ins w:id="3402" w:author="nidal saleh" w:date="2025-06-09T13:20:00Z"/>
          <w:sz w:val="32"/>
          <w:szCs w:val="32"/>
          <w:rPrChange w:id="3403" w:author="nidal saleh" w:date="2025-06-14T11:45:00Z">
            <w:rPr>
              <w:ins w:id="3404" w:author="nidal saleh" w:date="2025-06-09T13:20:00Z"/>
            </w:rPr>
          </w:rPrChange>
        </w:rPr>
        <w:pPrChange w:id="3405" w:author="nidal saleh" w:date="2025-06-09T13:20:00Z">
          <w:pPr>
            <w:numPr>
              <w:ilvl w:val="1"/>
              <w:numId w:val="53"/>
            </w:numPr>
            <w:tabs>
              <w:tab w:val="num" w:pos="1440"/>
            </w:tabs>
            <w:spacing w:before="100" w:beforeAutospacing="1" w:after="100" w:afterAutospacing="1" w:line="240" w:lineRule="auto"/>
            <w:ind w:left="1440" w:hanging="360"/>
          </w:pPr>
        </w:pPrChange>
      </w:pPr>
      <w:ins w:id="3406" w:author="nidal saleh" w:date="2025-06-09T13:20:00Z">
        <w:r w:rsidRPr="0068499A">
          <w:rPr>
            <w:sz w:val="32"/>
            <w:szCs w:val="32"/>
            <w:rtl/>
            <w:rPrChange w:id="3407" w:author="nidal saleh" w:date="2025-06-14T11:45:00Z">
              <w:rPr>
                <w:rtl/>
              </w:rPr>
            </w:rPrChange>
          </w:rPr>
          <w:t>مكتبات</w:t>
        </w:r>
        <w:r w:rsidRPr="0068499A">
          <w:rPr>
            <w:sz w:val="32"/>
            <w:szCs w:val="32"/>
            <w:rPrChange w:id="3408" w:author="nidal saleh" w:date="2025-06-14T11:45:00Z">
              <w:rPr/>
            </w:rPrChange>
          </w:rPr>
          <w:t xml:space="preserve"> OpenCV </w:t>
        </w:r>
        <w:r w:rsidRPr="0068499A">
          <w:rPr>
            <w:sz w:val="32"/>
            <w:szCs w:val="32"/>
            <w:rtl/>
            <w:rPrChange w:id="3409" w:author="nidal saleh" w:date="2025-06-14T11:45:00Z">
              <w:rPr>
                <w:rtl/>
              </w:rPr>
            </w:rPrChange>
          </w:rPr>
          <w:t>و</w:t>
        </w:r>
      </w:ins>
      <w:ins w:id="3410" w:author="nidal saleh" w:date="2025-06-10T22:38:00Z">
        <w:r w:rsidR="00D54A74" w:rsidRPr="0068499A">
          <w:rPr>
            <w:sz w:val="32"/>
            <w:szCs w:val="32"/>
            <w:rPrChange w:id="3411" w:author="nidal saleh" w:date="2025-06-14T11:45:00Z">
              <w:rPr/>
            </w:rPrChange>
          </w:rPr>
          <w:t xml:space="preserve"> </w:t>
        </w:r>
      </w:ins>
      <w:proofErr w:type="spellStart"/>
      <w:ins w:id="3412" w:author="nidal saleh" w:date="2025-06-09T13:20:00Z">
        <w:r w:rsidRPr="0068499A">
          <w:rPr>
            <w:sz w:val="32"/>
            <w:szCs w:val="32"/>
            <w:rPrChange w:id="3413" w:author="nidal saleh" w:date="2025-06-14T11:45:00Z">
              <w:rPr/>
            </w:rPrChange>
          </w:rPr>
          <w:t>dlib</w:t>
        </w:r>
        <w:proofErr w:type="spellEnd"/>
        <w:r w:rsidRPr="0068499A">
          <w:rPr>
            <w:sz w:val="32"/>
            <w:szCs w:val="32"/>
            <w:rPrChange w:id="3414" w:author="nidal saleh" w:date="2025-06-14T11:45:00Z">
              <w:rPr/>
            </w:rPrChange>
          </w:rPr>
          <w:t xml:space="preserve"> </w:t>
        </w:r>
        <w:r w:rsidRPr="0068499A">
          <w:rPr>
            <w:sz w:val="32"/>
            <w:szCs w:val="32"/>
            <w:rtl/>
            <w:rPrChange w:id="3415" w:author="nidal saleh" w:date="2025-06-14T11:45:00Z">
              <w:rPr>
                <w:rtl/>
              </w:rPr>
            </w:rPrChange>
          </w:rPr>
          <w:t xml:space="preserve">لمعالجة </w:t>
        </w:r>
      </w:ins>
      <w:ins w:id="3416" w:author="nidal saleh" w:date="2025-06-10T22:38:00Z">
        <w:r w:rsidR="00D54A74" w:rsidRPr="0068499A">
          <w:rPr>
            <w:rFonts w:hint="eastAsia"/>
            <w:sz w:val="32"/>
            <w:szCs w:val="32"/>
            <w:rtl/>
            <w:rPrChange w:id="3417" w:author="nidal saleh" w:date="2025-06-14T11:45:00Z">
              <w:rPr>
                <w:rFonts w:hint="eastAsia"/>
                <w:rtl/>
              </w:rPr>
            </w:rPrChange>
          </w:rPr>
          <w:t>الصورة</w:t>
        </w:r>
      </w:ins>
      <w:ins w:id="3418" w:author="nidal saleh" w:date="2025-06-09T13:20:00Z">
        <w:r w:rsidRPr="0068499A">
          <w:rPr>
            <w:sz w:val="32"/>
            <w:szCs w:val="32"/>
            <w:rtl/>
            <w:rPrChange w:id="3419" w:author="nidal saleh" w:date="2025-06-14T11:45:00Z">
              <w:rPr>
                <w:rtl/>
              </w:rPr>
            </w:rPrChange>
          </w:rPr>
          <w:t xml:space="preserve"> وحساب</w:t>
        </w:r>
        <w:r w:rsidRPr="0068499A">
          <w:rPr>
            <w:sz w:val="32"/>
            <w:szCs w:val="32"/>
            <w:rPrChange w:id="3420" w:author="nidal saleh" w:date="2025-06-14T11:45:00Z">
              <w:rPr/>
            </w:rPrChange>
          </w:rPr>
          <w:t xml:space="preserve"> EAR</w:t>
        </w:r>
      </w:ins>
      <w:ins w:id="3421" w:author="nidal saleh" w:date="2025-06-10T22:38:00Z">
        <w:r w:rsidR="00D54A74" w:rsidRPr="0068499A">
          <w:rPr>
            <w:sz w:val="32"/>
            <w:szCs w:val="32"/>
            <w:rPrChange w:id="3422" w:author="nidal saleh" w:date="2025-06-14T11:45:00Z">
              <w:rPr/>
            </w:rPrChange>
          </w:rPr>
          <w:t xml:space="preserve"> </w:t>
        </w:r>
      </w:ins>
      <w:ins w:id="3423" w:author="nidal saleh" w:date="2025-06-09T13:20:00Z">
        <w:r w:rsidRPr="0068499A">
          <w:rPr>
            <w:sz w:val="32"/>
            <w:szCs w:val="32"/>
            <w:rtl/>
            <w:rPrChange w:id="3424" w:author="nidal saleh" w:date="2025-06-14T11:45:00Z">
              <w:rPr>
                <w:rtl/>
              </w:rPr>
            </w:rPrChange>
          </w:rPr>
          <w:t xml:space="preserve">، </w:t>
        </w:r>
        <w:r w:rsidRPr="0068499A">
          <w:rPr>
            <w:sz w:val="32"/>
            <w:szCs w:val="32"/>
            <w:rPrChange w:id="3425" w:author="nidal saleh" w:date="2025-06-14T11:45:00Z">
              <w:rPr/>
            </w:rPrChange>
          </w:rPr>
          <w:t>MAR</w:t>
        </w:r>
        <w:r w:rsidRPr="0068499A">
          <w:rPr>
            <w:sz w:val="32"/>
            <w:szCs w:val="32"/>
            <w:rtl/>
            <w:rPrChange w:id="3426" w:author="nidal saleh" w:date="2025-06-14T11:45:00Z">
              <w:rPr>
                <w:rtl/>
              </w:rPr>
            </w:rPrChange>
          </w:rPr>
          <w:t xml:space="preserve">، </w:t>
        </w:r>
        <w:r w:rsidRPr="0068499A">
          <w:rPr>
            <w:sz w:val="32"/>
            <w:szCs w:val="32"/>
            <w:rPrChange w:id="3427" w:author="nidal saleh" w:date="2025-06-14T11:45:00Z">
              <w:rPr/>
            </w:rPrChange>
          </w:rPr>
          <w:t>Head Pose</w:t>
        </w:r>
      </w:ins>
      <w:ins w:id="3428" w:author="nidal saleh" w:date="2025-06-10T22:39:00Z">
        <w:r w:rsidR="00D54A74" w:rsidRPr="0068499A">
          <w:rPr>
            <w:sz w:val="32"/>
            <w:szCs w:val="32"/>
            <w:rtl/>
            <w:rPrChange w:id="3429" w:author="nidal saleh" w:date="2025-06-14T11:45:00Z">
              <w:rPr>
                <w:rtl/>
              </w:rPr>
            </w:rPrChange>
          </w:rPr>
          <w:t>.</w:t>
        </w:r>
      </w:ins>
    </w:p>
    <w:p w14:paraId="6F23C3FB" w14:textId="77777777" w:rsidR="001E2A49" w:rsidRPr="0068499A" w:rsidRDefault="001E2A49">
      <w:pPr>
        <w:numPr>
          <w:ilvl w:val="1"/>
          <w:numId w:val="53"/>
        </w:numPr>
        <w:bidi/>
        <w:spacing w:before="100" w:beforeAutospacing="1" w:after="100" w:afterAutospacing="1" w:line="240" w:lineRule="auto"/>
        <w:rPr>
          <w:ins w:id="3430" w:author="nidal saleh" w:date="2025-06-09T13:20:00Z"/>
          <w:sz w:val="32"/>
          <w:szCs w:val="32"/>
          <w:rPrChange w:id="3431" w:author="nidal saleh" w:date="2025-06-14T11:45:00Z">
            <w:rPr>
              <w:ins w:id="3432" w:author="nidal saleh" w:date="2025-06-09T13:20:00Z"/>
            </w:rPr>
          </w:rPrChange>
        </w:rPr>
        <w:pPrChange w:id="3433" w:author="nidal saleh" w:date="2025-06-09T13:20:00Z">
          <w:pPr>
            <w:numPr>
              <w:ilvl w:val="1"/>
              <w:numId w:val="53"/>
            </w:numPr>
            <w:tabs>
              <w:tab w:val="num" w:pos="1440"/>
            </w:tabs>
            <w:spacing w:before="100" w:beforeAutospacing="1" w:after="100" w:afterAutospacing="1" w:line="240" w:lineRule="auto"/>
            <w:ind w:left="1440" w:hanging="360"/>
          </w:pPr>
        </w:pPrChange>
      </w:pPr>
      <w:ins w:id="3434" w:author="nidal saleh" w:date="2025-06-09T13:20:00Z">
        <w:r w:rsidRPr="0068499A">
          <w:rPr>
            <w:sz w:val="32"/>
            <w:szCs w:val="32"/>
            <w:rtl/>
            <w:rPrChange w:id="3435" w:author="nidal saleh" w:date="2025-06-14T11:45:00Z">
              <w:rPr>
                <w:rtl/>
              </w:rPr>
            </w:rPrChange>
          </w:rPr>
          <w:t>مكتبة</w:t>
        </w:r>
        <w:r w:rsidRPr="0068499A">
          <w:rPr>
            <w:sz w:val="32"/>
            <w:szCs w:val="32"/>
            <w:rPrChange w:id="3436" w:author="nidal saleh" w:date="2025-06-14T11:45:00Z">
              <w:rPr/>
            </w:rPrChange>
          </w:rPr>
          <w:t xml:space="preserve"> </w:t>
        </w:r>
        <w:proofErr w:type="spellStart"/>
        <w:r w:rsidRPr="0068499A">
          <w:rPr>
            <w:sz w:val="32"/>
            <w:szCs w:val="32"/>
            <w:rPrChange w:id="3437" w:author="nidal saleh" w:date="2025-06-14T11:45:00Z">
              <w:rPr/>
            </w:rPrChange>
          </w:rPr>
          <w:t>mediapipe</w:t>
        </w:r>
        <w:proofErr w:type="spellEnd"/>
        <w:r w:rsidRPr="0068499A">
          <w:rPr>
            <w:sz w:val="32"/>
            <w:szCs w:val="32"/>
            <w:rPrChange w:id="3438" w:author="nidal saleh" w:date="2025-06-14T11:45:00Z">
              <w:rPr/>
            </w:rPrChange>
          </w:rPr>
          <w:t xml:space="preserve"> </w:t>
        </w:r>
        <w:r w:rsidRPr="0068499A">
          <w:rPr>
            <w:sz w:val="32"/>
            <w:szCs w:val="32"/>
            <w:rtl/>
            <w:rPrChange w:id="3439" w:author="nidal saleh" w:date="2025-06-14T11:45:00Z">
              <w:rPr>
                <w:rtl/>
              </w:rPr>
            </w:rPrChange>
          </w:rPr>
          <w:t>لتتبع اليدين</w:t>
        </w:r>
        <w:r w:rsidRPr="0068499A">
          <w:rPr>
            <w:sz w:val="32"/>
            <w:szCs w:val="32"/>
            <w:rPrChange w:id="3440" w:author="nidal saleh" w:date="2025-06-14T11:45:00Z">
              <w:rPr/>
            </w:rPrChange>
          </w:rPr>
          <w:t>.</w:t>
        </w:r>
      </w:ins>
    </w:p>
    <w:p w14:paraId="4A225BA9" w14:textId="77777777" w:rsidR="001E2A49" w:rsidRPr="0068499A" w:rsidRDefault="001E2A49">
      <w:pPr>
        <w:numPr>
          <w:ilvl w:val="1"/>
          <w:numId w:val="53"/>
        </w:numPr>
        <w:bidi/>
        <w:spacing w:before="100" w:beforeAutospacing="1" w:after="100" w:afterAutospacing="1" w:line="240" w:lineRule="auto"/>
        <w:rPr>
          <w:ins w:id="3441" w:author="nidal saleh" w:date="2025-06-09T13:20:00Z"/>
          <w:sz w:val="32"/>
          <w:szCs w:val="32"/>
          <w:rPrChange w:id="3442" w:author="nidal saleh" w:date="2025-06-14T11:45:00Z">
            <w:rPr>
              <w:ins w:id="3443" w:author="nidal saleh" w:date="2025-06-09T13:20:00Z"/>
            </w:rPr>
          </w:rPrChange>
        </w:rPr>
        <w:pPrChange w:id="3444" w:author="nidal saleh" w:date="2025-06-09T13:20:00Z">
          <w:pPr>
            <w:numPr>
              <w:ilvl w:val="1"/>
              <w:numId w:val="53"/>
            </w:numPr>
            <w:tabs>
              <w:tab w:val="num" w:pos="1440"/>
            </w:tabs>
            <w:spacing w:before="100" w:beforeAutospacing="1" w:after="100" w:afterAutospacing="1" w:line="240" w:lineRule="auto"/>
            <w:ind w:left="1440" w:hanging="360"/>
          </w:pPr>
        </w:pPrChange>
      </w:pPr>
      <w:ins w:id="3445" w:author="nidal saleh" w:date="2025-06-09T13:20:00Z">
        <w:r w:rsidRPr="0068499A">
          <w:rPr>
            <w:sz w:val="32"/>
            <w:szCs w:val="32"/>
            <w:rtl/>
            <w:rPrChange w:id="3446" w:author="nidal saleh" w:date="2025-06-14T11:45:00Z">
              <w:rPr>
                <w:rtl/>
              </w:rPr>
            </w:rPrChange>
          </w:rPr>
          <w:t>خوارزميات تحليل التشتت بناءً على العتبات المحددة</w:t>
        </w:r>
        <w:r w:rsidRPr="0068499A">
          <w:rPr>
            <w:sz w:val="32"/>
            <w:szCs w:val="32"/>
            <w:rPrChange w:id="3447" w:author="nidal saleh" w:date="2025-06-14T11:45:00Z">
              <w:rPr/>
            </w:rPrChange>
          </w:rPr>
          <w:t>.</w:t>
        </w:r>
      </w:ins>
    </w:p>
    <w:p w14:paraId="23233664" w14:textId="77777777" w:rsidR="001E2A49" w:rsidRPr="0068499A" w:rsidRDefault="001E2A49">
      <w:pPr>
        <w:numPr>
          <w:ilvl w:val="0"/>
          <w:numId w:val="53"/>
        </w:numPr>
        <w:bidi/>
        <w:spacing w:before="100" w:beforeAutospacing="1" w:after="100" w:afterAutospacing="1" w:line="240" w:lineRule="auto"/>
        <w:rPr>
          <w:ins w:id="3448" w:author="nidal saleh" w:date="2025-06-09T13:20:00Z"/>
          <w:sz w:val="32"/>
          <w:szCs w:val="32"/>
          <w:rPrChange w:id="3449" w:author="nidal saleh" w:date="2025-06-14T11:45:00Z">
            <w:rPr>
              <w:ins w:id="3450" w:author="nidal saleh" w:date="2025-06-09T13:20:00Z"/>
            </w:rPr>
          </w:rPrChange>
        </w:rPr>
        <w:pPrChange w:id="3451" w:author="nidal saleh" w:date="2025-06-09T13:20:00Z">
          <w:pPr>
            <w:numPr>
              <w:numId w:val="53"/>
            </w:numPr>
            <w:tabs>
              <w:tab w:val="num" w:pos="720"/>
            </w:tabs>
            <w:spacing w:before="100" w:beforeAutospacing="1" w:after="100" w:afterAutospacing="1" w:line="240" w:lineRule="auto"/>
            <w:ind w:left="720" w:hanging="360"/>
          </w:pPr>
        </w:pPrChange>
      </w:pPr>
      <w:ins w:id="3452" w:author="nidal saleh" w:date="2025-06-09T13:20:00Z">
        <w:r w:rsidRPr="0068499A">
          <w:rPr>
            <w:rStyle w:val="Strong"/>
            <w:sz w:val="32"/>
            <w:szCs w:val="32"/>
            <w:rtl/>
            <w:rPrChange w:id="3453" w:author="nidal saleh" w:date="2025-06-14T11:45:00Z">
              <w:rPr>
                <w:rStyle w:val="Strong"/>
                <w:rtl/>
              </w:rPr>
            </w:rPrChange>
          </w:rPr>
          <w:t>وحدة الإخراج</w:t>
        </w:r>
        <w:r w:rsidRPr="0068499A">
          <w:rPr>
            <w:sz w:val="32"/>
            <w:szCs w:val="32"/>
            <w:rPrChange w:id="3454" w:author="nidal saleh" w:date="2025-06-14T11:45:00Z">
              <w:rPr/>
            </w:rPrChange>
          </w:rPr>
          <w:t xml:space="preserve">: </w:t>
        </w:r>
      </w:ins>
    </w:p>
    <w:p w14:paraId="18EA658F" w14:textId="0925B4FA" w:rsidR="001E2A49" w:rsidRPr="0068499A" w:rsidRDefault="001E2A49">
      <w:pPr>
        <w:numPr>
          <w:ilvl w:val="1"/>
          <w:numId w:val="53"/>
        </w:numPr>
        <w:bidi/>
        <w:spacing w:before="100" w:beforeAutospacing="1" w:after="100" w:afterAutospacing="1" w:line="240" w:lineRule="auto"/>
        <w:rPr>
          <w:ins w:id="3455" w:author="nidal saleh" w:date="2025-06-09T13:20:00Z"/>
          <w:sz w:val="32"/>
          <w:szCs w:val="32"/>
          <w:rPrChange w:id="3456" w:author="nidal saleh" w:date="2025-06-14T11:45:00Z">
            <w:rPr>
              <w:ins w:id="3457" w:author="nidal saleh" w:date="2025-06-09T13:20:00Z"/>
            </w:rPr>
          </w:rPrChange>
        </w:rPr>
        <w:pPrChange w:id="3458" w:author="nidal saleh" w:date="2025-06-09T13:20:00Z">
          <w:pPr>
            <w:numPr>
              <w:ilvl w:val="1"/>
              <w:numId w:val="53"/>
            </w:numPr>
            <w:tabs>
              <w:tab w:val="num" w:pos="1440"/>
            </w:tabs>
            <w:spacing w:before="100" w:beforeAutospacing="1" w:after="100" w:afterAutospacing="1" w:line="240" w:lineRule="auto"/>
            <w:ind w:left="1440" w:hanging="360"/>
          </w:pPr>
        </w:pPrChange>
      </w:pPr>
      <w:ins w:id="3459" w:author="nidal saleh" w:date="2025-06-09T13:20:00Z">
        <w:r w:rsidRPr="0068499A">
          <w:rPr>
            <w:sz w:val="32"/>
            <w:szCs w:val="32"/>
            <w:rtl/>
            <w:rPrChange w:id="3460" w:author="nidal saleh" w:date="2025-06-14T11:45:00Z">
              <w:rPr>
                <w:rtl/>
              </w:rPr>
            </w:rPrChange>
          </w:rPr>
          <w:t>إنذار صوتي باستخدام</w:t>
        </w:r>
        <w:r w:rsidRPr="0068499A">
          <w:rPr>
            <w:sz w:val="32"/>
            <w:szCs w:val="32"/>
            <w:rPrChange w:id="3461" w:author="nidal saleh" w:date="2025-06-14T11:45:00Z">
              <w:rPr/>
            </w:rPrChange>
          </w:rPr>
          <w:t xml:space="preserve"> </w:t>
        </w:r>
        <w:proofErr w:type="spellStart"/>
        <w:r w:rsidRPr="0068499A">
          <w:rPr>
            <w:sz w:val="32"/>
            <w:szCs w:val="32"/>
            <w:rPrChange w:id="3462" w:author="nidal saleh" w:date="2025-06-14T11:45:00Z">
              <w:rPr/>
            </w:rPrChange>
          </w:rPr>
          <w:t>pygame</w:t>
        </w:r>
      </w:ins>
      <w:proofErr w:type="spellEnd"/>
      <w:ins w:id="3463" w:author="nidal saleh" w:date="2025-06-10T22:39:00Z">
        <w:r w:rsidR="00D54A74" w:rsidRPr="0068499A">
          <w:rPr>
            <w:sz w:val="32"/>
            <w:szCs w:val="32"/>
            <w:rPrChange w:id="3464" w:author="nidal saleh" w:date="2025-06-14T11:45:00Z">
              <w:rPr/>
            </w:rPrChange>
          </w:rPr>
          <w:t xml:space="preserve"> </w:t>
        </w:r>
        <w:r w:rsidR="00D54A74" w:rsidRPr="0068499A">
          <w:rPr>
            <w:sz w:val="32"/>
            <w:szCs w:val="32"/>
            <w:rtl/>
            <w:rPrChange w:id="3465" w:author="nidal saleh" w:date="2025-06-14T11:45:00Z">
              <w:rPr>
                <w:rtl/>
              </w:rPr>
            </w:rPrChange>
          </w:rPr>
          <w:t>.</w:t>
        </w:r>
      </w:ins>
    </w:p>
    <w:p w14:paraId="7346E082" w14:textId="3E0CB113" w:rsidR="001E2A49" w:rsidRPr="0068499A" w:rsidRDefault="001E2A49">
      <w:pPr>
        <w:numPr>
          <w:ilvl w:val="1"/>
          <w:numId w:val="53"/>
        </w:numPr>
        <w:bidi/>
        <w:spacing w:before="100" w:beforeAutospacing="1" w:after="100" w:afterAutospacing="1" w:line="240" w:lineRule="auto"/>
        <w:rPr>
          <w:ins w:id="3466" w:author="nidal saleh" w:date="2025-06-09T13:20:00Z"/>
          <w:sz w:val="32"/>
          <w:szCs w:val="32"/>
          <w:rPrChange w:id="3467" w:author="nidal saleh" w:date="2025-06-14T11:45:00Z">
            <w:rPr>
              <w:ins w:id="3468" w:author="nidal saleh" w:date="2025-06-09T13:20:00Z"/>
            </w:rPr>
          </w:rPrChange>
        </w:rPr>
        <w:pPrChange w:id="3469" w:author="nidal saleh" w:date="2025-06-09T13:20:00Z">
          <w:pPr>
            <w:numPr>
              <w:ilvl w:val="1"/>
              <w:numId w:val="53"/>
            </w:numPr>
            <w:tabs>
              <w:tab w:val="num" w:pos="1440"/>
            </w:tabs>
            <w:spacing w:before="100" w:beforeAutospacing="1" w:after="100" w:afterAutospacing="1" w:line="240" w:lineRule="auto"/>
            <w:ind w:left="1440" w:hanging="360"/>
          </w:pPr>
        </w:pPrChange>
      </w:pPr>
      <w:ins w:id="3470" w:author="nidal saleh" w:date="2025-06-09T13:20:00Z">
        <w:r w:rsidRPr="0068499A">
          <w:rPr>
            <w:sz w:val="32"/>
            <w:szCs w:val="32"/>
            <w:rtl/>
            <w:rPrChange w:id="3471" w:author="nidal saleh" w:date="2025-06-14T11:45:00Z">
              <w:rPr>
                <w:rtl/>
              </w:rPr>
            </w:rPrChange>
          </w:rPr>
          <w:t>إشعارات عبر البريد الإلكتروني</w:t>
        </w:r>
        <w:r w:rsidRPr="0068499A">
          <w:rPr>
            <w:sz w:val="32"/>
            <w:szCs w:val="32"/>
            <w:rPrChange w:id="3472" w:author="nidal saleh" w:date="2025-06-14T11:45:00Z">
              <w:rPr/>
            </w:rPrChange>
          </w:rPr>
          <w:t xml:space="preserve"> (</w:t>
        </w:r>
        <w:proofErr w:type="spellStart"/>
        <w:r w:rsidRPr="0068499A">
          <w:rPr>
            <w:sz w:val="32"/>
            <w:szCs w:val="32"/>
            <w:rPrChange w:id="3473" w:author="nidal saleh" w:date="2025-06-14T11:45:00Z">
              <w:rPr/>
            </w:rPrChange>
          </w:rPr>
          <w:t>smtplib</w:t>
        </w:r>
        <w:proofErr w:type="spellEnd"/>
        <w:r w:rsidRPr="0068499A">
          <w:rPr>
            <w:sz w:val="32"/>
            <w:szCs w:val="32"/>
            <w:rPrChange w:id="3474" w:author="nidal saleh" w:date="2025-06-14T11:45:00Z">
              <w:rPr/>
            </w:rPrChange>
          </w:rPr>
          <w:t xml:space="preserve">) </w:t>
        </w:r>
        <w:proofErr w:type="spellStart"/>
        <w:r w:rsidRPr="0068499A">
          <w:rPr>
            <w:sz w:val="32"/>
            <w:szCs w:val="32"/>
            <w:rtl/>
            <w:rPrChange w:id="3475" w:author="nidal saleh" w:date="2025-06-14T11:45:00Z">
              <w:rPr>
                <w:rtl/>
              </w:rPr>
            </w:rPrChange>
          </w:rPr>
          <w:t>وتيليجرام</w:t>
        </w:r>
      </w:ins>
      <w:proofErr w:type="spellEnd"/>
      <w:ins w:id="3476" w:author="nidal saleh" w:date="2025-06-10T22:39:00Z">
        <w:r w:rsidR="00D54A74" w:rsidRPr="0068499A">
          <w:rPr>
            <w:sz w:val="32"/>
            <w:szCs w:val="32"/>
            <w:rtl/>
            <w:lang w:bidi="ar-SY"/>
            <w:rPrChange w:id="3477" w:author="nidal saleh" w:date="2025-06-14T11:45:00Z">
              <w:rPr>
                <w:rtl/>
                <w:lang w:bidi="ar-SY"/>
              </w:rPr>
            </w:rPrChange>
          </w:rPr>
          <w:t xml:space="preserve"> </w:t>
        </w:r>
      </w:ins>
      <w:ins w:id="3478" w:author="nidal saleh" w:date="2025-06-09T13:20:00Z">
        <w:r w:rsidRPr="0068499A">
          <w:rPr>
            <w:sz w:val="32"/>
            <w:szCs w:val="32"/>
            <w:rPrChange w:id="3479" w:author="nidal saleh" w:date="2025-06-14T11:45:00Z">
              <w:rPr/>
            </w:rPrChange>
          </w:rPr>
          <w:t xml:space="preserve"> </w:t>
        </w:r>
      </w:ins>
      <w:ins w:id="3480" w:author="nidal saleh" w:date="2025-06-10T22:39:00Z">
        <w:r w:rsidR="00D54A74" w:rsidRPr="0068499A">
          <w:rPr>
            <w:sz w:val="32"/>
            <w:szCs w:val="32"/>
            <w:rPrChange w:id="3481" w:author="nidal saleh" w:date="2025-06-14T11:45:00Z">
              <w:rPr/>
            </w:rPrChange>
          </w:rPr>
          <w:t>.</w:t>
        </w:r>
      </w:ins>
      <w:ins w:id="3482" w:author="nidal saleh" w:date="2025-06-09T13:20:00Z">
        <w:r w:rsidRPr="0068499A">
          <w:rPr>
            <w:sz w:val="32"/>
            <w:szCs w:val="32"/>
            <w:rPrChange w:id="3483" w:author="nidal saleh" w:date="2025-06-14T11:45:00Z">
              <w:rPr/>
            </w:rPrChange>
          </w:rPr>
          <w:t>(API)</w:t>
        </w:r>
      </w:ins>
    </w:p>
    <w:p w14:paraId="011FD8F6" w14:textId="3878498E" w:rsidR="001E2A49" w:rsidRPr="0068499A" w:rsidRDefault="001E2A49">
      <w:pPr>
        <w:numPr>
          <w:ilvl w:val="1"/>
          <w:numId w:val="53"/>
        </w:numPr>
        <w:bidi/>
        <w:spacing w:before="100" w:beforeAutospacing="1" w:after="100" w:afterAutospacing="1" w:line="240" w:lineRule="auto"/>
        <w:rPr>
          <w:ins w:id="3484" w:author="nidal saleh" w:date="2025-06-09T13:20:00Z"/>
          <w:sz w:val="32"/>
          <w:szCs w:val="32"/>
          <w:rPrChange w:id="3485" w:author="nidal saleh" w:date="2025-06-14T11:45:00Z">
            <w:rPr>
              <w:ins w:id="3486" w:author="nidal saleh" w:date="2025-06-09T13:20:00Z"/>
            </w:rPr>
          </w:rPrChange>
        </w:rPr>
        <w:pPrChange w:id="3487" w:author="nidal saleh" w:date="2025-06-09T13:20:00Z">
          <w:pPr>
            <w:numPr>
              <w:ilvl w:val="1"/>
              <w:numId w:val="53"/>
            </w:numPr>
            <w:tabs>
              <w:tab w:val="num" w:pos="1440"/>
            </w:tabs>
            <w:spacing w:before="100" w:beforeAutospacing="1" w:after="100" w:afterAutospacing="1" w:line="240" w:lineRule="auto"/>
            <w:ind w:left="1440" w:hanging="360"/>
          </w:pPr>
        </w:pPrChange>
      </w:pPr>
      <w:ins w:id="3488" w:author="nidal saleh" w:date="2025-06-09T13:20:00Z">
        <w:r w:rsidRPr="0068499A">
          <w:rPr>
            <w:sz w:val="32"/>
            <w:szCs w:val="32"/>
            <w:rtl/>
            <w:rPrChange w:id="3489" w:author="nidal saleh" w:date="2025-06-14T11:45:00Z">
              <w:rPr>
                <w:rtl/>
              </w:rPr>
            </w:rPrChange>
          </w:rPr>
          <w:t>واجهة مستخدم رسومية</w:t>
        </w:r>
        <w:r w:rsidRPr="0068499A">
          <w:rPr>
            <w:sz w:val="32"/>
            <w:szCs w:val="32"/>
            <w:rPrChange w:id="3490" w:author="nidal saleh" w:date="2025-06-14T11:45:00Z">
              <w:rPr/>
            </w:rPrChange>
          </w:rPr>
          <w:t xml:space="preserve"> </w:t>
        </w:r>
      </w:ins>
      <w:ins w:id="3491" w:author="nidal saleh" w:date="2025-06-10T22:40:00Z">
        <w:r w:rsidR="00D54A74" w:rsidRPr="0068499A">
          <w:rPr>
            <w:sz w:val="32"/>
            <w:szCs w:val="32"/>
            <w:rPrChange w:id="3492" w:author="nidal saleh" w:date="2025-06-14T11:45:00Z">
              <w:rPr/>
            </w:rPrChange>
          </w:rPr>
          <w:t>.</w:t>
        </w:r>
      </w:ins>
      <w:ins w:id="3493" w:author="nidal saleh" w:date="2025-06-09T13:20:00Z">
        <w:r w:rsidRPr="0068499A">
          <w:rPr>
            <w:sz w:val="32"/>
            <w:szCs w:val="32"/>
            <w:rPrChange w:id="3494" w:author="nidal saleh" w:date="2025-06-14T11:45:00Z">
              <w:rPr/>
            </w:rPrChange>
          </w:rPr>
          <w:t>(</w:t>
        </w:r>
        <w:proofErr w:type="spellStart"/>
        <w:r w:rsidRPr="0068499A">
          <w:rPr>
            <w:sz w:val="32"/>
            <w:szCs w:val="32"/>
            <w:rPrChange w:id="3495" w:author="nidal saleh" w:date="2025-06-14T11:45:00Z">
              <w:rPr/>
            </w:rPrChange>
          </w:rPr>
          <w:t>tkinter</w:t>
        </w:r>
        <w:proofErr w:type="spellEnd"/>
        <w:r w:rsidRPr="0068499A">
          <w:rPr>
            <w:sz w:val="32"/>
            <w:szCs w:val="32"/>
            <w:rPrChange w:id="3496" w:author="nidal saleh" w:date="2025-06-14T11:45:00Z">
              <w:rPr/>
            </w:rPrChange>
          </w:rPr>
          <w:t>)</w:t>
        </w:r>
      </w:ins>
    </w:p>
    <w:p w14:paraId="3DD3010D" w14:textId="77777777" w:rsidR="001E2A49" w:rsidRPr="0068499A" w:rsidRDefault="001E2A49">
      <w:pPr>
        <w:numPr>
          <w:ilvl w:val="0"/>
          <w:numId w:val="53"/>
        </w:numPr>
        <w:bidi/>
        <w:spacing w:before="100" w:beforeAutospacing="1" w:after="100" w:afterAutospacing="1" w:line="240" w:lineRule="auto"/>
        <w:rPr>
          <w:ins w:id="3497" w:author="nidal saleh" w:date="2025-06-09T13:20:00Z"/>
          <w:sz w:val="32"/>
          <w:szCs w:val="32"/>
          <w:rPrChange w:id="3498" w:author="nidal saleh" w:date="2025-06-14T11:45:00Z">
            <w:rPr>
              <w:ins w:id="3499" w:author="nidal saleh" w:date="2025-06-09T13:20:00Z"/>
            </w:rPr>
          </w:rPrChange>
        </w:rPr>
        <w:pPrChange w:id="3500" w:author="nidal saleh" w:date="2025-06-09T13:20:00Z">
          <w:pPr>
            <w:numPr>
              <w:numId w:val="53"/>
            </w:numPr>
            <w:tabs>
              <w:tab w:val="num" w:pos="720"/>
            </w:tabs>
            <w:spacing w:before="100" w:beforeAutospacing="1" w:after="100" w:afterAutospacing="1" w:line="240" w:lineRule="auto"/>
            <w:ind w:left="720" w:hanging="360"/>
          </w:pPr>
        </w:pPrChange>
      </w:pPr>
      <w:ins w:id="3501" w:author="nidal saleh" w:date="2025-06-09T13:20:00Z">
        <w:r w:rsidRPr="0068499A">
          <w:rPr>
            <w:rStyle w:val="Strong"/>
            <w:sz w:val="32"/>
            <w:szCs w:val="32"/>
            <w:rtl/>
            <w:rPrChange w:id="3502" w:author="nidal saleh" w:date="2025-06-14T11:45:00Z">
              <w:rPr>
                <w:rStyle w:val="Strong"/>
                <w:rtl/>
              </w:rPr>
            </w:rPrChange>
          </w:rPr>
          <w:t>وحدة التخزين</w:t>
        </w:r>
        <w:r w:rsidRPr="0068499A">
          <w:rPr>
            <w:sz w:val="32"/>
            <w:szCs w:val="32"/>
            <w:rPrChange w:id="3503" w:author="nidal saleh" w:date="2025-06-14T11:45:00Z">
              <w:rPr/>
            </w:rPrChange>
          </w:rPr>
          <w:t xml:space="preserve">: </w:t>
        </w:r>
      </w:ins>
    </w:p>
    <w:p w14:paraId="62DC2597" w14:textId="77777777" w:rsidR="001E2A49" w:rsidRPr="0068499A" w:rsidRDefault="001E2A49">
      <w:pPr>
        <w:numPr>
          <w:ilvl w:val="1"/>
          <w:numId w:val="53"/>
        </w:numPr>
        <w:bidi/>
        <w:spacing w:before="100" w:beforeAutospacing="1" w:after="100" w:afterAutospacing="1" w:line="240" w:lineRule="auto"/>
        <w:rPr>
          <w:ins w:id="3504" w:author="nidal saleh" w:date="2025-06-09T13:20:00Z"/>
          <w:sz w:val="32"/>
          <w:szCs w:val="32"/>
          <w:rPrChange w:id="3505" w:author="nidal saleh" w:date="2025-06-14T11:45:00Z">
            <w:rPr>
              <w:ins w:id="3506" w:author="nidal saleh" w:date="2025-06-09T13:20:00Z"/>
            </w:rPr>
          </w:rPrChange>
        </w:rPr>
        <w:pPrChange w:id="3507" w:author="nidal saleh" w:date="2025-06-09T13:20:00Z">
          <w:pPr>
            <w:numPr>
              <w:ilvl w:val="1"/>
              <w:numId w:val="53"/>
            </w:numPr>
            <w:tabs>
              <w:tab w:val="num" w:pos="1440"/>
            </w:tabs>
            <w:spacing w:before="100" w:beforeAutospacing="1" w:after="100" w:afterAutospacing="1" w:line="240" w:lineRule="auto"/>
            <w:ind w:left="1440" w:hanging="360"/>
          </w:pPr>
        </w:pPrChange>
      </w:pPr>
      <w:ins w:id="3508" w:author="nidal saleh" w:date="2025-06-09T13:20:00Z">
        <w:r w:rsidRPr="0068499A">
          <w:rPr>
            <w:sz w:val="32"/>
            <w:szCs w:val="32"/>
            <w:rtl/>
            <w:rPrChange w:id="3509" w:author="nidal saleh" w:date="2025-06-14T11:45:00Z">
              <w:rPr>
                <w:rtl/>
              </w:rPr>
            </w:rPrChange>
          </w:rPr>
          <w:t>قاعدة بيانات</w:t>
        </w:r>
        <w:r w:rsidRPr="0068499A">
          <w:rPr>
            <w:sz w:val="32"/>
            <w:szCs w:val="32"/>
            <w:rPrChange w:id="3510" w:author="nidal saleh" w:date="2025-06-14T11:45:00Z">
              <w:rPr/>
            </w:rPrChange>
          </w:rPr>
          <w:t xml:space="preserve"> SQLite </w:t>
        </w:r>
        <w:r w:rsidRPr="0068499A">
          <w:rPr>
            <w:sz w:val="32"/>
            <w:szCs w:val="32"/>
            <w:rtl/>
            <w:rPrChange w:id="3511" w:author="nidal saleh" w:date="2025-06-14T11:45:00Z">
              <w:rPr>
                <w:rtl/>
              </w:rPr>
            </w:rPrChange>
          </w:rPr>
          <w:t>لتخزين سجلات التشتت</w:t>
        </w:r>
        <w:r w:rsidRPr="0068499A">
          <w:rPr>
            <w:sz w:val="32"/>
            <w:szCs w:val="32"/>
            <w:rPrChange w:id="3512" w:author="nidal saleh" w:date="2025-06-14T11:45:00Z">
              <w:rPr/>
            </w:rPrChange>
          </w:rPr>
          <w:t>.</w:t>
        </w:r>
      </w:ins>
    </w:p>
    <w:p w14:paraId="329AFD4E" w14:textId="77777777" w:rsidR="001E2A49" w:rsidRPr="0068499A" w:rsidRDefault="001E2A49">
      <w:pPr>
        <w:numPr>
          <w:ilvl w:val="0"/>
          <w:numId w:val="53"/>
        </w:numPr>
        <w:bidi/>
        <w:spacing w:before="100" w:beforeAutospacing="1" w:after="100" w:afterAutospacing="1" w:line="240" w:lineRule="auto"/>
        <w:rPr>
          <w:ins w:id="3513" w:author="nidal saleh" w:date="2025-06-09T13:20:00Z"/>
          <w:sz w:val="32"/>
          <w:szCs w:val="32"/>
          <w:rPrChange w:id="3514" w:author="nidal saleh" w:date="2025-06-14T11:45:00Z">
            <w:rPr>
              <w:ins w:id="3515" w:author="nidal saleh" w:date="2025-06-09T13:20:00Z"/>
            </w:rPr>
          </w:rPrChange>
        </w:rPr>
        <w:pPrChange w:id="3516" w:author="nidal saleh" w:date="2025-06-09T13:20:00Z">
          <w:pPr>
            <w:numPr>
              <w:numId w:val="53"/>
            </w:numPr>
            <w:tabs>
              <w:tab w:val="num" w:pos="720"/>
            </w:tabs>
            <w:spacing w:before="100" w:beforeAutospacing="1" w:after="100" w:afterAutospacing="1" w:line="240" w:lineRule="auto"/>
            <w:ind w:left="720" w:hanging="360"/>
          </w:pPr>
        </w:pPrChange>
      </w:pPr>
      <w:ins w:id="3517" w:author="nidal saleh" w:date="2025-06-09T13:20:00Z">
        <w:r w:rsidRPr="0068499A">
          <w:rPr>
            <w:rStyle w:val="Strong"/>
            <w:sz w:val="32"/>
            <w:szCs w:val="32"/>
            <w:rtl/>
            <w:rPrChange w:id="3518" w:author="nidal saleh" w:date="2025-06-14T11:45:00Z">
              <w:rPr>
                <w:rStyle w:val="Strong"/>
                <w:rtl/>
              </w:rPr>
            </w:rPrChange>
          </w:rPr>
          <w:t>وحدة التقارير</w:t>
        </w:r>
        <w:r w:rsidRPr="0068499A">
          <w:rPr>
            <w:sz w:val="32"/>
            <w:szCs w:val="32"/>
            <w:rPrChange w:id="3519" w:author="nidal saleh" w:date="2025-06-14T11:45:00Z">
              <w:rPr/>
            </w:rPrChange>
          </w:rPr>
          <w:t xml:space="preserve">: </w:t>
        </w:r>
      </w:ins>
    </w:p>
    <w:p w14:paraId="7EF45EF1" w14:textId="1A904A3B" w:rsidR="001E2A49" w:rsidRPr="0068499A" w:rsidRDefault="001E2A49">
      <w:pPr>
        <w:numPr>
          <w:ilvl w:val="1"/>
          <w:numId w:val="53"/>
        </w:numPr>
        <w:bidi/>
        <w:spacing w:before="100" w:beforeAutospacing="1" w:after="100" w:afterAutospacing="1" w:line="240" w:lineRule="auto"/>
        <w:rPr>
          <w:ins w:id="3520" w:author="nidal saleh" w:date="2025-06-09T13:20:00Z"/>
          <w:sz w:val="32"/>
          <w:szCs w:val="32"/>
          <w:rPrChange w:id="3521" w:author="nidal saleh" w:date="2025-06-14T11:45:00Z">
            <w:rPr>
              <w:ins w:id="3522" w:author="nidal saleh" w:date="2025-06-09T13:20:00Z"/>
            </w:rPr>
          </w:rPrChange>
        </w:rPr>
        <w:pPrChange w:id="3523" w:author="nidal saleh" w:date="2025-06-09T13:20:00Z">
          <w:pPr>
            <w:numPr>
              <w:ilvl w:val="1"/>
              <w:numId w:val="53"/>
            </w:numPr>
            <w:tabs>
              <w:tab w:val="num" w:pos="1440"/>
            </w:tabs>
            <w:spacing w:before="100" w:beforeAutospacing="1" w:after="100" w:afterAutospacing="1" w:line="240" w:lineRule="auto"/>
            <w:ind w:left="1440" w:hanging="360"/>
          </w:pPr>
        </w:pPrChange>
      </w:pPr>
      <w:ins w:id="3524" w:author="nidal saleh" w:date="2025-06-09T13:20:00Z">
        <w:r w:rsidRPr="0068499A">
          <w:rPr>
            <w:sz w:val="32"/>
            <w:szCs w:val="32"/>
            <w:rtl/>
            <w:rPrChange w:id="3525" w:author="nidal saleh" w:date="2025-06-14T11:45:00Z">
              <w:rPr>
                <w:rtl/>
              </w:rPr>
            </w:rPrChange>
          </w:rPr>
          <w:t>إنشاء تقارير نصية و</w:t>
        </w:r>
      </w:ins>
      <w:ins w:id="3526" w:author="nidal saleh" w:date="2025-06-13T21:36:00Z">
        <w:r w:rsidR="00AA36F9" w:rsidRPr="0068499A">
          <w:rPr>
            <w:sz w:val="32"/>
            <w:szCs w:val="32"/>
            <w:rPrChange w:id="3527" w:author="nidal saleh" w:date="2025-06-14T11:45:00Z">
              <w:rPr/>
            </w:rPrChange>
          </w:rPr>
          <w:t xml:space="preserve"> </w:t>
        </w:r>
      </w:ins>
      <w:ins w:id="3528" w:author="nidal saleh" w:date="2025-06-09T13:20:00Z">
        <w:r w:rsidRPr="0068499A">
          <w:rPr>
            <w:sz w:val="32"/>
            <w:szCs w:val="32"/>
            <w:rPrChange w:id="3529" w:author="nidal saleh" w:date="2025-06-14T11:45:00Z">
              <w:rPr/>
            </w:rPrChange>
          </w:rPr>
          <w:t xml:space="preserve">PDF </w:t>
        </w:r>
        <w:r w:rsidRPr="0068499A">
          <w:rPr>
            <w:sz w:val="32"/>
            <w:szCs w:val="32"/>
            <w:rtl/>
            <w:rPrChange w:id="3530" w:author="nidal saleh" w:date="2025-06-14T11:45:00Z">
              <w:rPr>
                <w:rtl/>
              </w:rPr>
            </w:rPrChange>
          </w:rPr>
          <w:t>باستخدام</w:t>
        </w:r>
        <w:r w:rsidRPr="0068499A">
          <w:rPr>
            <w:sz w:val="32"/>
            <w:szCs w:val="32"/>
            <w:rPrChange w:id="3531" w:author="nidal saleh" w:date="2025-06-14T11:45:00Z">
              <w:rPr/>
            </w:rPrChange>
          </w:rPr>
          <w:t xml:space="preserve"> </w:t>
        </w:r>
      </w:ins>
      <w:ins w:id="3532" w:author="nidal saleh" w:date="2025-06-13T21:36:00Z">
        <w:r w:rsidR="00AA36F9" w:rsidRPr="0068499A">
          <w:rPr>
            <w:sz w:val="32"/>
            <w:szCs w:val="32"/>
            <w:rPrChange w:id="3533" w:author="nidal saleh" w:date="2025-06-14T11:45:00Z">
              <w:rPr/>
            </w:rPrChange>
          </w:rPr>
          <w:t>.</w:t>
        </w:r>
      </w:ins>
      <w:proofErr w:type="spellStart"/>
      <w:ins w:id="3534" w:author="nidal saleh" w:date="2025-06-09T13:20:00Z">
        <w:r w:rsidRPr="0068499A">
          <w:rPr>
            <w:sz w:val="32"/>
            <w:szCs w:val="32"/>
            <w:rPrChange w:id="3535" w:author="nidal saleh" w:date="2025-06-14T11:45:00Z">
              <w:rPr/>
            </w:rPrChange>
          </w:rPr>
          <w:t>reportlab</w:t>
        </w:r>
      </w:ins>
      <w:proofErr w:type="spellEnd"/>
      <w:ins w:id="3536" w:author="nidal saleh" w:date="2025-06-13T21:36:00Z">
        <w:r w:rsidR="00AA36F9" w:rsidRPr="0068499A">
          <w:rPr>
            <w:sz w:val="32"/>
            <w:szCs w:val="32"/>
            <w:rPrChange w:id="3537" w:author="nidal saleh" w:date="2025-06-14T11:45:00Z">
              <w:rPr/>
            </w:rPrChange>
          </w:rPr>
          <w:t xml:space="preserve"> </w:t>
        </w:r>
      </w:ins>
    </w:p>
    <w:p w14:paraId="7FEB39EF" w14:textId="26A8ADFA" w:rsidR="001E2A49" w:rsidRPr="0068499A" w:rsidRDefault="001E2A49">
      <w:pPr>
        <w:numPr>
          <w:ilvl w:val="1"/>
          <w:numId w:val="53"/>
        </w:numPr>
        <w:bidi/>
        <w:spacing w:before="100" w:beforeAutospacing="1" w:after="100" w:afterAutospacing="1" w:line="240" w:lineRule="auto"/>
        <w:rPr>
          <w:ins w:id="3538" w:author="nidal saleh" w:date="2025-06-09T13:20:00Z"/>
          <w:sz w:val="32"/>
          <w:szCs w:val="32"/>
          <w:rPrChange w:id="3539" w:author="nidal saleh" w:date="2025-06-14T11:45:00Z">
            <w:rPr>
              <w:ins w:id="3540" w:author="nidal saleh" w:date="2025-06-09T13:20:00Z"/>
            </w:rPr>
          </w:rPrChange>
        </w:rPr>
        <w:pPrChange w:id="3541" w:author="nidal saleh" w:date="2025-06-09T13:20:00Z">
          <w:pPr>
            <w:numPr>
              <w:ilvl w:val="1"/>
              <w:numId w:val="53"/>
            </w:numPr>
            <w:tabs>
              <w:tab w:val="num" w:pos="1440"/>
            </w:tabs>
            <w:spacing w:before="100" w:beforeAutospacing="1" w:after="100" w:afterAutospacing="1" w:line="240" w:lineRule="auto"/>
            <w:ind w:left="1440" w:hanging="360"/>
          </w:pPr>
        </w:pPrChange>
      </w:pPr>
      <w:ins w:id="3542" w:author="nidal saleh" w:date="2025-06-09T13:20:00Z">
        <w:r w:rsidRPr="0068499A">
          <w:rPr>
            <w:sz w:val="32"/>
            <w:szCs w:val="32"/>
            <w:rtl/>
            <w:rPrChange w:id="3543" w:author="nidal saleh" w:date="2025-06-14T11:45:00Z">
              <w:rPr>
                <w:rtl/>
              </w:rPr>
            </w:rPrChange>
          </w:rPr>
          <w:t>جدولة التقارير باستخدام</w:t>
        </w:r>
        <w:r w:rsidRPr="0068499A">
          <w:rPr>
            <w:sz w:val="32"/>
            <w:szCs w:val="32"/>
            <w:rPrChange w:id="3544" w:author="nidal saleh" w:date="2025-06-14T11:45:00Z">
              <w:rPr/>
            </w:rPrChange>
          </w:rPr>
          <w:t xml:space="preserve"> </w:t>
        </w:r>
      </w:ins>
      <w:ins w:id="3545" w:author="nidal saleh" w:date="2025-06-13T21:36:00Z">
        <w:r w:rsidR="00AA36F9" w:rsidRPr="0068499A">
          <w:rPr>
            <w:sz w:val="32"/>
            <w:szCs w:val="32"/>
            <w:rPrChange w:id="3546" w:author="nidal saleh" w:date="2025-06-14T11:45:00Z">
              <w:rPr/>
            </w:rPrChange>
          </w:rPr>
          <w:t>.</w:t>
        </w:r>
      </w:ins>
      <w:ins w:id="3547" w:author="nidal saleh" w:date="2025-06-09T13:20:00Z">
        <w:r w:rsidRPr="0068499A">
          <w:rPr>
            <w:sz w:val="32"/>
            <w:szCs w:val="32"/>
            <w:rPrChange w:id="3548" w:author="nidal saleh" w:date="2025-06-14T11:45:00Z">
              <w:rPr/>
            </w:rPrChange>
          </w:rPr>
          <w:t>threading</w:t>
        </w:r>
      </w:ins>
      <w:ins w:id="3549" w:author="nidal saleh" w:date="2025-06-13T21:36:00Z">
        <w:r w:rsidR="00AA36F9" w:rsidRPr="0068499A">
          <w:rPr>
            <w:sz w:val="32"/>
            <w:szCs w:val="32"/>
            <w:rPrChange w:id="3550" w:author="nidal saleh" w:date="2025-06-14T11:45:00Z">
              <w:rPr/>
            </w:rPrChange>
          </w:rPr>
          <w:t xml:space="preserve"> </w:t>
        </w:r>
      </w:ins>
    </w:p>
    <w:p w14:paraId="789BCC0B" w14:textId="64734222" w:rsidR="001E2A49" w:rsidRPr="0068499A" w:rsidRDefault="001E2A49">
      <w:pPr>
        <w:pStyle w:val="NormalWeb"/>
        <w:bidi/>
        <w:rPr>
          <w:ins w:id="3551" w:author="nidal saleh" w:date="2025-06-09T13:20:00Z"/>
          <w:sz w:val="32"/>
          <w:szCs w:val="32"/>
          <w:rPrChange w:id="3552" w:author="nidal saleh" w:date="2025-06-14T11:45:00Z">
            <w:rPr>
              <w:ins w:id="3553" w:author="nidal saleh" w:date="2025-06-09T13:20:00Z"/>
            </w:rPr>
          </w:rPrChange>
        </w:rPr>
        <w:pPrChange w:id="3554" w:author="nidal saleh" w:date="2025-06-14T11:45:00Z">
          <w:pPr>
            <w:pStyle w:val="NormalWeb"/>
          </w:pPr>
        </w:pPrChange>
      </w:pPr>
      <w:ins w:id="3555" w:author="nidal saleh" w:date="2025-06-09T13:20:00Z">
        <w:r w:rsidRPr="0068499A">
          <w:rPr>
            <w:sz w:val="32"/>
            <w:szCs w:val="32"/>
            <w:rtl/>
            <w:rPrChange w:id="3556" w:author="nidal saleh" w:date="2025-06-14T11:45:00Z">
              <w:rPr>
                <w:rtl/>
              </w:rPr>
            </w:rPrChange>
          </w:rPr>
          <w:lastRenderedPageBreak/>
          <w:t>يتم تنظيم هذه المكونات في بنية معيارية، حيث يتم فصل كل وحدة لتسهيل الصيانة والتطوير المستقبلي. تتفاعل المكونات عبر واجهات محددة، مثل استدعاءات الدوال في</w:t>
        </w:r>
        <w:r w:rsidRPr="0068499A">
          <w:rPr>
            <w:sz w:val="32"/>
            <w:szCs w:val="32"/>
            <w:rPrChange w:id="3557" w:author="nidal saleh" w:date="2025-06-14T11:45:00Z">
              <w:rPr/>
            </w:rPrChange>
          </w:rPr>
          <w:t xml:space="preserve"> Python</w:t>
        </w:r>
        <w:r w:rsidRPr="0068499A">
          <w:rPr>
            <w:sz w:val="32"/>
            <w:szCs w:val="32"/>
            <w:rtl/>
            <w:rPrChange w:id="3558" w:author="nidal saleh" w:date="2025-06-14T11:45:00Z">
              <w:rPr>
                <w:rtl/>
              </w:rPr>
            </w:rPrChange>
          </w:rPr>
          <w:t>، مما يضمن مرونة النظام</w:t>
        </w:r>
        <w:r w:rsidRPr="0068499A">
          <w:rPr>
            <w:sz w:val="32"/>
            <w:szCs w:val="32"/>
            <w:rPrChange w:id="3559" w:author="nidal saleh" w:date="2025-06-14T11:45:00Z">
              <w:rPr/>
            </w:rPrChange>
          </w:rPr>
          <w:t>.</w:t>
        </w:r>
      </w:ins>
    </w:p>
    <w:p w14:paraId="10DBB3C5" w14:textId="00F7C802" w:rsidR="00233432" w:rsidRPr="00BA1C4E" w:rsidDel="001E2A49" w:rsidRDefault="00080BB0" w:rsidP="00A0707A">
      <w:pPr>
        <w:pStyle w:val="NormalWeb"/>
        <w:bidi/>
        <w:rPr>
          <w:del w:id="3560" w:author="nidal saleh" w:date="2025-06-09T13:20:00Z"/>
          <w:sz w:val="32"/>
          <w:szCs w:val="32"/>
          <w:rPrChange w:id="3561" w:author="nidal saleh" w:date="2025-06-14T12:08:00Z">
            <w:rPr>
              <w:del w:id="3562" w:author="nidal saleh" w:date="2025-06-09T13:20:00Z"/>
            </w:rPr>
          </w:rPrChange>
        </w:rPr>
      </w:pPr>
      <w:ins w:id="3563" w:author="nidal saleh" w:date="2025-06-26T15:55:00Z">
        <w:r>
          <w:rPr>
            <w:rFonts w:hint="cs"/>
            <w:sz w:val="32"/>
            <w:szCs w:val="32"/>
            <w:rtl/>
          </w:rPr>
          <w:t xml:space="preserve">4.3 </w:t>
        </w:r>
      </w:ins>
      <w:del w:id="3564" w:author="nidal saleh" w:date="2025-06-09T13:20:00Z">
        <w:r w:rsidR="00233432" w:rsidRPr="00BA1C4E" w:rsidDel="001E2A49">
          <w:rPr>
            <w:sz w:val="32"/>
            <w:szCs w:val="32"/>
            <w:rtl/>
            <w:rPrChange w:id="3565" w:author="nidal saleh" w:date="2025-06-14T12:08:00Z">
              <w:rPr>
                <w:rtl/>
              </w:rPr>
            </w:rPrChange>
          </w:rPr>
          <w:delText>طريقة تنظيم مكونات النظام</w:delText>
        </w:r>
      </w:del>
    </w:p>
    <w:p w14:paraId="4A98E3CB" w14:textId="77777777" w:rsidR="001E2A49" w:rsidRPr="00325857" w:rsidRDefault="001E2A49">
      <w:pPr>
        <w:pStyle w:val="Heading2"/>
        <w:bidi/>
        <w:rPr>
          <w:ins w:id="3566" w:author="nidal saleh" w:date="2025-06-09T13:25:00Z"/>
          <w:sz w:val="32"/>
          <w:szCs w:val="32"/>
          <w:rPrChange w:id="3567" w:author="nidal saleh" w:date="2025-06-26T15:18:00Z">
            <w:rPr>
              <w:ins w:id="3568" w:author="nidal saleh" w:date="2025-06-09T13:25:00Z"/>
            </w:rPr>
          </w:rPrChange>
        </w:rPr>
        <w:pPrChange w:id="3569" w:author="nidal saleh" w:date="2025-06-26T15:18:00Z">
          <w:pPr>
            <w:pStyle w:val="Heading4"/>
          </w:pPr>
        </w:pPrChange>
      </w:pPr>
      <w:ins w:id="3570" w:author="nidal saleh" w:date="2025-06-09T13:25:00Z">
        <w:r w:rsidRPr="00325857">
          <w:rPr>
            <w:sz w:val="32"/>
            <w:szCs w:val="32"/>
            <w:rtl/>
            <w:rPrChange w:id="3571" w:author="nidal saleh" w:date="2025-06-26T15:18:00Z">
              <w:rPr>
                <w:i w:val="0"/>
                <w:iCs w:val="0"/>
                <w:rtl/>
              </w:rPr>
            </w:rPrChange>
          </w:rPr>
          <w:t>تحليل حالات الاستخدام</w:t>
        </w:r>
        <w:r w:rsidRPr="00325857">
          <w:rPr>
            <w:sz w:val="32"/>
            <w:szCs w:val="32"/>
            <w:rPrChange w:id="3572" w:author="nidal saleh" w:date="2025-06-26T15:18:00Z">
              <w:rPr>
                <w:i w:val="0"/>
                <w:iCs w:val="0"/>
              </w:rPr>
            </w:rPrChange>
          </w:rPr>
          <w:t xml:space="preserve"> (Use Case Analysis)</w:t>
        </w:r>
      </w:ins>
    </w:p>
    <w:p w14:paraId="6667B8FD" w14:textId="5083657A" w:rsidR="001E2A49" w:rsidRPr="00325857" w:rsidRDefault="003B3F63">
      <w:pPr>
        <w:pStyle w:val="Heading3"/>
        <w:bidi/>
        <w:rPr>
          <w:ins w:id="3573" w:author="nidal saleh" w:date="2025-06-09T13:25:00Z"/>
          <w:sz w:val="32"/>
          <w:szCs w:val="32"/>
          <w:rPrChange w:id="3574" w:author="nidal saleh" w:date="2025-06-26T15:18:00Z">
            <w:rPr>
              <w:ins w:id="3575" w:author="nidal saleh" w:date="2025-06-09T13:25:00Z"/>
            </w:rPr>
          </w:rPrChange>
        </w:rPr>
        <w:pPrChange w:id="3576" w:author="nidal saleh" w:date="2025-06-26T15:18:00Z">
          <w:pPr>
            <w:pStyle w:val="Heading5"/>
          </w:pPr>
        </w:pPrChange>
      </w:pPr>
      <w:ins w:id="3577" w:author="nidal saleh" w:date="2025-06-26T16:24:00Z">
        <w:r>
          <w:rPr>
            <w:rFonts w:hint="cs"/>
            <w:sz w:val="32"/>
            <w:szCs w:val="32"/>
            <w:rtl/>
          </w:rPr>
          <w:t xml:space="preserve">4.3.1 </w:t>
        </w:r>
      </w:ins>
      <w:ins w:id="3578" w:author="nidal saleh" w:date="2025-06-09T13:25:00Z">
        <w:r w:rsidR="001E2A49" w:rsidRPr="00325857">
          <w:rPr>
            <w:sz w:val="32"/>
            <w:szCs w:val="32"/>
            <w:rtl/>
            <w:rPrChange w:id="3579" w:author="nidal saleh" w:date="2025-06-26T15:18:00Z">
              <w:rPr>
                <w:rtl/>
              </w:rPr>
            </w:rPrChange>
          </w:rPr>
          <w:t>مقدمة مختصرة عن حالات الاستخدام</w:t>
        </w:r>
      </w:ins>
    </w:p>
    <w:p w14:paraId="34309E5F" w14:textId="618AB819" w:rsidR="001E2A49" w:rsidRPr="00A0707A" w:rsidRDefault="001E2A49">
      <w:pPr>
        <w:pStyle w:val="NormalWeb"/>
        <w:bidi/>
        <w:rPr>
          <w:ins w:id="3580" w:author="nidal saleh" w:date="2025-06-09T13:25:00Z"/>
          <w:sz w:val="32"/>
          <w:szCs w:val="32"/>
          <w:rPrChange w:id="3581" w:author="nidal saleh" w:date="2025-06-14T11:32:00Z">
            <w:rPr>
              <w:ins w:id="3582" w:author="nidal saleh" w:date="2025-06-09T13:25:00Z"/>
            </w:rPr>
          </w:rPrChange>
        </w:rPr>
        <w:pPrChange w:id="3583" w:author="nidal saleh" w:date="2025-06-09T13:25:00Z">
          <w:pPr>
            <w:pStyle w:val="NormalWeb"/>
          </w:pPr>
        </w:pPrChange>
      </w:pPr>
      <w:ins w:id="3584" w:author="nidal saleh" w:date="2025-06-09T13:25:00Z">
        <w:r w:rsidRPr="00A0707A">
          <w:rPr>
            <w:sz w:val="32"/>
            <w:szCs w:val="32"/>
            <w:rtl/>
            <w:rPrChange w:id="3585" w:author="nidal saleh" w:date="2025-06-14T11:32:00Z">
              <w:rPr>
                <w:rtl/>
              </w:rPr>
            </w:rPrChange>
          </w:rPr>
          <w:t>حالات الاستخدام تصف التفاعلات بين المستخدمين (السائق، المدير) والنظام لتحقيق أهداف محددة. تشمل الممثلين</w:t>
        </w:r>
        <w:r w:rsidRPr="00A0707A">
          <w:rPr>
            <w:sz w:val="32"/>
            <w:szCs w:val="32"/>
            <w:rPrChange w:id="3586" w:author="nidal saleh" w:date="2025-06-14T11:32:00Z">
              <w:rPr/>
            </w:rPrChange>
          </w:rPr>
          <w:t xml:space="preserve"> (Actors) </w:t>
        </w:r>
        <w:r w:rsidRPr="00A0707A">
          <w:rPr>
            <w:sz w:val="32"/>
            <w:szCs w:val="32"/>
            <w:rtl/>
            <w:rPrChange w:id="3587" w:author="nidal saleh" w:date="2025-06-14T11:32:00Z">
              <w:rPr>
                <w:rtl/>
              </w:rPr>
            </w:rPrChange>
          </w:rPr>
          <w:t>المستخدم (مدير الأسطول أو السائق) والنظام نفسه (للعمليات التلقائية). تغطي حالات الاستخدام الرئيسية اكتشاف التشتت، إصدار التنبيهات، عرض البيانات، وإنشاء التقارير</w:t>
        </w:r>
        <w:r w:rsidRPr="00A0707A">
          <w:rPr>
            <w:sz w:val="32"/>
            <w:szCs w:val="32"/>
            <w:rPrChange w:id="3588" w:author="nidal saleh" w:date="2025-06-14T11:32:00Z">
              <w:rPr/>
            </w:rPrChange>
          </w:rPr>
          <w:t>.</w:t>
        </w:r>
      </w:ins>
    </w:p>
    <w:p w14:paraId="7DBE8417" w14:textId="6D745E65" w:rsidR="000A5BE5" w:rsidRPr="003B3F63" w:rsidDel="001E2A49" w:rsidRDefault="003B3F63" w:rsidP="000A5BE5">
      <w:pPr>
        <w:pStyle w:val="NormalWeb"/>
        <w:bidi/>
        <w:rPr>
          <w:del w:id="3589" w:author="nidal saleh" w:date="2025-06-09T13:25:00Z"/>
          <w:sz w:val="32"/>
          <w:szCs w:val="32"/>
          <w:rPrChange w:id="3590" w:author="nidal saleh" w:date="2025-06-26T16:24:00Z">
            <w:rPr>
              <w:del w:id="3591" w:author="nidal saleh" w:date="2025-06-09T13:25:00Z"/>
            </w:rPr>
          </w:rPrChange>
        </w:rPr>
      </w:pPr>
      <w:ins w:id="3592" w:author="nidal saleh" w:date="2025-06-26T16:24:00Z">
        <w:r w:rsidRPr="003B3F63">
          <w:rPr>
            <w:sz w:val="32"/>
            <w:szCs w:val="32"/>
            <w:rtl/>
            <w:rPrChange w:id="3593" w:author="nidal saleh" w:date="2025-06-26T16:24:00Z">
              <w:rPr>
                <w:rtl/>
              </w:rPr>
            </w:rPrChange>
          </w:rPr>
          <w:t xml:space="preserve">4.3.2 </w:t>
        </w:r>
      </w:ins>
      <w:del w:id="3594" w:author="nidal saleh" w:date="2025-06-09T13:25:00Z">
        <w:r w:rsidR="000A5BE5" w:rsidRPr="003B3F63" w:rsidDel="001E2A49">
          <w:rPr>
            <w:sz w:val="32"/>
            <w:szCs w:val="32"/>
            <w:rtl/>
            <w:rPrChange w:id="3595" w:author="nidal saleh" w:date="2025-06-26T16:24:00Z">
              <w:rPr>
                <w:rtl/>
              </w:rPr>
            </w:rPrChange>
          </w:rPr>
          <w:delText>تحليل حالات الاستخدام</w:delText>
        </w:r>
        <w:r w:rsidR="000A5BE5" w:rsidRPr="003B3F63" w:rsidDel="001E2A49">
          <w:rPr>
            <w:sz w:val="32"/>
            <w:szCs w:val="32"/>
            <w:rPrChange w:id="3596" w:author="nidal saleh" w:date="2025-06-26T16:24:00Z">
              <w:rPr/>
            </w:rPrChange>
          </w:rPr>
          <w:delText xml:space="preserve"> (Use Case Analysis)</w:delText>
        </w:r>
      </w:del>
    </w:p>
    <w:p w14:paraId="22597FD3" w14:textId="7EE5A286" w:rsidR="000A5BE5" w:rsidDel="001E2A49" w:rsidRDefault="000A5BE5" w:rsidP="000A5BE5">
      <w:pPr>
        <w:pStyle w:val="NormalWeb"/>
        <w:numPr>
          <w:ilvl w:val="0"/>
          <w:numId w:val="21"/>
        </w:numPr>
        <w:bidi/>
        <w:rPr>
          <w:del w:id="3597" w:author="nidal saleh" w:date="2025-06-09T13:25:00Z"/>
        </w:rPr>
      </w:pPr>
      <w:del w:id="3598" w:author="nidal saleh" w:date="2025-06-09T13:25:00Z">
        <w:r w:rsidDel="001E2A49">
          <w:rPr>
            <w:rtl/>
          </w:rPr>
          <w:delText>مقدمة مختصرة عن حالات الاستخدام</w:delText>
        </w:r>
      </w:del>
    </w:p>
    <w:p w14:paraId="321E6449" w14:textId="67C85EC8" w:rsidR="001E2A49" w:rsidRDefault="001E2A49" w:rsidP="00325857">
      <w:pPr>
        <w:pStyle w:val="Heading3"/>
        <w:bidi/>
        <w:rPr>
          <w:ins w:id="3599" w:author="nidal saleh" w:date="2025-06-26T15:52:00Z"/>
          <w:sz w:val="32"/>
          <w:szCs w:val="32"/>
          <w:rtl/>
          <w:lang w:bidi="ar-SY"/>
        </w:rPr>
      </w:pPr>
      <w:ins w:id="3600" w:author="nidal saleh" w:date="2025-06-09T13:29:00Z">
        <w:r w:rsidRPr="00325857">
          <w:rPr>
            <w:sz w:val="32"/>
            <w:szCs w:val="32"/>
            <w:rtl/>
            <w:rPrChange w:id="3601" w:author="nidal saleh" w:date="2025-06-26T15:19:00Z">
              <w:rPr>
                <w:rtl/>
              </w:rPr>
            </w:rPrChange>
          </w:rPr>
          <w:t>م</w:t>
        </w:r>
        <w:r w:rsidRPr="00325857">
          <w:rPr>
            <w:rFonts w:hint="eastAsia"/>
            <w:sz w:val="32"/>
            <w:szCs w:val="32"/>
            <w:rtl/>
            <w:rPrChange w:id="3602" w:author="nidal saleh" w:date="2025-06-26T15:19:00Z">
              <w:rPr>
                <w:rFonts w:hint="eastAsia"/>
                <w:rtl/>
              </w:rPr>
            </w:rPrChange>
          </w:rPr>
          <w:t>خطط</w:t>
        </w:r>
        <w:r w:rsidRPr="00325857">
          <w:rPr>
            <w:sz w:val="32"/>
            <w:szCs w:val="32"/>
            <w:rtl/>
            <w:rPrChange w:id="3603" w:author="nidal saleh" w:date="2025-06-26T15:19:00Z">
              <w:rPr>
                <w:rtl/>
              </w:rPr>
            </w:rPrChange>
          </w:rPr>
          <w:t xml:space="preserve"> </w:t>
        </w:r>
        <w:r w:rsidR="00E80755" w:rsidRPr="00325857">
          <w:rPr>
            <w:sz w:val="32"/>
            <w:szCs w:val="32"/>
            <w:rPrChange w:id="3604" w:author="nidal saleh" w:date="2025-06-26T15:19:00Z">
              <w:rPr/>
            </w:rPrChange>
          </w:rPr>
          <w:t xml:space="preserve">Use Case </w:t>
        </w:r>
      </w:ins>
      <w:ins w:id="3605" w:author="nidal saleh" w:date="2025-06-09T13:30:00Z">
        <w:r w:rsidR="00E80755" w:rsidRPr="00325857">
          <w:rPr>
            <w:sz w:val="32"/>
            <w:szCs w:val="32"/>
            <w:rtl/>
            <w:lang w:bidi="ar-SY"/>
            <w:rPrChange w:id="3606" w:author="nidal saleh" w:date="2025-06-26T15:19:00Z">
              <w:rPr>
                <w:rtl/>
                <w:lang w:bidi="ar-SY"/>
              </w:rPr>
            </w:rPrChange>
          </w:rPr>
          <w:t xml:space="preserve"> عام (</w:t>
        </w:r>
      </w:ins>
      <w:ins w:id="3607" w:author="nidal saleh" w:date="2025-06-09T13:31:00Z">
        <w:r w:rsidR="00E80755" w:rsidRPr="00325857">
          <w:rPr>
            <w:sz w:val="32"/>
            <w:szCs w:val="32"/>
            <w:lang w:bidi="ar-SY"/>
            <w:rPrChange w:id="3608" w:author="nidal saleh" w:date="2025-06-26T15:19:00Z">
              <w:rPr>
                <w:lang w:bidi="ar-SY"/>
              </w:rPr>
            </w:rPrChange>
          </w:rPr>
          <w:t>Use Case Diagram</w:t>
        </w:r>
      </w:ins>
      <w:ins w:id="3609" w:author="nidal saleh" w:date="2025-06-09T13:30:00Z">
        <w:r w:rsidR="00E80755" w:rsidRPr="00325857">
          <w:rPr>
            <w:sz w:val="32"/>
            <w:szCs w:val="32"/>
            <w:rtl/>
            <w:lang w:bidi="ar-SY"/>
            <w:rPrChange w:id="3610" w:author="nidal saleh" w:date="2025-06-26T15:19:00Z">
              <w:rPr>
                <w:rtl/>
                <w:lang w:bidi="ar-SY"/>
              </w:rPr>
            </w:rPrChange>
          </w:rPr>
          <w:t>)</w:t>
        </w:r>
      </w:ins>
    </w:p>
    <w:p w14:paraId="52633972" w14:textId="161D82E5" w:rsidR="00080BB0" w:rsidRPr="00080BB0" w:rsidRDefault="00080BB0">
      <w:pPr>
        <w:bidi/>
        <w:rPr>
          <w:ins w:id="3611" w:author="nidal saleh" w:date="2025-06-26T15:51:00Z"/>
          <w:rtl/>
          <w:lang w:bidi="ar-SY"/>
          <w:rPrChange w:id="3612" w:author="nidal saleh" w:date="2025-06-26T15:52:00Z">
            <w:rPr>
              <w:ins w:id="3613" w:author="nidal saleh" w:date="2025-06-26T15:51:00Z"/>
              <w:sz w:val="32"/>
              <w:szCs w:val="32"/>
              <w:rtl/>
              <w:lang w:bidi="ar-SY"/>
            </w:rPr>
          </w:rPrChange>
        </w:rPr>
        <w:pPrChange w:id="3614" w:author="nidal saleh" w:date="2025-06-26T15:52:00Z">
          <w:pPr>
            <w:pStyle w:val="Heading3"/>
            <w:bidi/>
          </w:pPr>
        </w:pPrChange>
      </w:pPr>
      <w:ins w:id="3615" w:author="nidal saleh" w:date="2025-06-26T15:51:00Z">
        <w:r>
          <w:rPr>
            <w:noProof/>
          </w:rPr>
          <w:drawing>
            <wp:anchor distT="0" distB="0" distL="114300" distR="114300" simplePos="0" relativeHeight="251708928" behindDoc="0" locked="0" layoutInCell="1" allowOverlap="1" wp14:anchorId="1D18C841" wp14:editId="2C09D48B">
              <wp:simplePos x="0" y="0"/>
              <wp:positionH relativeFrom="column">
                <wp:posOffset>571500</wp:posOffset>
              </wp:positionH>
              <wp:positionV relativeFrom="paragraph">
                <wp:posOffset>276225</wp:posOffset>
              </wp:positionV>
              <wp:extent cx="5814060" cy="1528445"/>
              <wp:effectExtent l="0" t="0" r="0" b="0"/>
              <wp:wrapTopAndBottom/>
              <wp:docPr id="6033837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4060" cy="1528445"/>
                      </a:xfrm>
                      <a:prstGeom prst="rect">
                        <a:avLst/>
                      </a:prstGeom>
                      <a:noFill/>
                      <a:ln>
                        <a:noFill/>
                      </a:ln>
                    </pic:spPr>
                  </pic:pic>
                </a:graphicData>
              </a:graphic>
            </wp:anchor>
          </w:drawing>
        </w:r>
      </w:ins>
    </w:p>
    <w:p w14:paraId="68566119" w14:textId="3CC83F16" w:rsidR="00080BB0" w:rsidRDefault="00080BB0" w:rsidP="00080BB0">
      <w:pPr>
        <w:bidi/>
        <w:rPr>
          <w:ins w:id="3616" w:author="nidal saleh" w:date="2025-06-26T15:52:00Z"/>
          <w:rtl/>
          <w:lang w:bidi="ar-SY"/>
        </w:rPr>
      </w:pPr>
    </w:p>
    <w:p w14:paraId="3F2CCA5E" w14:textId="773F3F4A" w:rsidR="001469E5" w:rsidRDefault="00080BB0">
      <w:pPr>
        <w:pStyle w:val="NormalWeb"/>
        <w:jc w:val="center"/>
        <w:rPr>
          <w:ins w:id="3617" w:author="nidal saleh" w:date="2025-06-26T16:44:00Z"/>
        </w:rPr>
        <w:pPrChange w:id="3618" w:author="nidal saleh" w:date="2025-06-26T16:44:00Z">
          <w:pPr>
            <w:pStyle w:val="NormalWeb"/>
          </w:pPr>
        </w:pPrChange>
      </w:pPr>
      <w:ins w:id="3619" w:author="nidal saleh" w:date="2025-06-26T15:51:00Z">
        <w:r w:rsidRPr="001469E5">
          <w:rPr>
            <w:rFonts w:hint="cs"/>
            <w:rtl/>
            <w:lang w:bidi="ar-SY"/>
          </w:rPr>
          <w:t>مخطط</w:t>
        </w:r>
      </w:ins>
      <w:ins w:id="3620" w:author="nidal saleh" w:date="2025-06-26T15:52:00Z">
        <w:r w:rsidRPr="001469E5">
          <w:rPr>
            <w:rFonts w:hint="cs"/>
            <w:rtl/>
            <w:lang w:bidi="ar-SY"/>
          </w:rPr>
          <w:t xml:space="preserve"> 4.4</w:t>
        </w:r>
        <w:r>
          <w:rPr>
            <w:rFonts w:hint="cs"/>
            <w:rtl/>
            <w:lang w:bidi="ar-SY"/>
          </w:rPr>
          <w:t>:</w:t>
        </w:r>
      </w:ins>
      <w:ins w:id="3621" w:author="nidal saleh" w:date="2025-06-26T16:44:00Z">
        <w:r w:rsidR="001469E5" w:rsidRPr="001469E5">
          <w:rPr>
            <w:rtl/>
          </w:rPr>
          <w:t xml:space="preserve"> </w:t>
        </w:r>
        <w:r w:rsidR="001469E5">
          <w:rPr>
            <w:rtl/>
          </w:rPr>
          <w:t>يوضح التفاعلات بين المستخدمين والنظام</w:t>
        </w:r>
        <w:r w:rsidR="001469E5">
          <w:t>.</w:t>
        </w:r>
      </w:ins>
    </w:p>
    <w:p w14:paraId="37DC0FAC" w14:textId="73DB516C" w:rsidR="00080BB0" w:rsidRPr="00080BB0" w:rsidRDefault="00A779A3">
      <w:pPr>
        <w:rPr>
          <w:ins w:id="3622" w:author="nidal saleh" w:date="2025-06-09T13:29:00Z"/>
          <w:sz w:val="24"/>
          <w:szCs w:val="24"/>
          <w:rtl/>
          <w:lang w:bidi="ar-SY"/>
          <w:rPrChange w:id="3623" w:author="nidal saleh" w:date="2025-06-26T15:52:00Z">
            <w:rPr>
              <w:ins w:id="3624" w:author="nidal saleh" w:date="2025-06-09T13:29:00Z"/>
              <w:rtl/>
              <w:lang w:bidi="ar-SY"/>
            </w:rPr>
          </w:rPrChange>
        </w:rPr>
        <w:pPrChange w:id="3625" w:author="nidal saleh" w:date="2025-06-26T19:53:00Z">
          <w:pPr>
            <w:pStyle w:val="Heading5"/>
            <w:bidi/>
          </w:pPr>
        </w:pPrChange>
      </w:pPr>
      <w:ins w:id="3626" w:author="nidal saleh" w:date="2025-06-26T19:53:00Z">
        <w:r>
          <w:rPr>
            <w:sz w:val="24"/>
            <w:szCs w:val="24"/>
            <w:rtl/>
            <w:lang w:bidi="ar-SY"/>
          </w:rPr>
          <w:br w:type="page"/>
        </w:r>
      </w:ins>
    </w:p>
    <w:p w14:paraId="00D80BF2" w14:textId="77DE9DA1" w:rsidR="000A5BE5" w:rsidRPr="00A0707A" w:rsidDel="001E2A49" w:rsidRDefault="003B3F63" w:rsidP="000A5BE5">
      <w:pPr>
        <w:pStyle w:val="NormalWeb"/>
        <w:numPr>
          <w:ilvl w:val="0"/>
          <w:numId w:val="21"/>
        </w:numPr>
        <w:bidi/>
        <w:rPr>
          <w:del w:id="3627" w:author="nidal saleh" w:date="2025-06-09T13:29:00Z"/>
          <w:sz w:val="32"/>
          <w:szCs w:val="32"/>
          <w:rPrChange w:id="3628" w:author="nidal saleh" w:date="2025-06-14T11:32:00Z">
            <w:rPr>
              <w:del w:id="3629" w:author="nidal saleh" w:date="2025-06-09T13:29:00Z"/>
            </w:rPr>
          </w:rPrChange>
        </w:rPr>
      </w:pPr>
      <w:ins w:id="3630" w:author="nidal saleh" w:date="2025-06-26T16:24:00Z">
        <w:r>
          <w:rPr>
            <w:rFonts w:hint="cs"/>
            <w:sz w:val="32"/>
            <w:szCs w:val="32"/>
            <w:rtl/>
          </w:rPr>
          <w:lastRenderedPageBreak/>
          <w:t xml:space="preserve">4.3.3 </w:t>
        </w:r>
      </w:ins>
      <w:del w:id="3631" w:author="nidal saleh" w:date="2025-06-09T13:29:00Z">
        <w:r w:rsidR="000A5BE5" w:rsidRPr="00A0707A" w:rsidDel="001E2A49">
          <w:rPr>
            <w:sz w:val="32"/>
            <w:szCs w:val="32"/>
            <w:rtl/>
            <w:rPrChange w:id="3632" w:author="nidal saleh" w:date="2025-06-14T11:32:00Z">
              <w:rPr>
                <w:rtl/>
              </w:rPr>
            </w:rPrChange>
          </w:rPr>
          <w:delText>مخطط</w:delText>
        </w:r>
        <w:r w:rsidR="000A5BE5" w:rsidRPr="00A0707A" w:rsidDel="001E2A49">
          <w:rPr>
            <w:sz w:val="32"/>
            <w:szCs w:val="32"/>
            <w:rPrChange w:id="3633" w:author="nidal saleh" w:date="2025-06-14T11:32:00Z">
              <w:rPr/>
            </w:rPrChange>
          </w:rPr>
          <w:delText xml:space="preserve"> Use Case </w:delText>
        </w:r>
        <w:r w:rsidR="000A5BE5" w:rsidRPr="00A0707A" w:rsidDel="001E2A49">
          <w:rPr>
            <w:sz w:val="32"/>
            <w:szCs w:val="32"/>
            <w:rtl/>
            <w:rPrChange w:id="3634" w:author="nidal saleh" w:date="2025-06-14T11:32:00Z">
              <w:rPr>
                <w:rtl/>
              </w:rPr>
            </w:rPrChange>
          </w:rPr>
          <w:delText>عام</w:delText>
        </w:r>
        <w:r w:rsidR="000A5BE5" w:rsidRPr="00A0707A" w:rsidDel="001E2A49">
          <w:rPr>
            <w:sz w:val="32"/>
            <w:szCs w:val="32"/>
            <w:rPrChange w:id="3635" w:author="nidal saleh" w:date="2025-06-14T11:32:00Z">
              <w:rPr/>
            </w:rPrChange>
          </w:rPr>
          <w:delText xml:space="preserve"> (Use Case Diagram)</w:delText>
        </w:r>
      </w:del>
    </w:p>
    <w:p w14:paraId="2D83F479" w14:textId="31F1A15F" w:rsidR="000A5BE5" w:rsidRPr="00325857" w:rsidRDefault="000A5BE5">
      <w:pPr>
        <w:pStyle w:val="Heading3"/>
        <w:bidi/>
        <w:rPr>
          <w:rStyle w:val="Strong"/>
          <w:b w:val="0"/>
          <w:bCs w:val="0"/>
          <w:sz w:val="32"/>
          <w:szCs w:val="32"/>
          <w:rPrChange w:id="3636" w:author="nidal saleh" w:date="2025-06-26T15:19:00Z">
            <w:rPr>
              <w:rStyle w:val="Strong"/>
              <w:rFonts w:asciiTheme="minorHAnsi" w:eastAsiaTheme="majorEastAsia" w:hAnsiTheme="minorHAnsi" w:cstheme="minorBidi"/>
              <w:b w:val="0"/>
              <w:bCs w:val="0"/>
              <w:sz w:val="22"/>
              <w:szCs w:val="22"/>
            </w:rPr>
          </w:rPrChange>
        </w:rPr>
        <w:pPrChange w:id="3637" w:author="nidal saleh" w:date="2025-06-26T15:19:00Z">
          <w:pPr>
            <w:pStyle w:val="NormalWeb"/>
            <w:numPr>
              <w:numId w:val="21"/>
            </w:numPr>
            <w:bidi/>
            <w:ind w:left="720" w:hanging="360"/>
          </w:pPr>
        </w:pPrChange>
      </w:pPr>
      <w:r w:rsidRPr="00325857">
        <w:rPr>
          <w:rStyle w:val="Strong"/>
          <w:b w:val="0"/>
          <w:bCs w:val="0"/>
          <w:sz w:val="32"/>
          <w:szCs w:val="32"/>
          <w:rtl/>
          <w:rPrChange w:id="3638" w:author="nidal saleh" w:date="2025-06-26T15:19:00Z">
            <w:rPr>
              <w:rStyle w:val="Strong"/>
              <w:b w:val="0"/>
              <w:bCs w:val="0"/>
              <w:rtl/>
            </w:rPr>
          </w:rPrChange>
        </w:rPr>
        <w:t>جدول وصف حالات الاستخدام الأساسية</w:t>
      </w:r>
    </w:p>
    <w:tbl>
      <w:tblPr>
        <w:tblStyle w:val="TableGrid"/>
        <w:bidiVisual/>
        <w:tblW w:w="0" w:type="auto"/>
        <w:tblLook w:val="04A0" w:firstRow="1" w:lastRow="0" w:firstColumn="1" w:lastColumn="0" w:noHBand="0" w:noVBand="1"/>
      </w:tblPr>
      <w:tblGrid>
        <w:gridCol w:w="781"/>
        <w:gridCol w:w="1440"/>
        <w:gridCol w:w="1211"/>
        <w:gridCol w:w="2160"/>
        <w:gridCol w:w="1980"/>
        <w:gridCol w:w="1530"/>
        <w:gridCol w:w="1395"/>
      </w:tblGrid>
      <w:tr w:rsidR="00DD6D90" w:rsidRPr="00DD6D90" w14:paraId="44D1444B" w14:textId="77777777" w:rsidTr="00DD6D90">
        <w:trPr>
          <w:ins w:id="3639" w:author="nidal saleh" w:date="2025-06-13T20:37:00Z"/>
        </w:trPr>
        <w:tc>
          <w:tcPr>
            <w:tcW w:w="781" w:type="dxa"/>
            <w:vAlign w:val="center"/>
          </w:tcPr>
          <w:p w14:paraId="2A6A57F5" w14:textId="53BF5494" w:rsidR="0001206D" w:rsidRPr="00CD2EF4" w:rsidRDefault="0001206D" w:rsidP="0001206D">
            <w:pPr>
              <w:pStyle w:val="NormalWeb"/>
              <w:bidi/>
              <w:rPr>
                <w:ins w:id="3640" w:author="nidal saleh" w:date="2025-06-13T20:37:00Z"/>
                <w:sz w:val="32"/>
                <w:szCs w:val="32"/>
                <w:rtl/>
                <w:rPrChange w:id="3641" w:author="nidal saleh" w:date="2025-06-14T11:47:00Z">
                  <w:rPr>
                    <w:ins w:id="3642" w:author="nidal saleh" w:date="2025-06-13T20:37:00Z"/>
                    <w:rtl/>
                  </w:rPr>
                </w:rPrChange>
              </w:rPr>
            </w:pPr>
            <w:ins w:id="3643" w:author="nidal saleh" w:date="2025-06-13T20:37:00Z">
              <w:r w:rsidRPr="00CD2EF4">
                <w:rPr>
                  <w:b/>
                  <w:bCs/>
                  <w:sz w:val="32"/>
                  <w:szCs w:val="32"/>
                  <w:rtl/>
                  <w:rPrChange w:id="3644" w:author="nidal saleh" w:date="2025-06-14T11:47:00Z">
                    <w:rPr>
                      <w:b/>
                      <w:bCs/>
                      <w:rtl/>
                    </w:rPr>
                  </w:rPrChange>
                </w:rPr>
                <w:t>رقم</w:t>
              </w:r>
            </w:ins>
          </w:p>
        </w:tc>
        <w:tc>
          <w:tcPr>
            <w:tcW w:w="1440" w:type="dxa"/>
            <w:vAlign w:val="center"/>
          </w:tcPr>
          <w:p w14:paraId="4CBD2600" w14:textId="6E1C90B3" w:rsidR="0001206D" w:rsidRPr="00CD2EF4" w:rsidRDefault="0001206D" w:rsidP="0001206D">
            <w:pPr>
              <w:pStyle w:val="NormalWeb"/>
              <w:bidi/>
              <w:rPr>
                <w:ins w:id="3645" w:author="nidal saleh" w:date="2025-06-13T20:37:00Z"/>
                <w:sz w:val="32"/>
                <w:szCs w:val="32"/>
                <w:rtl/>
                <w:rPrChange w:id="3646" w:author="nidal saleh" w:date="2025-06-14T11:46:00Z">
                  <w:rPr>
                    <w:ins w:id="3647" w:author="nidal saleh" w:date="2025-06-13T20:37:00Z"/>
                    <w:rtl/>
                  </w:rPr>
                </w:rPrChange>
              </w:rPr>
            </w:pPr>
            <w:ins w:id="3648" w:author="nidal saleh" w:date="2025-06-13T20:37:00Z">
              <w:r w:rsidRPr="00CD2EF4">
                <w:rPr>
                  <w:b/>
                  <w:bCs/>
                  <w:sz w:val="32"/>
                  <w:szCs w:val="32"/>
                  <w:rtl/>
                  <w:rPrChange w:id="3649" w:author="nidal saleh" w:date="2025-06-14T11:46:00Z">
                    <w:rPr>
                      <w:b/>
                      <w:bCs/>
                      <w:rtl/>
                    </w:rPr>
                  </w:rPrChange>
                </w:rPr>
                <w:t>اسم حالة الاستخدام</w:t>
              </w:r>
            </w:ins>
          </w:p>
        </w:tc>
        <w:tc>
          <w:tcPr>
            <w:tcW w:w="1170" w:type="dxa"/>
            <w:vAlign w:val="center"/>
          </w:tcPr>
          <w:p w14:paraId="0F67993B" w14:textId="58E8022F" w:rsidR="0001206D" w:rsidRPr="00CD2EF4" w:rsidRDefault="0001206D" w:rsidP="0001206D">
            <w:pPr>
              <w:pStyle w:val="NormalWeb"/>
              <w:bidi/>
              <w:rPr>
                <w:ins w:id="3650" w:author="nidal saleh" w:date="2025-06-13T20:37:00Z"/>
                <w:sz w:val="32"/>
                <w:szCs w:val="32"/>
                <w:rtl/>
                <w:rPrChange w:id="3651" w:author="nidal saleh" w:date="2025-06-14T11:46:00Z">
                  <w:rPr>
                    <w:ins w:id="3652" w:author="nidal saleh" w:date="2025-06-13T20:37:00Z"/>
                    <w:rtl/>
                  </w:rPr>
                </w:rPrChange>
              </w:rPr>
            </w:pPr>
            <w:ins w:id="3653" w:author="nidal saleh" w:date="2025-06-13T20:37:00Z">
              <w:r w:rsidRPr="00CD2EF4">
                <w:rPr>
                  <w:b/>
                  <w:bCs/>
                  <w:sz w:val="32"/>
                  <w:szCs w:val="32"/>
                  <w:rtl/>
                  <w:rPrChange w:id="3654" w:author="nidal saleh" w:date="2025-06-14T11:46:00Z">
                    <w:rPr>
                      <w:b/>
                      <w:bCs/>
                      <w:rtl/>
                    </w:rPr>
                  </w:rPrChange>
                </w:rPr>
                <w:t>الممثل</w:t>
              </w:r>
              <w:r w:rsidRPr="00CD2EF4">
                <w:rPr>
                  <w:b/>
                  <w:bCs/>
                  <w:sz w:val="32"/>
                  <w:szCs w:val="32"/>
                  <w:rPrChange w:id="3655" w:author="nidal saleh" w:date="2025-06-14T11:46:00Z">
                    <w:rPr>
                      <w:b/>
                      <w:bCs/>
                    </w:rPr>
                  </w:rPrChange>
                </w:rPr>
                <w:t xml:space="preserve"> (Actor)</w:t>
              </w:r>
            </w:ins>
          </w:p>
        </w:tc>
        <w:tc>
          <w:tcPr>
            <w:tcW w:w="2160" w:type="dxa"/>
            <w:vAlign w:val="center"/>
          </w:tcPr>
          <w:p w14:paraId="146E2E00" w14:textId="57A8B949" w:rsidR="0001206D" w:rsidRPr="00CD2EF4" w:rsidRDefault="0001206D" w:rsidP="0001206D">
            <w:pPr>
              <w:pStyle w:val="NormalWeb"/>
              <w:bidi/>
              <w:rPr>
                <w:ins w:id="3656" w:author="nidal saleh" w:date="2025-06-13T20:37:00Z"/>
                <w:sz w:val="32"/>
                <w:szCs w:val="32"/>
                <w:rtl/>
                <w:rPrChange w:id="3657" w:author="nidal saleh" w:date="2025-06-14T11:46:00Z">
                  <w:rPr>
                    <w:ins w:id="3658" w:author="nidal saleh" w:date="2025-06-13T20:37:00Z"/>
                    <w:rtl/>
                  </w:rPr>
                </w:rPrChange>
              </w:rPr>
            </w:pPr>
            <w:ins w:id="3659" w:author="nidal saleh" w:date="2025-06-13T20:37:00Z">
              <w:r w:rsidRPr="00CD2EF4">
                <w:rPr>
                  <w:b/>
                  <w:bCs/>
                  <w:sz w:val="32"/>
                  <w:szCs w:val="32"/>
                  <w:rtl/>
                  <w:rPrChange w:id="3660" w:author="nidal saleh" w:date="2025-06-14T11:46:00Z">
                    <w:rPr>
                      <w:b/>
                      <w:bCs/>
                      <w:rtl/>
                    </w:rPr>
                  </w:rPrChange>
                </w:rPr>
                <w:t>الوصف</w:t>
              </w:r>
            </w:ins>
          </w:p>
        </w:tc>
        <w:tc>
          <w:tcPr>
            <w:tcW w:w="1980" w:type="dxa"/>
            <w:vAlign w:val="center"/>
          </w:tcPr>
          <w:p w14:paraId="61E76700" w14:textId="7ED91B27" w:rsidR="0001206D" w:rsidRPr="00CD2EF4" w:rsidRDefault="0001206D" w:rsidP="0001206D">
            <w:pPr>
              <w:pStyle w:val="NormalWeb"/>
              <w:bidi/>
              <w:rPr>
                <w:ins w:id="3661" w:author="nidal saleh" w:date="2025-06-13T20:37:00Z"/>
                <w:sz w:val="32"/>
                <w:szCs w:val="32"/>
                <w:rtl/>
                <w:rPrChange w:id="3662" w:author="nidal saleh" w:date="2025-06-14T11:46:00Z">
                  <w:rPr>
                    <w:ins w:id="3663" w:author="nidal saleh" w:date="2025-06-13T20:37:00Z"/>
                    <w:rtl/>
                  </w:rPr>
                </w:rPrChange>
              </w:rPr>
            </w:pPr>
            <w:ins w:id="3664" w:author="nidal saleh" w:date="2025-06-13T20:37:00Z">
              <w:r w:rsidRPr="00CD2EF4">
                <w:rPr>
                  <w:b/>
                  <w:bCs/>
                  <w:sz w:val="32"/>
                  <w:szCs w:val="32"/>
                  <w:rtl/>
                  <w:rPrChange w:id="3665" w:author="nidal saleh" w:date="2025-06-14T11:46:00Z">
                    <w:rPr>
                      <w:b/>
                      <w:bCs/>
                      <w:rtl/>
                    </w:rPr>
                  </w:rPrChange>
                </w:rPr>
                <w:t>خطوات التنفيذ الأساسية</w:t>
              </w:r>
            </w:ins>
          </w:p>
        </w:tc>
        <w:tc>
          <w:tcPr>
            <w:tcW w:w="1530" w:type="dxa"/>
            <w:vAlign w:val="center"/>
          </w:tcPr>
          <w:p w14:paraId="05676344" w14:textId="69F3AE1D" w:rsidR="0001206D" w:rsidRPr="00CD2EF4" w:rsidRDefault="0001206D" w:rsidP="0001206D">
            <w:pPr>
              <w:pStyle w:val="NormalWeb"/>
              <w:bidi/>
              <w:rPr>
                <w:ins w:id="3666" w:author="nidal saleh" w:date="2025-06-13T20:37:00Z"/>
                <w:sz w:val="32"/>
                <w:szCs w:val="32"/>
                <w:rtl/>
                <w:rPrChange w:id="3667" w:author="nidal saleh" w:date="2025-06-14T11:46:00Z">
                  <w:rPr>
                    <w:ins w:id="3668" w:author="nidal saleh" w:date="2025-06-13T20:37:00Z"/>
                    <w:rtl/>
                  </w:rPr>
                </w:rPrChange>
              </w:rPr>
            </w:pPr>
            <w:ins w:id="3669" w:author="nidal saleh" w:date="2025-06-13T20:37:00Z">
              <w:r w:rsidRPr="00CD2EF4">
                <w:rPr>
                  <w:b/>
                  <w:bCs/>
                  <w:sz w:val="32"/>
                  <w:szCs w:val="32"/>
                  <w:rtl/>
                  <w:rPrChange w:id="3670" w:author="nidal saleh" w:date="2025-06-14T11:46:00Z">
                    <w:rPr>
                      <w:b/>
                      <w:bCs/>
                      <w:rtl/>
                    </w:rPr>
                  </w:rPrChange>
                </w:rPr>
                <w:t>الشروط المسبقة</w:t>
              </w:r>
            </w:ins>
          </w:p>
        </w:tc>
        <w:tc>
          <w:tcPr>
            <w:tcW w:w="1395" w:type="dxa"/>
            <w:vAlign w:val="center"/>
          </w:tcPr>
          <w:p w14:paraId="6A57C945" w14:textId="446B6D9F" w:rsidR="0001206D" w:rsidRPr="00CD2EF4" w:rsidRDefault="0001206D" w:rsidP="0001206D">
            <w:pPr>
              <w:pStyle w:val="NormalWeb"/>
              <w:bidi/>
              <w:rPr>
                <w:ins w:id="3671" w:author="nidal saleh" w:date="2025-06-13T20:37:00Z"/>
                <w:sz w:val="32"/>
                <w:szCs w:val="32"/>
                <w:rtl/>
                <w:rPrChange w:id="3672" w:author="nidal saleh" w:date="2025-06-14T11:46:00Z">
                  <w:rPr>
                    <w:ins w:id="3673" w:author="nidal saleh" w:date="2025-06-13T20:37:00Z"/>
                    <w:rtl/>
                  </w:rPr>
                </w:rPrChange>
              </w:rPr>
            </w:pPr>
            <w:ins w:id="3674" w:author="nidal saleh" w:date="2025-06-13T20:37:00Z">
              <w:r w:rsidRPr="00CD2EF4">
                <w:rPr>
                  <w:b/>
                  <w:bCs/>
                  <w:sz w:val="32"/>
                  <w:szCs w:val="32"/>
                  <w:rtl/>
                  <w:rPrChange w:id="3675" w:author="nidal saleh" w:date="2025-06-14T11:46:00Z">
                    <w:rPr>
                      <w:b/>
                      <w:bCs/>
                      <w:rtl/>
                    </w:rPr>
                  </w:rPrChange>
                </w:rPr>
                <w:t>النتائج المتوقعة</w:t>
              </w:r>
            </w:ins>
          </w:p>
        </w:tc>
      </w:tr>
      <w:tr w:rsidR="00DD6D90" w:rsidRPr="00DD6D90" w14:paraId="566DC483" w14:textId="77777777" w:rsidTr="00DD6D90">
        <w:trPr>
          <w:ins w:id="3676" w:author="nidal saleh" w:date="2025-06-13T20:37:00Z"/>
        </w:trPr>
        <w:tc>
          <w:tcPr>
            <w:tcW w:w="781" w:type="dxa"/>
            <w:vAlign w:val="center"/>
          </w:tcPr>
          <w:p w14:paraId="2B35BE20" w14:textId="0B83031E" w:rsidR="0001206D" w:rsidRPr="00CD2EF4" w:rsidRDefault="0001206D" w:rsidP="0001206D">
            <w:pPr>
              <w:pStyle w:val="NormalWeb"/>
              <w:bidi/>
              <w:rPr>
                <w:ins w:id="3677" w:author="nidal saleh" w:date="2025-06-13T20:37:00Z"/>
                <w:sz w:val="32"/>
                <w:szCs w:val="32"/>
                <w:rtl/>
                <w:rPrChange w:id="3678" w:author="nidal saleh" w:date="2025-06-14T11:47:00Z">
                  <w:rPr>
                    <w:ins w:id="3679" w:author="nidal saleh" w:date="2025-06-13T20:37:00Z"/>
                    <w:rtl/>
                  </w:rPr>
                </w:rPrChange>
              </w:rPr>
            </w:pPr>
            <w:ins w:id="3680" w:author="nidal saleh" w:date="2025-06-13T20:38:00Z">
              <w:r w:rsidRPr="00CD2EF4">
                <w:rPr>
                  <w:sz w:val="32"/>
                  <w:szCs w:val="32"/>
                  <w:rPrChange w:id="3681" w:author="nidal saleh" w:date="2025-06-14T11:47:00Z">
                    <w:rPr/>
                  </w:rPrChange>
                </w:rPr>
                <w:t>1</w:t>
              </w:r>
            </w:ins>
          </w:p>
        </w:tc>
        <w:tc>
          <w:tcPr>
            <w:tcW w:w="1440" w:type="dxa"/>
            <w:vAlign w:val="center"/>
          </w:tcPr>
          <w:p w14:paraId="47CB930A" w14:textId="41195498" w:rsidR="0001206D" w:rsidRPr="00CD2EF4" w:rsidRDefault="0001206D" w:rsidP="0001206D">
            <w:pPr>
              <w:pStyle w:val="NormalWeb"/>
              <w:bidi/>
              <w:rPr>
                <w:ins w:id="3682" w:author="nidal saleh" w:date="2025-06-13T20:37:00Z"/>
                <w:sz w:val="32"/>
                <w:szCs w:val="32"/>
                <w:rtl/>
                <w:rPrChange w:id="3683" w:author="nidal saleh" w:date="2025-06-14T11:46:00Z">
                  <w:rPr>
                    <w:ins w:id="3684" w:author="nidal saleh" w:date="2025-06-13T20:37:00Z"/>
                    <w:rtl/>
                  </w:rPr>
                </w:rPrChange>
              </w:rPr>
            </w:pPr>
            <w:ins w:id="3685" w:author="nidal saleh" w:date="2025-06-13T20:37:00Z">
              <w:r w:rsidRPr="00CD2EF4">
                <w:rPr>
                  <w:sz w:val="32"/>
                  <w:szCs w:val="32"/>
                  <w:rtl/>
                  <w:rPrChange w:id="3686" w:author="nidal saleh" w:date="2025-06-14T11:46:00Z">
                    <w:rPr>
                      <w:rtl/>
                    </w:rPr>
                  </w:rPrChange>
                </w:rPr>
                <w:t>رصد التشتت</w:t>
              </w:r>
            </w:ins>
          </w:p>
        </w:tc>
        <w:tc>
          <w:tcPr>
            <w:tcW w:w="1170" w:type="dxa"/>
            <w:vAlign w:val="center"/>
          </w:tcPr>
          <w:p w14:paraId="67D4B00F" w14:textId="03CF33AC" w:rsidR="0001206D" w:rsidRPr="00CD2EF4" w:rsidRDefault="0001206D" w:rsidP="0001206D">
            <w:pPr>
              <w:pStyle w:val="NormalWeb"/>
              <w:bidi/>
              <w:rPr>
                <w:ins w:id="3687" w:author="nidal saleh" w:date="2025-06-13T20:37:00Z"/>
                <w:sz w:val="32"/>
                <w:szCs w:val="32"/>
                <w:rtl/>
                <w:rPrChange w:id="3688" w:author="nidal saleh" w:date="2025-06-14T11:46:00Z">
                  <w:rPr>
                    <w:ins w:id="3689" w:author="nidal saleh" w:date="2025-06-13T20:37:00Z"/>
                    <w:rtl/>
                  </w:rPr>
                </w:rPrChange>
              </w:rPr>
            </w:pPr>
            <w:ins w:id="3690" w:author="nidal saleh" w:date="2025-06-13T20:37:00Z">
              <w:r w:rsidRPr="00CD2EF4">
                <w:rPr>
                  <w:sz w:val="32"/>
                  <w:szCs w:val="32"/>
                  <w:rtl/>
                  <w:rPrChange w:id="3691" w:author="nidal saleh" w:date="2025-06-14T11:46:00Z">
                    <w:rPr>
                      <w:rtl/>
                    </w:rPr>
                  </w:rPrChange>
                </w:rPr>
                <w:t>السائق</w:t>
              </w:r>
            </w:ins>
          </w:p>
        </w:tc>
        <w:tc>
          <w:tcPr>
            <w:tcW w:w="2160" w:type="dxa"/>
            <w:vAlign w:val="center"/>
          </w:tcPr>
          <w:p w14:paraId="65732FF3" w14:textId="3EFE08E7" w:rsidR="0001206D" w:rsidRPr="00CD2EF4" w:rsidRDefault="0001206D" w:rsidP="0001206D">
            <w:pPr>
              <w:pStyle w:val="NormalWeb"/>
              <w:bidi/>
              <w:rPr>
                <w:ins w:id="3692" w:author="nidal saleh" w:date="2025-06-13T20:37:00Z"/>
                <w:sz w:val="32"/>
                <w:szCs w:val="32"/>
                <w:rtl/>
                <w:rPrChange w:id="3693" w:author="nidal saleh" w:date="2025-06-14T11:46:00Z">
                  <w:rPr>
                    <w:ins w:id="3694" w:author="nidal saleh" w:date="2025-06-13T20:37:00Z"/>
                    <w:rtl/>
                  </w:rPr>
                </w:rPrChange>
              </w:rPr>
            </w:pPr>
            <w:ins w:id="3695" w:author="nidal saleh" w:date="2025-06-13T20:37:00Z">
              <w:r w:rsidRPr="00CD2EF4">
                <w:rPr>
                  <w:sz w:val="32"/>
                  <w:szCs w:val="32"/>
                  <w:rtl/>
                  <w:rPrChange w:id="3696" w:author="nidal saleh" w:date="2025-06-14T11:46:00Z">
                    <w:rPr>
                      <w:rtl/>
                    </w:rPr>
                  </w:rPrChange>
                </w:rPr>
                <w:t>يراقب النظام ملامح وجه السائق وسلوكه لرصد التشتت</w:t>
              </w:r>
            </w:ins>
          </w:p>
        </w:tc>
        <w:tc>
          <w:tcPr>
            <w:tcW w:w="1980" w:type="dxa"/>
            <w:vAlign w:val="center"/>
          </w:tcPr>
          <w:p w14:paraId="0F036AD3" w14:textId="0E2E92FD" w:rsidR="0001206D" w:rsidRPr="00CD2EF4" w:rsidRDefault="00AA36F9" w:rsidP="0001206D">
            <w:pPr>
              <w:pStyle w:val="NormalWeb"/>
              <w:bidi/>
              <w:rPr>
                <w:ins w:id="3697" w:author="nidal saleh" w:date="2025-06-13T20:37:00Z"/>
                <w:sz w:val="32"/>
                <w:szCs w:val="32"/>
                <w:rtl/>
                <w:rPrChange w:id="3698" w:author="nidal saleh" w:date="2025-06-14T11:46:00Z">
                  <w:rPr>
                    <w:ins w:id="3699" w:author="nidal saleh" w:date="2025-06-13T20:37:00Z"/>
                    <w:rtl/>
                  </w:rPr>
                </w:rPrChange>
              </w:rPr>
            </w:pPr>
            <w:ins w:id="3700" w:author="nidal saleh" w:date="2025-06-13T21:38:00Z">
              <w:r w:rsidRPr="00CD2EF4">
                <w:rPr>
                  <w:sz w:val="32"/>
                  <w:szCs w:val="32"/>
                  <w:rtl/>
                  <w:rPrChange w:id="3701" w:author="nidal saleh" w:date="2025-06-14T11:46:00Z">
                    <w:rPr>
                      <w:rtl/>
                    </w:rPr>
                  </w:rPrChange>
                </w:rPr>
                <w:t>1.</w:t>
              </w:r>
            </w:ins>
            <w:ins w:id="3702" w:author="nidal saleh" w:date="2025-06-13T20:37:00Z">
              <w:r w:rsidR="0001206D" w:rsidRPr="00CD2EF4">
                <w:rPr>
                  <w:sz w:val="32"/>
                  <w:szCs w:val="32"/>
                  <w:rPrChange w:id="3703" w:author="nidal saleh" w:date="2025-06-14T11:46:00Z">
                    <w:rPr/>
                  </w:rPrChange>
                </w:rPr>
                <w:t xml:space="preserve"> </w:t>
              </w:r>
              <w:r w:rsidR="0001206D" w:rsidRPr="00CD2EF4">
                <w:rPr>
                  <w:sz w:val="32"/>
                  <w:szCs w:val="32"/>
                  <w:rtl/>
                  <w:rPrChange w:id="3704" w:author="nidal saleh" w:date="2025-06-14T11:46:00Z">
                    <w:rPr>
                      <w:rtl/>
                    </w:rPr>
                  </w:rPrChange>
                </w:rPr>
                <w:t>تشغيل الكاميرا</w:t>
              </w:r>
              <w:r w:rsidR="0001206D" w:rsidRPr="00CD2EF4">
                <w:rPr>
                  <w:sz w:val="32"/>
                  <w:szCs w:val="32"/>
                  <w:rPrChange w:id="3705" w:author="nidal saleh" w:date="2025-06-14T11:46:00Z">
                    <w:rPr/>
                  </w:rPrChange>
                </w:rPr>
                <w:br/>
              </w:r>
            </w:ins>
            <w:ins w:id="3706" w:author="nidal saleh" w:date="2025-06-13T21:38:00Z">
              <w:r w:rsidRPr="00CD2EF4">
                <w:rPr>
                  <w:sz w:val="32"/>
                  <w:szCs w:val="32"/>
                  <w:rPrChange w:id="3707" w:author="nidal saleh" w:date="2025-06-14T11:46:00Z">
                    <w:rPr/>
                  </w:rPrChange>
                </w:rPr>
                <w:t>.2</w:t>
              </w:r>
            </w:ins>
            <w:ins w:id="3708" w:author="nidal saleh" w:date="2025-06-13T20:37:00Z">
              <w:r w:rsidR="0001206D" w:rsidRPr="00CD2EF4">
                <w:rPr>
                  <w:sz w:val="32"/>
                  <w:szCs w:val="32"/>
                  <w:rPrChange w:id="3709" w:author="nidal saleh" w:date="2025-06-14T11:46:00Z">
                    <w:rPr/>
                  </w:rPrChange>
                </w:rPr>
                <w:t xml:space="preserve"> </w:t>
              </w:r>
              <w:r w:rsidR="0001206D" w:rsidRPr="00CD2EF4">
                <w:rPr>
                  <w:sz w:val="32"/>
                  <w:szCs w:val="32"/>
                  <w:rtl/>
                  <w:rPrChange w:id="3710" w:author="nidal saleh" w:date="2025-06-14T11:46:00Z">
                    <w:rPr>
                      <w:rtl/>
                    </w:rPr>
                  </w:rPrChange>
                </w:rPr>
                <w:t>تحليل الصور</w:t>
              </w:r>
              <w:r w:rsidR="0001206D" w:rsidRPr="00CD2EF4">
                <w:rPr>
                  <w:sz w:val="32"/>
                  <w:szCs w:val="32"/>
                  <w:rPrChange w:id="3711" w:author="nidal saleh" w:date="2025-06-14T11:46:00Z">
                    <w:rPr/>
                  </w:rPrChange>
                </w:rPr>
                <w:br/>
              </w:r>
            </w:ins>
            <w:ins w:id="3712" w:author="nidal saleh" w:date="2025-06-13T21:38:00Z">
              <w:r w:rsidRPr="00CD2EF4">
                <w:rPr>
                  <w:sz w:val="32"/>
                  <w:szCs w:val="32"/>
                  <w:rPrChange w:id="3713" w:author="nidal saleh" w:date="2025-06-14T11:46:00Z">
                    <w:rPr/>
                  </w:rPrChange>
                </w:rPr>
                <w:t>.3</w:t>
              </w:r>
            </w:ins>
            <w:ins w:id="3714" w:author="nidal saleh" w:date="2025-06-13T20:37:00Z">
              <w:r w:rsidR="0001206D" w:rsidRPr="00CD2EF4">
                <w:rPr>
                  <w:sz w:val="32"/>
                  <w:szCs w:val="32"/>
                  <w:rPrChange w:id="3715" w:author="nidal saleh" w:date="2025-06-14T11:46:00Z">
                    <w:rPr/>
                  </w:rPrChange>
                </w:rPr>
                <w:t xml:space="preserve"> </w:t>
              </w:r>
              <w:r w:rsidR="0001206D" w:rsidRPr="00CD2EF4">
                <w:rPr>
                  <w:sz w:val="32"/>
                  <w:szCs w:val="32"/>
                  <w:rtl/>
                  <w:rPrChange w:id="3716" w:author="nidal saleh" w:date="2025-06-14T11:46:00Z">
                    <w:rPr>
                      <w:rtl/>
                    </w:rPr>
                  </w:rPrChange>
                </w:rPr>
                <w:t>كشف التشتت</w:t>
              </w:r>
            </w:ins>
          </w:p>
        </w:tc>
        <w:tc>
          <w:tcPr>
            <w:tcW w:w="1530" w:type="dxa"/>
            <w:vAlign w:val="center"/>
          </w:tcPr>
          <w:p w14:paraId="1125E990" w14:textId="00AAC470" w:rsidR="0001206D" w:rsidRPr="00CD2EF4" w:rsidRDefault="0001206D" w:rsidP="0001206D">
            <w:pPr>
              <w:pStyle w:val="NormalWeb"/>
              <w:bidi/>
              <w:rPr>
                <w:ins w:id="3717" w:author="nidal saleh" w:date="2025-06-13T20:37:00Z"/>
                <w:sz w:val="32"/>
                <w:szCs w:val="32"/>
                <w:rtl/>
                <w:rPrChange w:id="3718" w:author="nidal saleh" w:date="2025-06-14T11:46:00Z">
                  <w:rPr>
                    <w:ins w:id="3719" w:author="nidal saleh" w:date="2025-06-13T20:37:00Z"/>
                    <w:rtl/>
                  </w:rPr>
                </w:rPrChange>
              </w:rPr>
            </w:pPr>
            <w:ins w:id="3720" w:author="nidal saleh" w:date="2025-06-13T20:37:00Z">
              <w:r w:rsidRPr="00CD2EF4">
                <w:rPr>
                  <w:sz w:val="32"/>
                  <w:szCs w:val="32"/>
                  <w:rtl/>
                  <w:rPrChange w:id="3721" w:author="nidal saleh" w:date="2025-06-14T11:46:00Z">
                    <w:rPr>
                      <w:rtl/>
                    </w:rPr>
                  </w:rPrChange>
                </w:rPr>
                <w:t>النظام قيد التشغيل</w:t>
              </w:r>
            </w:ins>
          </w:p>
        </w:tc>
        <w:tc>
          <w:tcPr>
            <w:tcW w:w="1395" w:type="dxa"/>
            <w:vAlign w:val="center"/>
          </w:tcPr>
          <w:p w14:paraId="767DE2AC" w14:textId="323EA5E6" w:rsidR="0001206D" w:rsidRPr="00CD2EF4" w:rsidRDefault="0001206D" w:rsidP="0001206D">
            <w:pPr>
              <w:pStyle w:val="NormalWeb"/>
              <w:bidi/>
              <w:rPr>
                <w:ins w:id="3722" w:author="nidal saleh" w:date="2025-06-13T20:37:00Z"/>
                <w:sz w:val="32"/>
                <w:szCs w:val="32"/>
                <w:rtl/>
                <w:rPrChange w:id="3723" w:author="nidal saleh" w:date="2025-06-14T11:46:00Z">
                  <w:rPr>
                    <w:ins w:id="3724" w:author="nidal saleh" w:date="2025-06-13T20:37:00Z"/>
                    <w:rtl/>
                  </w:rPr>
                </w:rPrChange>
              </w:rPr>
            </w:pPr>
            <w:ins w:id="3725" w:author="nidal saleh" w:date="2025-06-13T20:37:00Z">
              <w:r w:rsidRPr="00CD2EF4">
                <w:rPr>
                  <w:sz w:val="32"/>
                  <w:szCs w:val="32"/>
                  <w:rtl/>
                  <w:rPrChange w:id="3726" w:author="nidal saleh" w:date="2025-06-14T11:46:00Z">
                    <w:rPr>
                      <w:rtl/>
                    </w:rPr>
                  </w:rPrChange>
                </w:rPr>
                <w:t>تحديد التشتت (إن وجد)</w:t>
              </w:r>
            </w:ins>
          </w:p>
        </w:tc>
      </w:tr>
      <w:tr w:rsidR="00DD6D90" w:rsidRPr="00DD6D90" w14:paraId="7528936B" w14:textId="77777777" w:rsidTr="00DD6D90">
        <w:trPr>
          <w:ins w:id="3727" w:author="nidal saleh" w:date="2025-06-13T20:37:00Z"/>
        </w:trPr>
        <w:tc>
          <w:tcPr>
            <w:tcW w:w="781" w:type="dxa"/>
            <w:vAlign w:val="center"/>
          </w:tcPr>
          <w:p w14:paraId="4C18C24F" w14:textId="5430A90C" w:rsidR="0001206D" w:rsidRPr="00CD2EF4" w:rsidRDefault="0001206D" w:rsidP="0001206D">
            <w:pPr>
              <w:pStyle w:val="NormalWeb"/>
              <w:bidi/>
              <w:rPr>
                <w:ins w:id="3728" w:author="nidal saleh" w:date="2025-06-13T20:37:00Z"/>
                <w:sz w:val="32"/>
                <w:szCs w:val="32"/>
                <w:rtl/>
                <w:rPrChange w:id="3729" w:author="nidal saleh" w:date="2025-06-14T11:47:00Z">
                  <w:rPr>
                    <w:ins w:id="3730" w:author="nidal saleh" w:date="2025-06-13T20:37:00Z"/>
                    <w:rtl/>
                  </w:rPr>
                </w:rPrChange>
              </w:rPr>
            </w:pPr>
            <w:ins w:id="3731" w:author="nidal saleh" w:date="2025-06-13T20:38:00Z">
              <w:r w:rsidRPr="00CD2EF4">
                <w:rPr>
                  <w:sz w:val="32"/>
                  <w:szCs w:val="32"/>
                  <w:rPrChange w:id="3732" w:author="nidal saleh" w:date="2025-06-14T11:47:00Z">
                    <w:rPr/>
                  </w:rPrChange>
                </w:rPr>
                <w:t>2</w:t>
              </w:r>
            </w:ins>
          </w:p>
        </w:tc>
        <w:tc>
          <w:tcPr>
            <w:tcW w:w="1440" w:type="dxa"/>
            <w:vAlign w:val="center"/>
          </w:tcPr>
          <w:p w14:paraId="6CE3400A" w14:textId="4EC34055" w:rsidR="0001206D" w:rsidRPr="00CD2EF4" w:rsidRDefault="0001206D" w:rsidP="0001206D">
            <w:pPr>
              <w:pStyle w:val="NormalWeb"/>
              <w:bidi/>
              <w:rPr>
                <w:ins w:id="3733" w:author="nidal saleh" w:date="2025-06-13T20:37:00Z"/>
                <w:sz w:val="32"/>
                <w:szCs w:val="32"/>
                <w:rtl/>
                <w:rPrChange w:id="3734" w:author="nidal saleh" w:date="2025-06-14T11:46:00Z">
                  <w:rPr>
                    <w:ins w:id="3735" w:author="nidal saleh" w:date="2025-06-13T20:37:00Z"/>
                    <w:rtl/>
                  </w:rPr>
                </w:rPrChange>
              </w:rPr>
            </w:pPr>
            <w:ins w:id="3736" w:author="nidal saleh" w:date="2025-06-13T20:37:00Z">
              <w:r w:rsidRPr="00CD2EF4">
                <w:rPr>
                  <w:sz w:val="32"/>
                  <w:szCs w:val="32"/>
                  <w:rtl/>
                  <w:rPrChange w:id="3737" w:author="nidal saleh" w:date="2025-06-14T11:46:00Z">
                    <w:rPr>
                      <w:rtl/>
                    </w:rPr>
                  </w:rPrChange>
                </w:rPr>
                <w:t>تشغيل الإنذار</w:t>
              </w:r>
            </w:ins>
          </w:p>
        </w:tc>
        <w:tc>
          <w:tcPr>
            <w:tcW w:w="1170" w:type="dxa"/>
            <w:vAlign w:val="center"/>
          </w:tcPr>
          <w:p w14:paraId="651CBCB0" w14:textId="3387CCCB" w:rsidR="0001206D" w:rsidRPr="00CD2EF4" w:rsidRDefault="0001206D" w:rsidP="0001206D">
            <w:pPr>
              <w:pStyle w:val="NormalWeb"/>
              <w:bidi/>
              <w:rPr>
                <w:ins w:id="3738" w:author="nidal saleh" w:date="2025-06-13T20:37:00Z"/>
                <w:sz w:val="32"/>
                <w:szCs w:val="32"/>
                <w:rtl/>
                <w:rPrChange w:id="3739" w:author="nidal saleh" w:date="2025-06-14T11:46:00Z">
                  <w:rPr>
                    <w:ins w:id="3740" w:author="nidal saleh" w:date="2025-06-13T20:37:00Z"/>
                    <w:rtl/>
                  </w:rPr>
                </w:rPrChange>
              </w:rPr>
            </w:pPr>
            <w:ins w:id="3741" w:author="nidal saleh" w:date="2025-06-13T20:37:00Z">
              <w:r w:rsidRPr="00CD2EF4">
                <w:rPr>
                  <w:sz w:val="32"/>
                  <w:szCs w:val="32"/>
                  <w:rtl/>
                  <w:rPrChange w:id="3742" w:author="nidal saleh" w:date="2025-06-14T11:46:00Z">
                    <w:rPr>
                      <w:rtl/>
                    </w:rPr>
                  </w:rPrChange>
                </w:rPr>
                <w:t>النظام</w:t>
              </w:r>
            </w:ins>
          </w:p>
        </w:tc>
        <w:tc>
          <w:tcPr>
            <w:tcW w:w="2160" w:type="dxa"/>
            <w:vAlign w:val="center"/>
          </w:tcPr>
          <w:p w14:paraId="1A7F8BEC" w14:textId="7BC843AF" w:rsidR="0001206D" w:rsidRPr="00CD2EF4" w:rsidRDefault="0001206D" w:rsidP="0001206D">
            <w:pPr>
              <w:pStyle w:val="NormalWeb"/>
              <w:bidi/>
              <w:rPr>
                <w:ins w:id="3743" w:author="nidal saleh" w:date="2025-06-13T20:37:00Z"/>
                <w:sz w:val="32"/>
                <w:szCs w:val="32"/>
                <w:rtl/>
                <w:rPrChange w:id="3744" w:author="nidal saleh" w:date="2025-06-14T11:46:00Z">
                  <w:rPr>
                    <w:ins w:id="3745" w:author="nidal saleh" w:date="2025-06-13T20:37:00Z"/>
                    <w:rtl/>
                  </w:rPr>
                </w:rPrChange>
              </w:rPr>
            </w:pPr>
            <w:ins w:id="3746" w:author="nidal saleh" w:date="2025-06-13T20:37:00Z">
              <w:r w:rsidRPr="00CD2EF4">
                <w:rPr>
                  <w:sz w:val="32"/>
                  <w:szCs w:val="32"/>
                  <w:rtl/>
                  <w:rPrChange w:id="3747" w:author="nidal saleh" w:date="2025-06-14T11:46:00Z">
                    <w:rPr>
                      <w:rtl/>
                    </w:rPr>
                  </w:rPrChange>
                </w:rPr>
                <w:t>يصدر النظام إنذارًا عند الكشف عن تشتت في السلوك</w:t>
              </w:r>
            </w:ins>
          </w:p>
        </w:tc>
        <w:tc>
          <w:tcPr>
            <w:tcW w:w="1980" w:type="dxa"/>
            <w:vAlign w:val="center"/>
          </w:tcPr>
          <w:p w14:paraId="2A27AA5D" w14:textId="4EEF2992" w:rsidR="0001206D" w:rsidRPr="00CD2EF4" w:rsidRDefault="00AA36F9" w:rsidP="0001206D">
            <w:pPr>
              <w:pStyle w:val="NormalWeb"/>
              <w:bidi/>
              <w:rPr>
                <w:ins w:id="3748" w:author="nidal saleh" w:date="2025-06-13T20:37:00Z"/>
                <w:sz w:val="32"/>
                <w:szCs w:val="32"/>
                <w:rtl/>
                <w:rPrChange w:id="3749" w:author="nidal saleh" w:date="2025-06-14T11:46:00Z">
                  <w:rPr>
                    <w:ins w:id="3750" w:author="nidal saleh" w:date="2025-06-13T20:37:00Z"/>
                    <w:rtl/>
                  </w:rPr>
                </w:rPrChange>
              </w:rPr>
            </w:pPr>
            <w:ins w:id="3751" w:author="nidal saleh" w:date="2025-06-13T21:38:00Z">
              <w:r w:rsidRPr="00CD2EF4">
                <w:rPr>
                  <w:sz w:val="32"/>
                  <w:szCs w:val="32"/>
                  <w:rtl/>
                  <w:rPrChange w:id="3752" w:author="nidal saleh" w:date="2025-06-14T11:46:00Z">
                    <w:rPr>
                      <w:rtl/>
                    </w:rPr>
                  </w:rPrChange>
                </w:rPr>
                <w:t>1.</w:t>
              </w:r>
            </w:ins>
            <w:ins w:id="3753" w:author="nidal saleh" w:date="2025-06-13T20:37:00Z">
              <w:r w:rsidR="0001206D" w:rsidRPr="00CD2EF4">
                <w:rPr>
                  <w:sz w:val="32"/>
                  <w:szCs w:val="32"/>
                  <w:rPrChange w:id="3754" w:author="nidal saleh" w:date="2025-06-14T11:46:00Z">
                    <w:rPr/>
                  </w:rPrChange>
                </w:rPr>
                <w:t xml:space="preserve"> </w:t>
              </w:r>
              <w:r w:rsidR="0001206D" w:rsidRPr="00CD2EF4">
                <w:rPr>
                  <w:sz w:val="32"/>
                  <w:szCs w:val="32"/>
                  <w:rtl/>
                  <w:rPrChange w:id="3755" w:author="nidal saleh" w:date="2025-06-14T11:46:00Z">
                    <w:rPr>
                      <w:rtl/>
                    </w:rPr>
                  </w:rPrChange>
                </w:rPr>
                <w:t>كشف تشتت</w:t>
              </w:r>
              <w:r w:rsidR="0001206D" w:rsidRPr="00CD2EF4">
                <w:rPr>
                  <w:sz w:val="32"/>
                  <w:szCs w:val="32"/>
                  <w:rPrChange w:id="3756" w:author="nidal saleh" w:date="2025-06-14T11:46:00Z">
                    <w:rPr/>
                  </w:rPrChange>
                </w:rPr>
                <w:br/>
              </w:r>
            </w:ins>
            <w:ins w:id="3757" w:author="nidal saleh" w:date="2025-06-13T21:38:00Z">
              <w:r w:rsidRPr="00CD2EF4">
                <w:rPr>
                  <w:sz w:val="32"/>
                  <w:szCs w:val="32"/>
                  <w:rtl/>
                  <w:rPrChange w:id="3758" w:author="nidal saleh" w:date="2025-06-14T11:46:00Z">
                    <w:rPr>
                      <w:rtl/>
                    </w:rPr>
                  </w:rPrChange>
                </w:rPr>
                <w:t>2.</w:t>
              </w:r>
            </w:ins>
            <w:ins w:id="3759" w:author="nidal saleh" w:date="2025-06-13T20:37:00Z">
              <w:r w:rsidR="0001206D" w:rsidRPr="00CD2EF4">
                <w:rPr>
                  <w:sz w:val="32"/>
                  <w:szCs w:val="32"/>
                  <w:rPrChange w:id="3760" w:author="nidal saleh" w:date="2025-06-14T11:46:00Z">
                    <w:rPr/>
                  </w:rPrChange>
                </w:rPr>
                <w:t xml:space="preserve"> </w:t>
              </w:r>
              <w:r w:rsidR="0001206D" w:rsidRPr="00CD2EF4">
                <w:rPr>
                  <w:sz w:val="32"/>
                  <w:szCs w:val="32"/>
                  <w:rtl/>
                  <w:rPrChange w:id="3761" w:author="nidal saleh" w:date="2025-06-14T11:46:00Z">
                    <w:rPr>
                      <w:rtl/>
                    </w:rPr>
                  </w:rPrChange>
                </w:rPr>
                <w:t>إصدار صوت/رسالة تحذيرية</w:t>
              </w:r>
            </w:ins>
          </w:p>
        </w:tc>
        <w:tc>
          <w:tcPr>
            <w:tcW w:w="1530" w:type="dxa"/>
            <w:vAlign w:val="center"/>
          </w:tcPr>
          <w:p w14:paraId="4EBF6C27" w14:textId="535FDF59" w:rsidR="0001206D" w:rsidRPr="00CD2EF4" w:rsidRDefault="0001206D" w:rsidP="0001206D">
            <w:pPr>
              <w:pStyle w:val="NormalWeb"/>
              <w:bidi/>
              <w:rPr>
                <w:ins w:id="3762" w:author="nidal saleh" w:date="2025-06-13T20:37:00Z"/>
                <w:sz w:val="32"/>
                <w:szCs w:val="32"/>
                <w:rtl/>
                <w:rPrChange w:id="3763" w:author="nidal saleh" w:date="2025-06-14T11:46:00Z">
                  <w:rPr>
                    <w:ins w:id="3764" w:author="nidal saleh" w:date="2025-06-13T20:37:00Z"/>
                    <w:rtl/>
                  </w:rPr>
                </w:rPrChange>
              </w:rPr>
            </w:pPr>
            <w:ins w:id="3765" w:author="nidal saleh" w:date="2025-06-13T20:37:00Z">
              <w:r w:rsidRPr="00CD2EF4">
                <w:rPr>
                  <w:sz w:val="32"/>
                  <w:szCs w:val="32"/>
                  <w:rtl/>
                  <w:rPrChange w:id="3766" w:author="nidal saleh" w:date="2025-06-14T11:46:00Z">
                    <w:rPr>
                      <w:rtl/>
                    </w:rPr>
                  </w:rPrChange>
                </w:rPr>
                <w:t>حالة تشتت تم رصدها</w:t>
              </w:r>
            </w:ins>
          </w:p>
        </w:tc>
        <w:tc>
          <w:tcPr>
            <w:tcW w:w="1395" w:type="dxa"/>
            <w:vAlign w:val="center"/>
          </w:tcPr>
          <w:p w14:paraId="20A5011E" w14:textId="20083280" w:rsidR="0001206D" w:rsidRPr="00CD2EF4" w:rsidRDefault="0001206D" w:rsidP="0001206D">
            <w:pPr>
              <w:pStyle w:val="NormalWeb"/>
              <w:bidi/>
              <w:rPr>
                <w:ins w:id="3767" w:author="nidal saleh" w:date="2025-06-13T20:37:00Z"/>
                <w:sz w:val="32"/>
                <w:szCs w:val="32"/>
                <w:rtl/>
                <w:rPrChange w:id="3768" w:author="nidal saleh" w:date="2025-06-14T11:46:00Z">
                  <w:rPr>
                    <w:ins w:id="3769" w:author="nidal saleh" w:date="2025-06-13T20:37:00Z"/>
                    <w:rtl/>
                  </w:rPr>
                </w:rPrChange>
              </w:rPr>
            </w:pPr>
            <w:ins w:id="3770" w:author="nidal saleh" w:date="2025-06-13T20:37:00Z">
              <w:r w:rsidRPr="00CD2EF4">
                <w:rPr>
                  <w:sz w:val="32"/>
                  <w:szCs w:val="32"/>
                  <w:rtl/>
                  <w:rPrChange w:id="3771" w:author="nidal saleh" w:date="2025-06-14T11:46:00Z">
                    <w:rPr>
                      <w:rtl/>
                    </w:rPr>
                  </w:rPrChange>
                </w:rPr>
                <w:t>إنذار السائق</w:t>
              </w:r>
            </w:ins>
          </w:p>
        </w:tc>
      </w:tr>
      <w:tr w:rsidR="00DD6D90" w:rsidRPr="00DD6D90" w14:paraId="717E68E1" w14:textId="77777777" w:rsidTr="00DD6D90">
        <w:trPr>
          <w:ins w:id="3772" w:author="nidal saleh" w:date="2025-06-13T20:37:00Z"/>
        </w:trPr>
        <w:tc>
          <w:tcPr>
            <w:tcW w:w="781" w:type="dxa"/>
            <w:vAlign w:val="center"/>
          </w:tcPr>
          <w:p w14:paraId="30AC6091" w14:textId="278017F8" w:rsidR="0001206D" w:rsidRPr="00CD2EF4" w:rsidRDefault="0001206D" w:rsidP="0001206D">
            <w:pPr>
              <w:pStyle w:val="NormalWeb"/>
              <w:bidi/>
              <w:rPr>
                <w:ins w:id="3773" w:author="nidal saleh" w:date="2025-06-13T20:37:00Z"/>
                <w:sz w:val="32"/>
                <w:szCs w:val="32"/>
                <w:rtl/>
                <w:rPrChange w:id="3774" w:author="nidal saleh" w:date="2025-06-14T11:47:00Z">
                  <w:rPr>
                    <w:ins w:id="3775" w:author="nidal saleh" w:date="2025-06-13T20:37:00Z"/>
                    <w:rtl/>
                  </w:rPr>
                </w:rPrChange>
              </w:rPr>
            </w:pPr>
            <w:ins w:id="3776" w:author="nidal saleh" w:date="2025-06-13T20:38:00Z">
              <w:r w:rsidRPr="00CD2EF4">
                <w:rPr>
                  <w:sz w:val="32"/>
                  <w:szCs w:val="32"/>
                  <w:rPrChange w:id="3777" w:author="nidal saleh" w:date="2025-06-14T11:47:00Z">
                    <w:rPr/>
                  </w:rPrChange>
                </w:rPr>
                <w:t>3</w:t>
              </w:r>
            </w:ins>
          </w:p>
        </w:tc>
        <w:tc>
          <w:tcPr>
            <w:tcW w:w="1440" w:type="dxa"/>
            <w:vAlign w:val="center"/>
          </w:tcPr>
          <w:p w14:paraId="60015558" w14:textId="33667D68" w:rsidR="0001206D" w:rsidRPr="00CD2EF4" w:rsidRDefault="0001206D" w:rsidP="0001206D">
            <w:pPr>
              <w:pStyle w:val="NormalWeb"/>
              <w:bidi/>
              <w:rPr>
                <w:ins w:id="3778" w:author="nidal saleh" w:date="2025-06-13T20:37:00Z"/>
                <w:sz w:val="32"/>
                <w:szCs w:val="32"/>
                <w:rtl/>
                <w:rPrChange w:id="3779" w:author="nidal saleh" w:date="2025-06-14T11:46:00Z">
                  <w:rPr>
                    <w:ins w:id="3780" w:author="nidal saleh" w:date="2025-06-13T20:37:00Z"/>
                    <w:rtl/>
                  </w:rPr>
                </w:rPrChange>
              </w:rPr>
            </w:pPr>
            <w:ins w:id="3781" w:author="nidal saleh" w:date="2025-06-13T20:37:00Z">
              <w:r w:rsidRPr="00CD2EF4">
                <w:rPr>
                  <w:sz w:val="32"/>
                  <w:szCs w:val="32"/>
                  <w:rtl/>
                  <w:rPrChange w:id="3782" w:author="nidal saleh" w:date="2025-06-14T11:46:00Z">
                    <w:rPr>
                      <w:rtl/>
                    </w:rPr>
                  </w:rPrChange>
                </w:rPr>
                <w:t>إرسال الإشعارات</w:t>
              </w:r>
            </w:ins>
          </w:p>
        </w:tc>
        <w:tc>
          <w:tcPr>
            <w:tcW w:w="1170" w:type="dxa"/>
            <w:vAlign w:val="center"/>
          </w:tcPr>
          <w:p w14:paraId="2E33F36D" w14:textId="7DE5C9A2" w:rsidR="0001206D" w:rsidRPr="00CD2EF4" w:rsidRDefault="0001206D" w:rsidP="0001206D">
            <w:pPr>
              <w:pStyle w:val="NormalWeb"/>
              <w:bidi/>
              <w:rPr>
                <w:ins w:id="3783" w:author="nidal saleh" w:date="2025-06-13T20:37:00Z"/>
                <w:sz w:val="32"/>
                <w:szCs w:val="32"/>
                <w:rtl/>
                <w:rPrChange w:id="3784" w:author="nidal saleh" w:date="2025-06-14T11:46:00Z">
                  <w:rPr>
                    <w:ins w:id="3785" w:author="nidal saleh" w:date="2025-06-13T20:37:00Z"/>
                    <w:rtl/>
                  </w:rPr>
                </w:rPrChange>
              </w:rPr>
            </w:pPr>
            <w:ins w:id="3786" w:author="nidal saleh" w:date="2025-06-13T20:37:00Z">
              <w:r w:rsidRPr="00CD2EF4">
                <w:rPr>
                  <w:sz w:val="32"/>
                  <w:szCs w:val="32"/>
                  <w:rtl/>
                  <w:rPrChange w:id="3787" w:author="nidal saleh" w:date="2025-06-14T11:46:00Z">
                    <w:rPr>
                      <w:rtl/>
                    </w:rPr>
                  </w:rPrChange>
                </w:rPr>
                <w:t>النظام</w:t>
              </w:r>
            </w:ins>
          </w:p>
        </w:tc>
        <w:tc>
          <w:tcPr>
            <w:tcW w:w="2160" w:type="dxa"/>
            <w:vAlign w:val="center"/>
          </w:tcPr>
          <w:p w14:paraId="1A0E6A00" w14:textId="7375374C" w:rsidR="0001206D" w:rsidRPr="00CD2EF4" w:rsidRDefault="0001206D" w:rsidP="0001206D">
            <w:pPr>
              <w:pStyle w:val="NormalWeb"/>
              <w:bidi/>
              <w:rPr>
                <w:ins w:id="3788" w:author="nidal saleh" w:date="2025-06-13T20:37:00Z"/>
                <w:sz w:val="32"/>
                <w:szCs w:val="32"/>
                <w:rtl/>
                <w:rPrChange w:id="3789" w:author="nidal saleh" w:date="2025-06-14T11:46:00Z">
                  <w:rPr>
                    <w:ins w:id="3790" w:author="nidal saleh" w:date="2025-06-13T20:37:00Z"/>
                    <w:rtl/>
                  </w:rPr>
                </w:rPrChange>
              </w:rPr>
            </w:pPr>
            <w:ins w:id="3791" w:author="nidal saleh" w:date="2025-06-13T20:37:00Z">
              <w:r w:rsidRPr="00CD2EF4">
                <w:rPr>
                  <w:sz w:val="32"/>
                  <w:szCs w:val="32"/>
                  <w:rtl/>
                  <w:rPrChange w:id="3792" w:author="nidal saleh" w:date="2025-06-14T11:46:00Z">
                    <w:rPr>
                      <w:rtl/>
                    </w:rPr>
                  </w:rPrChange>
                </w:rPr>
                <w:t xml:space="preserve">يرسل إشعارات إلى مدير الأسطول عبر البريد أو </w:t>
              </w:r>
              <w:proofErr w:type="spellStart"/>
              <w:r w:rsidRPr="00CD2EF4">
                <w:rPr>
                  <w:sz w:val="32"/>
                  <w:szCs w:val="32"/>
                  <w:rtl/>
                  <w:rPrChange w:id="3793" w:author="nidal saleh" w:date="2025-06-14T11:46:00Z">
                    <w:rPr>
                      <w:rtl/>
                    </w:rPr>
                  </w:rPrChange>
                </w:rPr>
                <w:t>تيليجرام</w:t>
              </w:r>
              <w:proofErr w:type="spellEnd"/>
            </w:ins>
          </w:p>
        </w:tc>
        <w:tc>
          <w:tcPr>
            <w:tcW w:w="1980" w:type="dxa"/>
            <w:vAlign w:val="center"/>
          </w:tcPr>
          <w:p w14:paraId="36054DD4" w14:textId="245F8157" w:rsidR="0001206D" w:rsidRPr="00CD2EF4" w:rsidRDefault="00AA36F9" w:rsidP="0001206D">
            <w:pPr>
              <w:pStyle w:val="NormalWeb"/>
              <w:bidi/>
              <w:rPr>
                <w:ins w:id="3794" w:author="nidal saleh" w:date="2025-06-13T20:37:00Z"/>
                <w:sz w:val="32"/>
                <w:szCs w:val="32"/>
                <w:rtl/>
                <w:rPrChange w:id="3795" w:author="nidal saleh" w:date="2025-06-14T11:46:00Z">
                  <w:rPr>
                    <w:ins w:id="3796" w:author="nidal saleh" w:date="2025-06-13T20:37:00Z"/>
                    <w:rtl/>
                  </w:rPr>
                </w:rPrChange>
              </w:rPr>
            </w:pPr>
            <w:ins w:id="3797" w:author="nidal saleh" w:date="2025-06-13T21:38:00Z">
              <w:r w:rsidRPr="00CD2EF4">
                <w:rPr>
                  <w:sz w:val="32"/>
                  <w:szCs w:val="32"/>
                  <w:rtl/>
                  <w:rPrChange w:id="3798" w:author="nidal saleh" w:date="2025-06-14T11:46:00Z">
                    <w:rPr>
                      <w:rtl/>
                    </w:rPr>
                  </w:rPrChange>
                </w:rPr>
                <w:t>1.</w:t>
              </w:r>
            </w:ins>
            <w:ins w:id="3799" w:author="nidal saleh" w:date="2025-06-13T20:37:00Z">
              <w:r w:rsidR="0001206D" w:rsidRPr="00CD2EF4">
                <w:rPr>
                  <w:sz w:val="32"/>
                  <w:szCs w:val="32"/>
                  <w:rPrChange w:id="3800" w:author="nidal saleh" w:date="2025-06-14T11:46:00Z">
                    <w:rPr/>
                  </w:rPrChange>
                </w:rPr>
                <w:t xml:space="preserve"> </w:t>
              </w:r>
              <w:r w:rsidR="0001206D" w:rsidRPr="00CD2EF4">
                <w:rPr>
                  <w:sz w:val="32"/>
                  <w:szCs w:val="32"/>
                  <w:rtl/>
                  <w:rPrChange w:id="3801" w:author="nidal saleh" w:date="2025-06-14T11:46:00Z">
                    <w:rPr>
                      <w:rtl/>
                    </w:rPr>
                  </w:rPrChange>
                </w:rPr>
                <w:t>التحقق من التشتت</w:t>
              </w:r>
              <w:r w:rsidR="0001206D" w:rsidRPr="00CD2EF4">
                <w:rPr>
                  <w:sz w:val="32"/>
                  <w:szCs w:val="32"/>
                  <w:rPrChange w:id="3802" w:author="nidal saleh" w:date="2025-06-14T11:46:00Z">
                    <w:rPr/>
                  </w:rPrChange>
                </w:rPr>
                <w:br/>
              </w:r>
            </w:ins>
            <w:ins w:id="3803" w:author="nidal saleh" w:date="2025-06-13T21:38:00Z">
              <w:r w:rsidRPr="00CD2EF4">
                <w:rPr>
                  <w:sz w:val="32"/>
                  <w:szCs w:val="32"/>
                  <w:rtl/>
                  <w:rPrChange w:id="3804" w:author="nidal saleh" w:date="2025-06-14T11:46:00Z">
                    <w:rPr>
                      <w:rtl/>
                    </w:rPr>
                  </w:rPrChange>
                </w:rPr>
                <w:t>2.</w:t>
              </w:r>
            </w:ins>
            <w:ins w:id="3805" w:author="nidal saleh" w:date="2025-06-13T20:37:00Z">
              <w:r w:rsidR="0001206D" w:rsidRPr="00CD2EF4">
                <w:rPr>
                  <w:sz w:val="32"/>
                  <w:szCs w:val="32"/>
                  <w:rtl/>
                  <w:rPrChange w:id="3806" w:author="nidal saleh" w:date="2025-06-14T11:46:00Z">
                    <w:rPr>
                      <w:rtl/>
                    </w:rPr>
                  </w:rPrChange>
                </w:rPr>
                <w:t>إرسال تفاصيل الحالة</w:t>
              </w:r>
            </w:ins>
          </w:p>
        </w:tc>
        <w:tc>
          <w:tcPr>
            <w:tcW w:w="1530" w:type="dxa"/>
            <w:vAlign w:val="center"/>
          </w:tcPr>
          <w:p w14:paraId="048790F7" w14:textId="485AC5F8" w:rsidR="0001206D" w:rsidRPr="00CD2EF4" w:rsidRDefault="0001206D" w:rsidP="0001206D">
            <w:pPr>
              <w:pStyle w:val="NormalWeb"/>
              <w:bidi/>
              <w:rPr>
                <w:ins w:id="3807" w:author="nidal saleh" w:date="2025-06-13T20:37:00Z"/>
                <w:sz w:val="32"/>
                <w:szCs w:val="32"/>
                <w:rtl/>
                <w:rPrChange w:id="3808" w:author="nidal saleh" w:date="2025-06-14T11:46:00Z">
                  <w:rPr>
                    <w:ins w:id="3809" w:author="nidal saleh" w:date="2025-06-13T20:37:00Z"/>
                    <w:rtl/>
                  </w:rPr>
                </w:rPrChange>
              </w:rPr>
            </w:pPr>
            <w:ins w:id="3810" w:author="nidal saleh" w:date="2025-06-13T20:37:00Z">
              <w:r w:rsidRPr="00CD2EF4">
                <w:rPr>
                  <w:sz w:val="32"/>
                  <w:szCs w:val="32"/>
                  <w:rtl/>
                  <w:rPrChange w:id="3811" w:author="nidal saleh" w:date="2025-06-14T11:46:00Z">
                    <w:rPr>
                      <w:rtl/>
                    </w:rPr>
                  </w:rPrChange>
                </w:rPr>
                <w:t>تم رصد تشتت</w:t>
              </w:r>
            </w:ins>
          </w:p>
        </w:tc>
        <w:tc>
          <w:tcPr>
            <w:tcW w:w="1395" w:type="dxa"/>
            <w:vAlign w:val="center"/>
          </w:tcPr>
          <w:p w14:paraId="5FD10A20" w14:textId="5D69936F" w:rsidR="0001206D" w:rsidRPr="00CD2EF4" w:rsidRDefault="0001206D" w:rsidP="0001206D">
            <w:pPr>
              <w:pStyle w:val="NormalWeb"/>
              <w:bidi/>
              <w:rPr>
                <w:ins w:id="3812" w:author="nidal saleh" w:date="2025-06-13T20:37:00Z"/>
                <w:sz w:val="32"/>
                <w:szCs w:val="32"/>
                <w:rtl/>
                <w:rPrChange w:id="3813" w:author="nidal saleh" w:date="2025-06-14T11:46:00Z">
                  <w:rPr>
                    <w:ins w:id="3814" w:author="nidal saleh" w:date="2025-06-13T20:37:00Z"/>
                    <w:rtl/>
                  </w:rPr>
                </w:rPrChange>
              </w:rPr>
            </w:pPr>
            <w:ins w:id="3815" w:author="nidal saleh" w:date="2025-06-13T20:37:00Z">
              <w:r w:rsidRPr="00CD2EF4">
                <w:rPr>
                  <w:sz w:val="32"/>
                  <w:szCs w:val="32"/>
                  <w:rtl/>
                  <w:rPrChange w:id="3816" w:author="nidal saleh" w:date="2025-06-14T11:46:00Z">
                    <w:rPr>
                      <w:rtl/>
                    </w:rPr>
                  </w:rPrChange>
                </w:rPr>
                <w:t>وصول تنبيه للمدير</w:t>
              </w:r>
            </w:ins>
          </w:p>
        </w:tc>
      </w:tr>
      <w:tr w:rsidR="00DD6D90" w:rsidRPr="00DD6D90" w14:paraId="0CCDE0EE" w14:textId="77777777" w:rsidTr="00DD6D90">
        <w:trPr>
          <w:ins w:id="3817" w:author="nidal saleh" w:date="2025-06-13T20:37:00Z"/>
        </w:trPr>
        <w:tc>
          <w:tcPr>
            <w:tcW w:w="781" w:type="dxa"/>
            <w:vAlign w:val="center"/>
          </w:tcPr>
          <w:p w14:paraId="198A783A" w14:textId="4F4B2351" w:rsidR="0001206D" w:rsidRPr="00CD2EF4" w:rsidRDefault="0001206D" w:rsidP="0001206D">
            <w:pPr>
              <w:pStyle w:val="NormalWeb"/>
              <w:bidi/>
              <w:rPr>
                <w:ins w:id="3818" w:author="nidal saleh" w:date="2025-06-13T20:37:00Z"/>
                <w:sz w:val="32"/>
                <w:szCs w:val="32"/>
                <w:rtl/>
                <w:rPrChange w:id="3819" w:author="nidal saleh" w:date="2025-06-14T11:47:00Z">
                  <w:rPr>
                    <w:ins w:id="3820" w:author="nidal saleh" w:date="2025-06-13T20:37:00Z"/>
                    <w:rtl/>
                  </w:rPr>
                </w:rPrChange>
              </w:rPr>
            </w:pPr>
            <w:ins w:id="3821" w:author="nidal saleh" w:date="2025-06-13T20:38:00Z">
              <w:r w:rsidRPr="00CD2EF4">
                <w:rPr>
                  <w:sz w:val="32"/>
                  <w:szCs w:val="32"/>
                  <w:rPrChange w:id="3822" w:author="nidal saleh" w:date="2025-06-14T11:47:00Z">
                    <w:rPr/>
                  </w:rPrChange>
                </w:rPr>
                <w:t>4</w:t>
              </w:r>
            </w:ins>
          </w:p>
        </w:tc>
        <w:tc>
          <w:tcPr>
            <w:tcW w:w="1440" w:type="dxa"/>
            <w:vAlign w:val="center"/>
          </w:tcPr>
          <w:p w14:paraId="7032FF8A" w14:textId="4C7FA9B6" w:rsidR="0001206D" w:rsidRPr="00CD2EF4" w:rsidRDefault="0001206D" w:rsidP="0001206D">
            <w:pPr>
              <w:pStyle w:val="NormalWeb"/>
              <w:bidi/>
              <w:rPr>
                <w:ins w:id="3823" w:author="nidal saleh" w:date="2025-06-13T20:37:00Z"/>
                <w:sz w:val="32"/>
                <w:szCs w:val="32"/>
                <w:rtl/>
                <w:rPrChange w:id="3824" w:author="nidal saleh" w:date="2025-06-14T11:46:00Z">
                  <w:rPr>
                    <w:ins w:id="3825" w:author="nidal saleh" w:date="2025-06-13T20:37:00Z"/>
                    <w:rtl/>
                  </w:rPr>
                </w:rPrChange>
              </w:rPr>
            </w:pPr>
            <w:ins w:id="3826" w:author="nidal saleh" w:date="2025-06-13T20:37:00Z">
              <w:r w:rsidRPr="00CD2EF4">
                <w:rPr>
                  <w:sz w:val="32"/>
                  <w:szCs w:val="32"/>
                  <w:rtl/>
                  <w:rPrChange w:id="3827" w:author="nidal saleh" w:date="2025-06-14T11:46:00Z">
                    <w:rPr>
                      <w:rtl/>
                    </w:rPr>
                  </w:rPrChange>
                </w:rPr>
                <w:t>عرض السجل</w:t>
              </w:r>
            </w:ins>
          </w:p>
        </w:tc>
        <w:tc>
          <w:tcPr>
            <w:tcW w:w="1170" w:type="dxa"/>
            <w:vAlign w:val="center"/>
          </w:tcPr>
          <w:p w14:paraId="6F82535B" w14:textId="589E9836" w:rsidR="0001206D" w:rsidRPr="00CD2EF4" w:rsidRDefault="0001206D" w:rsidP="0001206D">
            <w:pPr>
              <w:pStyle w:val="NormalWeb"/>
              <w:bidi/>
              <w:rPr>
                <w:ins w:id="3828" w:author="nidal saleh" w:date="2025-06-13T20:37:00Z"/>
                <w:sz w:val="32"/>
                <w:szCs w:val="32"/>
                <w:rtl/>
                <w:rPrChange w:id="3829" w:author="nidal saleh" w:date="2025-06-14T11:46:00Z">
                  <w:rPr>
                    <w:ins w:id="3830" w:author="nidal saleh" w:date="2025-06-13T20:37:00Z"/>
                    <w:rtl/>
                  </w:rPr>
                </w:rPrChange>
              </w:rPr>
            </w:pPr>
            <w:ins w:id="3831" w:author="nidal saleh" w:date="2025-06-13T20:37:00Z">
              <w:r w:rsidRPr="00CD2EF4">
                <w:rPr>
                  <w:sz w:val="32"/>
                  <w:szCs w:val="32"/>
                  <w:rtl/>
                  <w:rPrChange w:id="3832" w:author="nidal saleh" w:date="2025-06-14T11:46:00Z">
                    <w:rPr>
                      <w:rtl/>
                    </w:rPr>
                  </w:rPrChange>
                </w:rPr>
                <w:t>مدير الأسطول</w:t>
              </w:r>
            </w:ins>
          </w:p>
        </w:tc>
        <w:tc>
          <w:tcPr>
            <w:tcW w:w="2160" w:type="dxa"/>
            <w:vAlign w:val="center"/>
          </w:tcPr>
          <w:p w14:paraId="75C4BE92" w14:textId="57423B70" w:rsidR="0001206D" w:rsidRPr="00CD2EF4" w:rsidRDefault="0001206D" w:rsidP="0001206D">
            <w:pPr>
              <w:pStyle w:val="NormalWeb"/>
              <w:bidi/>
              <w:rPr>
                <w:ins w:id="3833" w:author="nidal saleh" w:date="2025-06-13T20:37:00Z"/>
                <w:sz w:val="32"/>
                <w:szCs w:val="32"/>
                <w:rtl/>
                <w:rPrChange w:id="3834" w:author="nidal saleh" w:date="2025-06-14T11:46:00Z">
                  <w:rPr>
                    <w:ins w:id="3835" w:author="nidal saleh" w:date="2025-06-13T20:37:00Z"/>
                    <w:rtl/>
                  </w:rPr>
                </w:rPrChange>
              </w:rPr>
            </w:pPr>
            <w:ins w:id="3836" w:author="nidal saleh" w:date="2025-06-13T20:37:00Z">
              <w:r w:rsidRPr="00CD2EF4">
                <w:rPr>
                  <w:sz w:val="32"/>
                  <w:szCs w:val="32"/>
                  <w:rtl/>
                  <w:rPrChange w:id="3837" w:author="nidal saleh" w:date="2025-06-14T11:46:00Z">
                    <w:rPr>
                      <w:rtl/>
                    </w:rPr>
                  </w:rPrChange>
                </w:rPr>
                <w:t>يعرض المدير السجلات المخزنة لحالات التشتت السابقة</w:t>
              </w:r>
            </w:ins>
          </w:p>
        </w:tc>
        <w:tc>
          <w:tcPr>
            <w:tcW w:w="1980" w:type="dxa"/>
            <w:vAlign w:val="center"/>
          </w:tcPr>
          <w:p w14:paraId="17CFD244" w14:textId="1E55EC77" w:rsidR="0001206D" w:rsidRPr="00CD2EF4" w:rsidRDefault="00AA36F9" w:rsidP="0001206D">
            <w:pPr>
              <w:pStyle w:val="NormalWeb"/>
              <w:bidi/>
              <w:rPr>
                <w:ins w:id="3838" w:author="nidal saleh" w:date="2025-06-13T20:37:00Z"/>
                <w:sz w:val="32"/>
                <w:szCs w:val="32"/>
                <w:rtl/>
                <w:rPrChange w:id="3839" w:author="nidal saleh" w:date="2025-06-14T11:46:00Z">
                  <w:rPr>
                    <w:ins w:id="3840" w:author="nidal saleh" w:date="2025-06-13T20:37:00Z"/>
                    <w:rtl/>
                  </w:rPr>
                </w:rPrChange>
              </w:rPr>
            </w:pPr>
            <w:ins w:id="3841" w:author="nidal saleh" w:date="2025-06-13T21:38:00Z">
              <w:r w:rsidRPr="00CD2EF4">
                <w:rPr>
                  <w:sz w:val="32"/>
                  <w:szCs w:val="32"/>
                  <w:rtl/>
                  <w:rPrChange w:id="3842" w:author="nidal saleh" w:date="2025-06-14T11:46:00Z">
                    <w:rPr>
                      <w:rtl/>
                    </w:rPr>
                  </w:rPrChange>
                </w:rPr>
                <w:t>1.</w:t>
              </w:r>
            </w:ins>
            <w:ins w:id="3843" w:author="nidal saleh" w:date="2025-06-13T20:37:00Z">
              <w:r w:rsidR="0001206D" w:rsidRPr="00CD2EF4">
                <w:rPr>
                  <w:sz w:val="32"/>
                  <w:szCs w:val="32"/>
                  <w:rPrChange w:id="3844" w:author="nidal saleh" w:date="2025-06-14T11:46:00Z">
                    <w:rPr/>
                  </w:rPrChange>
                </w:rPr>
                <w:t xml:space="preserve"> </w:t>
              </w:r>
              <w:r w:rsidR="0001206D" w:rsidRPr="00CD2EF4">
                <w:rPr>
                  <w:sz w:val="32"/>
                  <w:szCs w:val="32"/>
                  <w:rtl/>
                  <w:rPrChange w:id="3845" w:author="nidal saleh" w:date="2025-06-14T11:46:00Z">
                    <w:rPr>
                      <w:rtl/>
                    </w:rPr>
                  </w:rPrChange>
                </w:rPr>
                <w:t>فتح النظام</w:t>
              </w:r>
              <w:r w:rsidR="0001206D" w:rsidRPr="00CD2EF4">
                <w:rPr>
                  <w:sz w:val="32"/>
                  <w:szCs w:val="32"/>
                  <w:rPrChange w:id="3846" w:author="nidal saleh" w:date="2025-06-14T11:46:00Z">
                    <w:rPr/>
                  </w:rPrChange>
                </w:rPr>
                <w:br/>
              </w:r>
            </w:ins>
            <w:ins w:id="3847" w:author="nidal saleh" w:date="2025-06-13T21:38:00Z">
              <w:r w:rsidRPr="00CD2EF4">
                <w:rPr>
                  <w:sz w:val="32"/>
                  <w:szCs w:val="32"/>
                  <w:rtl/>
                  <w:rPrChange w:id="3848" w:author="nidal saleh" w:date="2025-06-14T11:46:00Z">
                    <w:rPr>
                      <w:rtl/>
                    </w:rPr>
                  </w:rPrChange>
                </w:rPr>
                <w:t>2.</w:t>
              </w:r>
            </w:ins>
            <w:ins w:id="3849" w:author="nidal saleh" w:date="2025-06-13T20:37:00Z">
              <w:r w:rsidR="0001206D" w:rsidRPr="00CD2EF4">
                <w:rPr>
                  <w:sz w:val="32"/>
                  <w:szCs w:val="32"/>
                  <w:rPrChange w:id="3850" w:author="nidal saleh" w:date="2025-06-14T11:46:00Z">
                    <w:rPr/>
                  </w:rPrChange>
                </w:rPr>
                <w:t xml:space="preserve">. </w:t>
              </w:r>
              <w:r w:rsidR="0001206D" w:rsidRPr="00CD2EF4">
                <w:rPr>
                  <w:sz w:val="32"/>
                  <w:szCs w:val="32"/>
                  <w:rtl/>
                  <w:rPrChange w:id="3851" w:author="nidal saleh" w:date="2025-06-14T11:46:00Z">
                    <w:rPr>
                      <w:rtl/>
                    </w:rPr>
                  </w:rPrChange>
                </w:rPr>
                <w:t>عرض قاعدة البيانات</w:t>
              </w:r>
            </w:ins>
          </w:p>
        </w:tc>
        <w:tc>
          <w:tcPr>
            <w:tcW w:w="1530" w:type="dxa"/>
            <w:vAlign w:val="center"/>
          </w:tcPr>
          <w:p w14:paraId="1AC22B7C" w14:textId="4AB0C07F" w:rsidR="0001206D" w:rsidRPr="00CD2EF4" w:rsidRDefault="0001206D" w:rsidP="0001206D">
            <w:pPr>
              <w:pStyle w:val="NormalWeb"/>
              <w:bidi/>
              <w:rPr>
                <w:ins w:id="3852" w:author="nidal saleh" w:date="2025-06-13T20:37:00Z"/>
                <w:sz w:val="32"/>
                <w:szCs w:val="32"/>
                <w:rtl/>
                <w:rPrChange w:id="3853" w:author="nidal saleh" w:date="2025-06-14T11:46:00Z">
                  <w:rPr>
                    <w:ins w:id="3854" w:author="nidal saleh" w:date="2025-06-13T20:37:00Z"/>
                    <w:rtl/>
                  </w:rPr>
                </w:rPrChange>
              </w:rPr>
            </w:pPr>
            <w:ins w:id="3855" w:author="nidal saleh" w:date="2025-06-13T20:37:00Z">
              <w:r w:rsidRPr="00CD2EF4">
                <w:rPr>
                  <w:sz w:val="32"/>
                  <w:szCs w:val="32"/>
                  <w:rtl/>
                  <w:rPrChange w:id="3856" w:author="nidal saleh" w:date="2025-06-14T11:46:00Z">
                    <w:rPr>
                      <w:rtl/>
                    </w:rPr>
                  </w:rPrChange>
                </w:rPr>
                <w:t>تم تخزين بيانات مسبقة</w:t>
              </w:r>
            </w:ins>
          </w:p>
        </w:tc>
        <w:tc>
          <w:tcPr>
            <w:tcW w:w="1395" w:type="dxa"/>
            <w:vAlign w:val="center"/>
          </w:tcPr>
          <w:p w14:paraId="260AF10A" w14:textId="79D5A38C" w:rsidR="0001206D" w:rsidRPr="00CD2EF4" w:rsidRDefault="0001206D" w:rsidP="0001206D">
            <w:pPr>
              <w:pStyle w:val="NormalWeb"/>
              <w:bidi/>
              <w:rPr>
                <w:ins w:id="3857" w:author="nidal saleh" w:date="2025-06-13T20:37:00Z"/>
                <w:sz w:val="32"/>
                <w:szCs w:val="32"/>
                <w:rtl/>
                <w:rPrChange w:id="3858" w:author="nidal saleh" w:date="2025-06-14T11:46:00Z">
                  <w:rPr>
                    <w:ins w:id="3859" w:author="nidal saleh" w:date="2025-06-13T20:37:00Z"/>
                    <w:rtl/>
                  </w:rPr>
                </w:rPrChange>
              </w:rPr>
            </w:pPr>
            <w:ins w:id="3860" w:author="nidal saleh" w:date="2025-06-13T20:37:00Z">
              <w:r w:rsidRPr="00CD2EF4">
                <w:rPr>
                  <w:sz w:val="32"/>
                  <w:szCs w:val="32"/>
                  <w:rtl/>
                  <w:rPrChange w:id="3861" w:author="nidal saleh" w:date="2025-06-14T11:46:00Z">
                    <w:rPr>
                      <w:rtl/>
                    </w:rPr>
                  </w:rPrChange>
                </w:rPr>
                <w:t>عرض بيانات التشتت</w:t>
              </w:r>
            </w:ins>
          </w:p>
        </w:tc>
      </w:tr>
      <w:tr w:rsidR="00DD6D90" w:rsidRPr="00DD6D90" w14:paraId="7235617B" w14:textId="77777777" w:rsidTr="00DD6D90">
        <w:trPr>
          <w:trHeight w:val="553"/>
          <w:ins w:id="3862" w:author="nidal saleh" w:date="2025-06-13T20:37:00Z"/>
        </w:trPr>
        <w:tc>
          <w:tcPr>
            <w:tcW w:w="781" w:type="dxa"/>
            <w:vAlign w:val="center"/>
          </w:tcPr>
          <w:p w14:paraId="513ACB33" w14:textId="6431DD05" w:rsidR="0001206D" w:rsidRPr="00CD2EF4" w:rsidRDefault="0001206D" w:rsidP="0001206D">
            <w:pPr>
              <w:pStyle w:val="NormalWeb"/>
              <w:bidi/>
              <w:rPr>
                <w:ins w:id="3863" w:author="nidal saleh" w:date="2025-06-13T20:37:00Z"/>
                <w:sz w:val="32"/>
                <w:szCs w:val="32"/>
                <w:rtl/>
                <w:rPrChange w:id="3864" w:author="nidal saleh" w:date="2025-06-14T11:47:00Z">
                  <w:rPr>
                    <w:ins w:id="3865" w:author="nidal saleh" w:date="2025-06-13T20:37:00Z"/>
                    <w:rtl/>
                  </w:rPr>
                </w:rPrChange>
              </w:rPr>
            </w:pPr>
            <w:ins w:id="3866" w:author="nidal saleh" w:date="2025-06-13T20:38:00Z">
              <w:r w:rsidRPr="00CD2EF4">
                <w:rPr>
                  <w:sz w:val="32"/>
                  <w:szCs w:val="32"/>
                  <w:rPrChange w:id="3867" w:author="nidal saleh" w:date="2025-06-14T11:47:00Z">
                    <w:rPr/>
                  </w:rPrChange>
                </w:rPr>
                <w:t>5</w:t>
              </w:r>
            </w:ins>
          </w:p>
        </w:tc>
        <w:tc>
          <w:tcPr>
            <w:tcW w:w="1440" w:type="dxa"/>
            <w:vAlign w:val="center"/>
          </w:tcPr>
          <w:p w14:paraId="57923AF8" w14:textId="7E72FBF0" w:rsidR="0001206D" w:rsidRPr="00CD2EF4" w:rsidRDefault="0001206D" w:rsidP="0001206D">
            <w:pPr>
              <w:pStyle w:val="NormalWeb"/>
              <w:bidi/>
              <w:rPr>
                <w:ins w:id="3868" w:author="nidal saleh" w:date="2025-06-13T20:37:00Z"/>
                <w:sz w:val="32"/>
                <w:szCs w:val="32"/>
                <w:rtl/>
                <w:rPrChange w:id="3869" w:author="nidal saleh" w:date="2025-06-14T11:46:00Z">
                  <w:rPr>
                    <w:ins w:id="3870" w:author="nidal saleh" w:date="2025-06-13T20:37:00Z"/>
                    <w:rtl/>
                  </w:rPr>
                </w:rPrChange>
              </w:rPr>
            </w:pPr>
            <w:ins w:id="3871" w:author="nidal saleh" w:date="2025-06-13T20:37:00Z">
              <w:r w:rsidRPr="00CD2EF4">
                <w:rPr>
                  <w:sz w:val="32"/>
                  <w:szCs w:val="32"/>
                  <w:rtl/>
                  <w:rPrChange w:id="3872" w:author="nidal saleh" w:date="2025-06-14T11:46:00Z">
                    <w:rPr>
                      <w:rtl/>
                    </w:rPr>
                  </w:rPrChange>
                </w:rPr>
                <w:t>إنشاء التقارير</w:t>
              </w:r>
            </w:ins>
          </w:p>
        </w:tc>
        <w:tc>
          <w:tcPr>
            <w:tcW w:w="1170" w:type="dxa"/>
            <w:vAlign w:val="center"/>
          </w:tcPr>
          <w:p w14:paraId="1FED14F6" w14:textId="1C38299D" w:rsidR="0001206D" w:rsidRPr="00CD2EF4" w:rsidRDefault="0001206D" w:rsidP="0001206D">
            <w:pPr>
              <w:pStyle w:val="NormalWeb"/>
              <w:bidi/>
              <w:rPr>
                <w:ins w:id="3873" w:author="nidal saleh" w:date="2025-06-13T20:37:00Z"/>
                <w:sz w:val="32"/>
                <w:szCs w:val="32"/>
                <w:rtl/>
                <w:rPrChange w:id="3874" w:author="nidal saleh" w:date="2025-06-14T11:46:00Z">
                  <w:rPr>
                    <w:ins w:id="3875" w:author="nidal saleh" w:date="2025-06-13T20:37:00Z"/>
                    <w:rtl/>
                  </w:rPr>
                </w:rPrChange>
              </w:rPr>
            </w:pPr>
            <w:ins w:id="3876" w:author="nidal saleh" w:date="2025-06-13T20:37:00Z">
              <w:r w:rsidRPr="00CD2EF4">
                <w:rPr>
                  <w:sz w:val="32"/>
                  <w:szCs w:val="32"/>
                  <w:rtl/>
                  <w:rPrChange w:id="3877" w:author="nidal saleh" w:date="2025-06-14T11:46:00Z">
                    <w:rPr>
                      <w:rtl/>
                    </w:rPr>
                  </w:rPrChange>
                </w:rPr>
                <w:t>مدير الأسطول</w:t>
              </w:r>
            </w:ins>
          </w:p>
        </w:tc>
        <w:tc>
          <w:tcPr>
            <w:tcW w:w="2160" w:type="dxa"/>
            <w:vAlign w:val="center"/>
          </w:tcPr>
          <w:p w14:paraId="6549E52D" w14:textId="31A13697" w:rsidR="0001206D" w:rsidRPr="00CD2EF4" w:rsidRDefault="0001206D" w:rsidP="0001206D">
            <w:pPr>
              <w:pStyle w:val="NormalWeb"/>
              <w:bidi/>
              <w:rPr>
                <w:ins w:id="3878" w:author="nidal saleh" w:date="2025-06-13T20:37:00Z"/>
                <w:sz w:val="32"/>
                <w:szCs w:val="32"/>
                <w:rtl/>
                <w:rPrChange w:id="3879" w:author="nidal saleh" w:date="2025-06-14T11:46:00Z">
                  <w:rPr>
                    <w:ins w:id="3880" w:author="nidal saleh" w:date="2025-06-13T20:37:00Z"/>
                    <w:rtl/>
                  </w:rPr>
                </w:rPrChange>
              </w:rPr>
            </w:pPr>
            <w:ins w:id="3881" w:author="nidal saleh" w:date="2025-06-13T20:37:00Z">
              <w:r w:rsidRPr="00CD2EF4">
                <w:rPr>
                  <w:sz w:val="32"/>
                  <w:szCs w:val="32"/>
                  <w:rtl/>
                  <w:rPrChange w:id="3882" w:author="nidal saleh" w:date="2025-06-14T11:46:00Z">
                    <w:rPr>
                      <w:rtl/>
                    </w:rPr>
                  </w:rPrChange>
                </w:rPr>
                <w:t>يقوم المدير بإنشاء تقرير شامل حول سلوك السائقين</w:t>
              </w:r>
            </w:ins>
          </w:p>
        </w:tc>
        <w:tc>
          <w:tcPr>
            <w:tcW w:w="1980" w:type="dxa"/>
            <w:vAlign w:val="center"/>
          </w:tcPr>
          <w:p w14:paraId="5EE9D7F2" w14:textId="5132DDF2" w:rsidR="0001206D" w:rsidRPr="00CD2EF4" w:rsidRDefault="00AA36F9" w:rsidP="0001206D">
            <w:pPr>
              <w:pStyle w:val="NormalWeb"/>
              <w:bidi/>
              <w:rPr>
                <w:ins w:id="3883" w:author="nidal saleh" w:date="2025-06-13T20:37:00Z"/>
                <w:sz w:val="32"/>
                <w:szCs w:val="32"/>
                <w:rtl/>
                <w:rPrChange w:id="3884" w:author="nidal saleh" w:date="2025-06-14T11:46:00Z">
                  <w:rPr>
                    <w:ins w:id="3885" w:author="nidal saleh" w:date="2025-06-13T20:37:00Z"/>
                    <w:rtl/>
                  </w:rPr>
                </w:rPrChange>
              </w:rPr>
            </w:pPr>
            <w:ins w:id="3886" w:author="nidal saleh" w:date="2025-06-13T21:39:00Z">
              <w:r w:rsidRPr="00CD2EF4">
                <w:rPr>
                  <w:sz w:val="32"/>
                  <w:szCs w:val="32"/>
                  <w:rPrChange w:id="3887" w:author="nidal saleh" w:date="2025-06-14T11:46:00Z">
                    <w:rPr/>
                  </w:rPrChange>
                </w:rPr>
                <w:t>.1</w:t>
              </w:r>
            </w:ins>
            <w:ins w:id="3888" w:author="nidal saleh" w:date="2025-06-13T20:37:00Z">
              <w:r w:rsidR="0001206D" w:rsidRPr="00CD2EF4">
                <w:rPr>
                  <w:sz w:val="32"/>
                  <w:szCs w:val="32"/>
                  <w:rPrChange w:id="3889" w:author="nidal saleh" w:date="2025-06-14T11:46:00Z">
                    <w:rPr/>
                  </w:rPrChange>
                </w:rPr>
                <w:t xml:space="preserve"> </w:t>
              </w:r>
            </w:ins>
            <w:ins w:id="3890" w:author="nidal saleh" w:date="2025-06-13T21:39:00Z">
              <w:r w:rsidRPr="00CD2EF4">
                <w:rPr>
                  <w:sz w:val="32"/>
                  <w:szCs w:val="32"/>
                  <w:rtl/>
                  <w:rPrChange w:id="3891" w:author="nidal saleh" w:date="2025-06-14T11:46:00Z">
                    <w:rPr>
                      <w:rtl/>
                    </w:rPr>
                  </w:rPrChange>
                </w:rPr>
                <w:t xml:space="preserve"> </w:t>
              </w:r>
            </w:ins>
            <w:ins w:id="3892" w:author="nidal saleh" w:date="2025-06-13T20:37:00Z">
              <w:r w:rsidR="0001206D" w:rsidRPr="00CD2EF4">
                <w:rPr>
                  <w:sz w:val="32"/>
                  <w:szCs w:val="32"/>
                  <w:rtl/>
                  <w:rPrChange w:id="3893" w:author="nidal saleh" w:date="2025-06-14T11:46:00Z">
                    <w:rPr>
                      <w:rtl/>
                    </w:rPr>
                  </w:rPrChange>
                </w:rPr>
                <w:t>اختيار فترة زمنية</w:t>
              </w:r>
              <w:r w:rsidR="0001206D" w:rsidRPr="00CD2EF4">
                <w:rPr>
                  <w:sz w:val="32"/>
                  <w:szCs w:val="32"/>
                  <w:rPrChange w:id="3894" w:author="nidal saleh" w:date="2025-06-14T11:46:00Z">
                    <w:rPr/>
                  </w:rPrChange>
                </w:rPr>
                <w:br/>
              </w:r>
            </w:ins>
            <w:ins w:id="3895" w:author="nidal saleh" w:date="2025-06-13T21:39:00Z">
              <w:r w:rsidRPr="00CD2EF4">
                <w:rPr>
                  <w:sz w:val="32"/>
                  <w:szCs w:val="32"/>
                  <w:rPrChange w:id="3896" w:author="nidal saleh" w:date="2025-06-14T11:46:00Z">
                    <w:rPr/>
                  </w:rPrChange>
                </w:rPr>
                <w:t>.2</w:t>
              </w:r>
            </w:ins>
            <w:ins w:id="3897" w:author="nidal saleh" w:date="2025-06-13T20:37:00Z">
              <w:r w:rsidR="0001206D" w:rsidRPr="00CD2EF4">
                <w:rPr>
                  <w:sz w:val="32"/>
                  <w:szCs w:val="32"/>
                  <w:rPrChange w:id="3898" w:author="nidal saleh" w:date="2025-06-14T11:46:00Z">
                    <w:rPr/>
                  </w:rPrChange>
                </w:rPr>
                <w:t xml:space="preserve"> </w:t>
              </w:r>
            </w:ins>
            <w:ins w:id="3899" w:author="nidal saleh" w:date="2025-06-13T21:39:00Z">
              <w:r w:rsidRPr="00CD2EF4">
                <w:rPr>
                  <w:sz w:val="32"/>
                  <w:szCs w:val="32"/>
                  <w:rtl/>
                  <w:lang w:bidi="ar-SY"/>
                  <w:rPrChange w:id="3900" w:author="nidal saleh" w:date="2025-06-14T11:46:00Z">
                    <w:rPr>
                      <w:rtl/>
                      <w:lang w:bidi="ar-SY"/>
                    </w:rPr>
                  </w:rPrChange>
                </w:rPr>
                <w:t xml:space="preserve"> </w:t>
              </w:r>
            </w:ins>
            <w:ins w:id="3901" w:author="nidal saleh" w:date="2025-06-13T20:37:00Z">
              <w:r w:rsidR="0001206D" w:rsidRPr="00CD2EF4">
                <w:rPr>
                  <w:sz w:val="32"/>
                  <w:szCs w:val="32"/>
                  <w:rtl/>
                  <w:rPrChange w:id="3902" w:author="nidal saleh" w:date="2025-06-14T11:46:00Z">
                    <w:rPr>
                      <w:rtl/>
                    </w:rPr>
                  </w:rPrChange>
                </w:rPr>
                <w:t>توليد تقرير تلقائي</w:t>
              </w:r>
            </w:ins>
          </w:p>
        </w:tc>
        <w:tc>
          <w:tcPr>
            <w:tcW w:w="1530" w:type="dxa"/>
            <w:vAlign w:val="center"/>
          </w:tcPr>
          <w:p w14:paraId="4C0E4EA2" w14:textId="000E680F" w:rsidR="0001206D" w:rsidRPr="00CD2EF4" w:rsidRDefault="0001206D" w:rsidP="0001206D">
            <w:pPr>
              <w:pStyle w:val="NormalWeb"/>
              <w:bidi/>
              <w:rPr>
                <w:ins w:id="3903" w:author="nidal saleh" w:date="2025-06-13T20:37:00Z"/>
                <w:sz w:val="32"/>
                <w:szCs w:val="32"/>
                <w:rtl/>
                <w:rPrChange w:id="3904" w:author="nidal saleh" w:date="2025-06-14T11:46:00Z">
                  <w:rPr>
                    <w:ins w:id="3905" w:author="nidal saleh" w:date="2025-06-13T20:37:00Z"/>
                    <w:rtl/>
                  </w:rPr>
                </w:rPrChange>
              </w:rPr>
            </w:pPr>
            <w:ins w:id="3906" w:author="nidal saleh" w:date="2025-06-13T20:37:00Z">
              <w:r w:rsidRPr="00CD2EF4">
                <w:rPr>
                  <w:sz w:val="32"/>
                  <w:szCs w:val="32"/>
                  <w:rtl/>
                  <w:rPrChange w:id="3907" w:author="nidal saleh" w:date="2025-06-14T11:46:00Z">
                    <w:rPr>
                      <w:rtl/>
                    </w:rPr>
                  </w:rPrChange>
                </w:rPr>
                <w:t>توفر بيانات كافية</w:t>
              </w:r>
            </w:ins>
          </w:p>
        </w:tc>
        <w:tc>
          <w:tcPr>
            <w:tcW w:w="1395" w:type="dxa"/>
            <w:vAlign w:val="center"/>
          </w:tcPr>
          <w:p w14:paraId="5BEB7005" w14:textId="02357AE1" w:rsidR="0001206D" w:rsidRPr="00CD2EF4" w:rsidRDefault="0001206D" w:rsidP="0001206D">
            <w:pPr>
              <w:pStyle w:val="NormalWeb"/>
              <w:bidi/>
              <w:rPr>
                <w:ins w:id="3908" w:author="nidal saleh" w:date="2025-06-13T20:37:00Z"/>
                <w:sz w:val="32"/>
                <w:szCs w:val="32"/>
                <w:rtl/>
                <w:lang w:bidi="ar-SY"/>
                <w:rPrChange w:id="3909" w:author="nidal saleh" w:date="2025-06-14T11:46:00Z">
                  <w:rPr>
                    <w:ins w:id="3910" w:author="nidal saleh" w:date="2025-06-13T20:37:00Z"/>
                    <w:rtl/>
                    <w:lang w:bidi="ar-SY"/>
                  </w:rPr>
                </w:rPrChange>
              </w:rPr>
            </w:pPr>
            <w:ins w:id="3911" w:author="nidal saleh" w:date="2025-06-13T20:37:00Z">
              <w:r w:rsidRPr="00CD2EF4">
                <w:rPr>
                  <w:sz w:val="32"/>
                  <w:szCs w:val="32"/>
                  <w:rtl/>
                  <w:rPrChange w:id="3912" w:author="nidal saleh" w:date="2025-06-14T11:46:00Z">
                    <w:rPr>
                      <w:rtl/>
                    </w:rPr>
                  </w:rPrChange>
                </w:rPr>
                <w:t>توليد تقرير</w:t>
              </w:r>
              <w:r w:rsidRPr="00CD2EF4">
                <w:rPr>
                  <w:sz w:val="32"/>
                  <w:szCs w:val="32"/>
                  <w:rPrChange w:id="3913" w:author="nidal saleh" w:date="2025-06-14T11:46:00Z">
                    <w:rPr/>
                  </w:rPrChange>
                </w:rPr>
                <w:t xml:space="preserve"> PDF</w:t>
              </w:r>
            </w:ins>
          </w:p>
        </w:tc>
      </w:tr>
    </w:tbl>
    <w:p w14:paraId="6CA2B99C" w14:textId="6213D366" w:rsidR="006E6236" w:rsidRDefault="00DD6D90">
      <w:pPr>
        <w:pStyle w:val="NormalWeb"/>
        <w:bidi/>
        <w:ind w:left="360"/>
        <w:jc w:val="center"/>
        <w:rPr>
          <w:ins w:id="3914" w:author="nidal saleh" w:date="2025-06-09T13:42:00Z"/>
          <w:rtl/>
          <w:lang w:bidi="ar-SY"/>
        </w:rPr>
        <w:pPrChange w:id="3915" w:author="nidal saleh" w:date="2025-06-14T12:21:00Z">
          <w:pPr>
            <w:pStyle w:val="NormalWeb"/>
            <w:bidi/>
            <w:ind w:left="360"/>
          </w:pPr>
        </w:pPrChange>
      </w:pPr>
      <w:ins w:id="3916" w:author="nidal saleh" w:date="2025-06-14T12:20:00Z">
        <w:r>
          <w:rPr>
            <w:rFonts w:hint="cs"/>
            <w:rtl/>
            <w:lang w:bidi="ar-SY"/>
          </w:rPr>
          <w:t xml:space="preserve">جدول </w:t>
        </w:r>
      </w:ins>
      <w:ins w:id="3917" w:author="nidal saleh" w:date="2025-06-14T12:21:00Z">
        <w:r>
          <w:rPr>
            <w:rFonts w:hint="cs"/>
            <w:rtl/>
            <w:lang w:bidi="ar-SY"/>
          </w:rPr>
          <w:t>4.1</w:t>
        </w:r>
      </w:ins>
    </w:p>
    <w:p w14:paraId="1C04E036" w14:textId="4C73F19E" w:rsidR="006E6236" w:rsidRPr="00080BB0" w:rsidRDefault="003B3F63">
      <w:pPr>
        <w:pStyle w:val="Heading2"/>
        <w:bidi/>
        <w:rPr>
          <w:ins w:id="3918" w:author="nidal saleh" w:date="2025-06-09T13:42:00Z"/>
          <w:sz w:val="32"/>
          <w:szCs w:val="32"/>
          <w:rPrChange w:id="3919" w:author="nidal saleh" w:date="2025-06-26T15:56:00Z">
            <w:rPr>
              <w:ins w:id="3920" w:author="nidal saleh" w:date="2025-06-09T13:42:00Z"/>
            </w:rPr>
          </w:rPrChange>
        </w:rPr>
        <w:pPrChange w:id="3921" w:author="nidal saleh" w:date="2025-06-26T15:20:00Z">
          <w:pPr>
            <w:pStyle w:val="Heading5"/>
          </w:pPr>
        </w:pPrChange>
      </w:pPr>
      <w:ins w:id="3922" w:author="nidal saleh" w:date="2025-06-26T16:24:00Z">
        <w:r>
          <w:rPr>
            <w:rFonts w:hint="cs"/>
            <w:sz w:val="32"/>
            <w:szCs w:val="32"/>
            <w:rtl/>
          </w:rPr>
          <w:t>4..</w:t>
        </w:r>
      </w:ins>
      <w:ins w:id="3923" w:author="nidal saleh" w:date="2025-06-09T13:42:00Z">
        <w:r w:rsidR="006E6236" w:rsidRPr="00080BB0">
          <w:rPr>
            <w:sz w:val="32"/>
            <w:szCs w:val="32"/>
            <w:rtl/>
            <w:rPrChange w:id="3924" w:author="nidal saleh" w:date="2025-06-26T15:56:00Z">
              <w:rPr>
                <w:rtl/>
              </w:rPr>
            </w:rPrChange>
          </w:rPr>
          <w:t>تفصيل لبعض حالات الاستخدام المهمة</w:t>
        </w:r>
      </w:ins>
    </w:p>
    <w:p w14:paraId="021A32F8" w14:textId="77777777" w:rsidR="006E6236" w:rsidRPr="00A0707A" w:rsidRDefault="006E6236">
      <w:pPr>
        <w:numPr>
          <w:ilvl w:val="0"/>
          <w:numId w:val="54"/>
        </w:numPr>
        <w:bidi/>
        <w:spacing w:before="100" w:beforeAutospacing="1" w:after="100" w:afterAutospacing="1" w:line="240" w:lineRule="auto"/>
        <w:rPr>
          <w:ins w:id="3925" w:author="nidal saleh" w:date="2025-06-09T13:42:00Z"/>
          <w:sz w:val="32"/>
          <w:szCs w:val="32"/>
          <w:rPrChange w:id="3926" w:author="nidal saleh" w:date="2025-06-14T11:33:00Z">
            <w:rPr>
              <w:ins w:id="3927" w:author="nidal saleh" w:date="2025-06-09T13:42:00Z"/>
            </w:rPr>
          </w:rPrChange>
        </w:rPr>
        <w:pPrChange w:id="3928" w:author="nidal saleh" w:date="2025-06-09T13:42:00Z">
          <w:pPr>
            <w:numPr>
              <w:numId w:val="54"/>
            </w:numPr>
            <w:tabs>
              <w:tab w:val="num" w:pos="720"/>
            </w:tabs>
            <w:spacing w:before="100" w:beforeAutospacing="1" w:after="100" w:afterAutospacing="1" w:line="240" w:lineRule="auto"/>
            <w:ind w:left="720" w:hanging="360"/>
          </w:pPr>
        </w:pPrChange>
      </w:pPr>
      <w:ins w:id="3929" w:author="nidal saleh" w:date="2025-06-09T13:42:00Z">
        <w:r w:rsidRPr="00A0707A">
          <w:rPr>
            <w:rStyle w:val="Strong"/>
            <w:sz w:val="32"/>
            <w:szCs w:val="32"/>
            <w:rtl/>
            <w:rPrChange w:id="3930" w:author="nidal saleh" w:date="2025-06-14T11:33:00Z">
              <w:rPr>
                <w:rStyle w:val="Strong"/>
                <w:rtl/>
              </w:rPr>
            </w:rPrChange>
          </w:rPr>
          <w:t>اكتشاف التشتت</w:t>
        </w:r>
        <w:r w:rsidRPr="00A0707A">
          <w:rPr>
            <w:sz w:val="32"/>
            <w:szCs w:val="32"/>
            <w:rPrChange w:id="3931" w:author="nidal saleh" w:date="2025-06-14T11:33:00Z">
              <w:rPr/>
            </w:rPrChange>
          </w:rPr>
          <w:t xml:space="preserve">: </w:t>
        </w:r>
      </w:ins>
    </w:p>
    <w:p w14:paraId="4221F2D1" w14:textId="77777777" w:rsidR="006E6236" w:rsidRPr="00A0707A" w:rsidRDefault="006E6236">
      <w:pPr>
        <w:numPr>
          <w:ilvl w:val="1"/>
          <w:numId w:val="54"/>
        </w:numPr>
        <w:bidi/>
        <w:spacing w:before="100" w:beforeAutospacing="1" w:after="100" w:afterAutospacing="1" w:line="240" w:lineRule="auto"/>
        <w:rPr>
          <w:ins w:id="3932" w:author="nidal saleh" w:date="2025-06-09T13:42:00Z"/>
          <w:sz w:val="32"/>
          <w:szCs w:val="32"/>
          <w:rPrChange w:id="3933" w:author="nidal saleh" w:date="2025-06-14T11:33:00Z">
            <w:rPr>
              <w:ins w:id="3934" w:author="nidal saleh" w:date="2025-06-09T13:42:00Z"/>
            </w:rPr>
          </w:rPrChange>
        </w:rPr>
        <w:pPrChange w:id="3935" w:author="nidal saleh" w:date="2025-06-09T13:42:00Z">
          <w:pPr>
            <w:numPr>
              <w:ilvl w:val="1"/>
              <w:numId w:val="54"/>
            </w:numPr>
            <w:spacing w:before="100" w:beforeAutospacing="1" w:after="100" w:afterAutospacing="1" w:line="240" w:lineRule="auto"/>
            <w:ind w:left="1440" w:hanging="360"/>
          </w:pPr>
        </w:pPrChange>
      </w:pPr>
      <w:ins w:id="3936" w:author="nidal saleh" w:date="2025-06-09T13:42:00Z">
        <w:r w:rsidRPr="00A0707A">
          <w:rPr>
            <w:rStyle w:val="Strong"/>
            <w:sz w:val="32"/>
            <w:szCs w:val="32"/>
            <w:rtl/>
            <w:rPrChange w:id="3937" w:author="nidal saleh" w:date="2025-06-14T11:33:00Z">
              <w:rPr>
                <w:rStyle w:val="Strong"/>
                <w:rtl/>
              </w:rPr>
            </w:rPrChange>
          </w:rPr>
          <w:t>الوصف</w:t>
        </w:r>
        <w:r w:rsidRPr="00A0707A">
          <w:rPr>
            <w:sz w:val="32"/>
            <w:szCs w:val="32"/>
            <w:rPrChange w:id="3938" w:author="nidal saleh" w:date="2025-06-14T11:33:00Z">
              <w:rPr/>
            </w:rPrChange>
          </w:rPr>
          <w:t xml:space="preserve">: </w:t>
        </w:r>
        <w:r w:rsidRPr="00A0707A">
          <w:rPr>
            <w:sz w:val="32"/>
            <w:szCs w:val="32"/>
            <w:rtl/>
            <w:rPrChange w:id="3939" w:author="nidal saleh" w:date="2025-06-14T11:33:00Z">
              <w:rPr>
                <w:rtl/>
              </w:rPr>
            </w:rPrChange>
          </w:rPr>
          <w:t>يقوم النظام بمعالجة إطارات الفيديو لاكتشاف إغلاق العينين، التثاؤب، انحراف الرأس، أو استخدام اليدين</w:t>
        </w:r>
        <w:r w:rsidRPr="00A0707A">
          <w:rPr>
            <w:sz w:val="32"/>
            <w:szCs w:val="32"/>
            <w:rPrChange w:id="3940" w:author="nidal saleh" w:date="2025-06-14T11:33:00Z">
              <w:rPr/>
            </w:rPrChange>
          </w:rPr>
          <w:t>.</w:t>
        </w:r>
      </w:ins>
    </w:p>
    <w:p w14:paraId="2B6D018A" w14:textId="77777777" w:rsidR="006E6236" w:rsidRPr="00A0707A" w:rsidRDefault="006E6236">
      <w:pPr>
        <w:numPr>
          <w:ilvl w:val="1"/>
          <w:numId w:val="54"/>
        </w:numPr>
        <w:bidi/>
        <w:spacing w:before="100" w:beforeAutospacing="1" w:after="100" w:afterAutospacing="1" w:line="240" w:lineRule="auto"/>
        <w:rPr>
          <w:ins w:id="3941" w:author="nidal saleh" w:date="2025-06-09T13:42:00Z"/>
          <w:sz w:val="32"/>
          <w:szCs w:val="32"/>
          <w:rPrChange w:id="3942" w:author="nidal saleh" w:date="2025-06-14T11:33:00Z">
            <w:rPr>
              <w:ins w:id="3943" w:author="nidal saleh" w:date="2025-06-09T13:42:00Z"/>
            </w:rPr>
          </w:rPrChange>
        </w:rPr>
        <w:pPrChange w:id="3944" w:author="nidal saleh" w:date="2025-06-09T13:42:00Z">
          <w:pPr>
            <w:numPr>
              <w:ilvl w:val="1"/>
              <w:numId w:val="54"/>
            </w:numPr>
            <w:spacing w:before="100" w:beforeAutospacing="1" w:after="100" w:afterAutospacing="1" w:line="240" w:lineRule="auto"/>
            <w:ind w:left="1440" w:hanging="360"/>
          </w:pPr>
        </w:pPrChange>
      </w:pPr>
      <w:ins w:id="3945" w:author="nidal saleh" w:date="2025-06-09T13:42:00Z">
        <w:r w:rsidRPr="00A0707A">
          <w:rPr>
            <w:rStyle w:val="Strong"/>
            <w:sz w:val="32"/>
            <w:szCs w:val="32"/>
            <w:rtl/>
            <w:rPrChange w:id="3946" w:author="nidal saleh" w:date="2025-06-14T11:33:00Z">
              <w:rPr>
                <w:rStyle w:val="Strong"/>
                <w:rtl/>
              </w:rPr>
            </w:rPrChange>
          </w:rPr>
          <w:t>الخطوات</w:t>
        </w:r>
        <w:r w:rsidRPr="00A0707A">
          <w:rPr>
            <w:sz w:val="32"/>
            <w:szCs w:val="32"/>
            <w:rPrChange w:id="3947" w:author="nidal saleh" w:date="2025-06-14T11:33:00Z">
              <w:rPr/>
            </w:rPrChange>
          </w:rPr>
          <w:t xml:space="preserve">: </w:t>
        </w:r>
      </w:ins>
    </w:p>
    <w:p w14:paraId="0FE0CBCD" w14:textId="77777777" w:rsidR="006E6236" w:rsidRPr="00A0707A" w:rsidRDefault="006E6236">
      <w:pPr>
        <w:numPr>
          <w:ilvl w:val="2"/>
          <w:numId w:val="54"/>
        </w:numPr>
        <w:bidi/>
        <w:spacing w:before="100" w:beforeAutospacing="1" w:after="100" w:afterAutospacing="1" w:line="240" w:lineRule="auto"/>
        <w:rPr>
          <w:ins w:id="3948" w:author="nidal saleh" w:date="2025-06-09T13:42:00Z"/>
          <w:sz w:val="32"/>
          <w:szCs w:val="32"/>
          <w:rPrChange w:id="3949" w:author="nidal saleh" w:date="2025-06-14T11:33:00Z">
            <w:rPr>
              <w:ins w:id="3950" w:author="nidal saleh" w:date="2025-06-09T13:42:00Z"/>
            </w:rPr>
          </w:rPrChange>
        </w:rPr>
        <w:pPrChange w:id="3951" w:author="nidal saleh" w:date="2025-06-09T13:42:00Z">
          <w:pPr>
            <w:numPr>
              <w:ilvl w:val="2"/>
              <w:numId w:val="54"/>
            </w:numPr>
            <w:tabs>
              <w:tab w:val="num" w:pos="2160"/>
            </w:tabs>
            <w:spacing w:before="100" w:beforeAutospacing="1" w:after="100" w:afterAutospacing="1" w:line="240" w:lineRule="auto"/>
            <w:ind w:left="2160" w:hanging="360"/>
          </w:pPr>
        </w:pPrChange>
      </w:pPr>
      <w:ins w:id="3952" w:author="nidal saleh" w:date="2025-06-09T13:42:00Z">
        <w:r w:rsidRPr="00A0707A">
          <w:rPr>
            <w:sz w:val="32"/>
            <w:szCs w:val="32"/>
            <w:rtl/>
            <w:rPrChange w:id="3953" w:author="nidal saleh" w:date="2025-06-14T11:33:00Z">
              <w:rPr>
                <w:rtl/>
              </w:rPr>
            </w:rPrChange>
          </w:rPr>
          <w:t>التقاط إطار فيديو</w:t>
        </w:r>
        <w:r w:rsidRPr="00A0707A">
          <w:rPr>
            <w:sz w:val="32"/>
            <w:szCs w:val="32"/>
            <w:rPrChange w:id="3954" w:author="nidal saleh" w:date="2025-06-14T11:33:00Z">
              <w:rPr/>
            </w:rPrChange>
          </w:rPr>
          <w:t>.</w:t>
        </w:r>
      </w:ins>
    </w:p>
    <w:p w14:paraId="3DF72195" w14:textId="5E3E6F8B" w:rsidR="006E6236" w:rsidRPr="00A0707A" w:rsidRDefault="006E6236">
      <w:pPr>
        <w:numPr>
          <w:ilvl w:val="2"/>
          <w:numId w:val="54"/>
        </w:numPr>
        <w:bidi/>
        <w:spacing w:before="100" w:beforeAutospacing="1" w:after="100" w:afterAutospacing="1" w:line="240" w:lineRule="auto"/>
        <w:rPr>
          <w:ins w:id="3955" w:author="nidal saleh" w:date="2025-06-09T13:42:00Z"/>
          <w:sz w:val="32"/>
          <w:szCs w:val="32"/>
          <w:rPrChange w:id="3956" w:author="nidal saleh" w:date="2025-06-14T11:33:00Z">
            <w:rPr>
              <w:ins w:id="3957" w:author="nidal saleh" w:date="2025-06-09T13:42:00Z"/>
            </w:rPr>
          </w:rPrChange>
        </w:rPr>
        <w:pPrChange w:id="3958" w:author="nidal saleh" w:date="2025-06-09T13:42:00Z">
          <w:pPr>
            <w:numPr>
              <w:ilvl w:val="2"/>
              <w:numId w:val="54"/>
            </w:numPr>
            <w:tabs>
              <w:tab w:val="num" w:pos="2160"/>
            </w:tabs>
            <w:spacing w:before="100" w:beforeAutospacing="1" w:after="100" w:afterAutospacing="1" w:line="240" w:lineRule="auto"/>
            <w:ind w:left="2160" w:hanging="360"/>
          </w:pPr>
        </w:pPrChange>
      </w:pPr>
      <w:ins w:id="3959" w:author="nidal saleh" w:date="2025-06-09T13:42:00Z">
        <w:r w:rsidRPr="00A0707A">
          <w:rPr>
            <w:sz w:val="32"/>
            <w:szCs w:val="32"/>
            <w:rtl/>
            <w:rPrChange w:id="3960" w:author="nidal saleh" w:date="2025-06-14T11:33:00Z">
              <w:rPr>
                <w:rtl/>
              </w:rPr>
            </w:rPrChange>
          </w:rPr>
          <w:t>تحويل الإطار إلى صورة رمادية و</w:t>
        </w:r>
        <w:r w:rsidRPr="00A0707A">
          <w:rPr>
            <w:sz w:val="32"/>
            <w:szCs w:val="32"/>
            <w:rPrChange w:id="3961" w:author="nidal saleh" w:date="2025-06-14T11:33:00Z">
              <w:rPr/>
            </w:rPrChange>
          </w:rPr>
          <w:t>RGB</w:t>
        </w:r>
      </w:ins>
      <w:ins w:id="3962" w:author="nidal saleh" w:date="2025-06-13T21:39:00Z">
        <w:r w:rsidR="00AA36F9" w:rsidRPr="00A0707A">
          <w:rPr>
            <w:sz w:val="32"/>
            <w:szCs w:val="32"/>
            <w:rtl/>
            <w:lang w:bidi="ar-SY"/>
            <w:rPrChange w:id="3963" w:author="nidal saleh" w:date="2025-06-14T11:33:00Z">
              <w:rPr>
                <w:rtl/>
                <w:lang w:bidi="ar-SY"/>
              </w:rPr>
            </w:rPrChange>
          </w:rPr>
          <w:t>.</w:t>
        </w:r>
      </w:ins>
    </w:p>
    <w:p w14:paraId="4CD02E1D" w14:textId="25262C08" w:rsidR="006E6236" w:rsidRPr="00A0707A" w:rsidRDefault="006E6236">
      <w:pPr>
        <w:numPr>
          <w:ilvl w:val="2"/>
          <w:numId w:val="54"/>
        </w:numPr>
        <w:bidi/>
        <w:spacing w:before="100" w:beforeAutospacing="1" w:after="100" w:afterAutospacing="1" w:line="240" w:lineRule="auto"/>
        <w:rPr>
          <w:ins w:id="3964" w:author="nidal saleh" w:date="2025-06-09T13:42:00Z"/>
          <w:sz w:val="32"/>
          <w:szCs w:val="32"/>
          <w:rPrChange w:id="3965" w:author="nidal saleh" w:date="2025-06-14T11:33:00Z">
            <w:rPr>
              <w:ins w:id="3966" w:author="nidal saleh" w:date="2025-06-09T13:42:00Z"/>
            </w:rPr>
          </w:rPrChange>
        </w:rPr>
        <w:pPrChange w:id="3967" w:author="nidal saleh" w:date="2025-06-09T13:42:00Z">
          <w:pPr>
            <w:numPr>
              <w:ilvl w:val="2"/>
              <w:numId w:val="54"/>
            </w:numPr>
            <w:tabs>
              <w:tab w:val="num" w:pos="2160"/>
            </w:tabs>
            <w:spacing w:before="100" w:beforeAutospacing="1" w:after="100" w:afterAutospacing="1" w:line="240" w:lineRule="auto"/>
            <w:ind w:left="2160" w:hanging="360"/>
          </w:pPr>
        </w:pPrChange>
      </w:pPr>
      <w:ins w:id="3968" w:author="nidal saleh" w:date="2025-06-09T13:42:00Z">
        <w:r w:rsidRPr="00A0707A">
          <w:rPr>
            <w:sz w:val="32"/>
            <w:szCs w:val="32"/>
            <w:rtl/>
            <w:rPrChange w:id="3969" w:author="nidal saleh" w:date="2025-06-14T11:33:00Z">
              <w:rPr>
                <w:rtl/>
              </w:rPr>
            </w:rPrChange>
          </w:rPr>
          <w:t>اكتشاف الوجه</w:t>
        </w:r>
        <w:r w:rsidRPr="00A0707A">
          <w:rPr>
            <w:sz w:val="32"/>
            <w:szCs w:val="32"/>
            <w:rPrChange w:id="3970" w:author="nidal saleh" w:date="2025-06-14T11:33:00Z">
              <w:rPr/>
            </w:rPrChange>
          </w:rPr>
          <w:t xml:space="preserve"> (</w:t>
        </w:r>
        <w:proofErr w:type="spellStart"/>
        <w:r w:rsidRPr="00A0707A">
          <w:rPr>
            <w:sz w:val="32"/>
            <w:szCs w:val="32"/>
            <w:rPrChange w:id="3971" w:author="nidal saleh" w:date="2025-06-14T11:33:00Z">
              <w:rPr/>
            </w:rPrChange>
          </w:rPr>
          <w:t>dlib</w:t>
        </w:r>
        <w:proofErr w:type="spellEnd"/>
        <w:r w:rsidRPr="00A0707A">
          <w:rPr>
            <w:sz w:val="32"/>
            <w:szCs w:val="32"/>
            <w:rPrChange w:id="3972" w:author="nidal saleh" w:date="2025-06-14T11:33:00Z">
              <w:rPr/>
            </w:rPrChange>
          </w:rPr>
          <w:t xml:space="preserve">) </w:t>
        </w:r>
        <w:r w:rsidRPr="00A0707A">
          <w:rPr>
            <w:sz w:val="32"/>
            <w:szCs w:val="32"/>
            <w:rtl/>
            <w:rPrChange w:id="3973" w:author="nidal saleh" w:date="2025-06-14T11:33:00Z">
              <w:rPr>
                <w:rtl/>
              </w:rPr>
            </w:rPrChange>
          </w:rPr>
          <w:t>واليدين</w:t>
        </w:r>
      </w:ins>
      <w:ins w:id="3974" w:author="nidal saleh" w:date="2025-06-13T21:39:00Z">
        <w:r w:rsidR="00AA36F9" w:rsidRPr="00A0707A">
          <w:rPr>
            <w:sz w:val="32"/>
            <w:szCs w:val="32"/>
            <w:rPrChange w:id="3975" w:author="nidal saleh" w:date="2025-06-14T11:33:00Z">
              <w:rPr/>
            </w:rPrChange>
          </w:rPr>
          <w:t>.</w:t>
        </w:r>
      </w:ins>
      <w:ins w:id="3976" w:author="nidal saleh" w:date="2025-06-09T13:42:00Z">
        <w:r w:rsidRPr="00A0707A">
          <w:rPr>
            <w:sz w:val="32"/>
            <w:szCs w:val="32"/>
            <w:rPrChange w:id="3977" w:author="nidal saleh" w:date="2025-06-14T11:33:00Z">
              <w:rPr/>
            </w:rPrChange>
          </w:rPr>
          <w:t xml:space="preserve"> (</w:t>
        </w:r>
        <w:proofErr w:type="spellStart"/>
        <w:r w:rsidRPr="00A0707A">
          <w:rPr>
            <w:sz w:val="32"/>
            <w:szCs w:val="32"/>
            <w:rPrChange w:id="3978" w:author="nidal saleh" w:date="2025-06-14T11:33:00Z">
              <w:rPr/>
            </w:rPrChange>
          </w:rPr>
          <w:t>mediapipe</w:t>
        </w:r>
        <w:proofErr w:type="spellEnd"/>
        <w:r w:rsidRPr="00A0707A">
          <w:rPr>
            <w:sz w:val="32"/>
            <w:szCs w:val="32"/>
            <w:rPrChange w:id="3979" w:author="nidal saleh" w:date="2025-06-14T11:33:00Z">
              <w:rPr/>
            </w:rPrChange>
          </w:rPr>
          <w:t>)</w:t>
        </w:r>
      </w:ins>
      <w:ins w:id="3980" w:author="nidal saleh" w:date="2025-06-13T21:39:00Z">
        <w:r w:rsidR="00AA36F9" w:rsidRPr="00A0707A">
          <w:rPr>
            <w:sz w:val="32"/>
            <w:szCs w:val="32"/>
            <w:rPrChange w:id="3981" w:author="nidal saleh" w:date="2025-06-14T11:33:00Z">
              <w:rPr/>
            </w:rPrChange>
          </w:rPr>
          <w:t xml:space="preserve"> </w:t>
        </w:r>
      </w:ins>
    </w:p>
    <w:p w14:paraId="6985F855" w14:textId="77777777" w:rsidR="006E6236" w:rsidRPr="00A0707A" w:rsidRDefault="006E6236">
      <w:pPr>
        <w:numPr>
          <w:ilvl w:val="2"/>
          <w:numId w:val="54"/>
        </w:numPr>
        <w:bidi/>
        <w:spacing w:before="100" w:beforeAutospacing="1" w:after="100" w:afterAutospacing="1" w:line="240" w:lineRule="auto"/>
        <w:rPr>
          <w:ins w:id="3982" w:author="nidal saleh" w:date="2025-06-09T13:42:00Z"/>
          <w:sz w:val="32"/>
          <w:szCs w:val="32"/>
          <w:rPrChange w:id="3983" w:author="nidal saleh" w:date="2025-06-14T11:33:00Z">
            <w:rPr>
              <w:ins w:id="3984" w:author="nidal saleh" w:date="2025-06-09T13:42:00Z"/>
            </w:rPr>
          </w:rPrChange>
        </w:rPr>
        <w:pPrChange w:id="3985" w:author="nidal saleh" w:date="2025-06-09T13:42:00Z">
          <w:pPr>
            <w:numPr>
              <w:ilvl w:val="2"/>
              <w:numId w:val="54"/>
            </w:numPr>
            <w:tabs>
              <w:tab w:val="num" w:pos="2160"/>
            </w:tabs>
            <w:spacing w:before="100" w:beforeAutospacing="1" w:after="100" w:afterAutospacing="1" w:line="240" w:lineRule="auto"/>
            <w:ind w:left="2160" w:hanging="360"/>
          </w:pPr>
        </w:pPrChange>
      </w:pPr>
      <w:ins w:id="3986" w:author="nidal saleh" w:date="2025-06-09T13:42:00Z">
        <w:r w:rsidRPr="00A0707A">
          <w:rPr>
            <w:sz w:val="32"/>
            <w:szCs w:val="32"/>
            <w:rtl/>
            <w:rPrChange w:id="3987" w:author="nidal saleh" w:date="2025-06-14T11:33:00Z">
              <w:rPr>
                <w:rtl/>
              </w:rPr>
            </w:rPrChange>
          </w:rPr>
          <w:t>حساب</w:t>
        </w:r>
        <w:r w:rsidRPr="00A0707A">
          <w:rPr>
            <w:sz w:val="32"/>
            <w:szCs w:val="32"/>
            <w:rPrChange w:id="3988" w:author="nidal saleh" w:date="2025-06-14T11:33:00Z">
              <w:rPr/>
            </w:rPrChange>
          </w:rPr>
          <w:t xml:space="preserve"> EAR</w:t>
        </w:r>
        <w:r w:rsidRPr="00A0707A">
          <w:rPr>
            <w:sz w:val="32"/>
            <w:szCs w:val="32"/>
            <w:rtl/>
            <w:rPrChange w:id="3989" w:author="nidal saleh" w:date="2025-06-14T11:33:00Z">
              <w:rPr>
                <w:rtl/>
              </w:rPr>
            </w:rPrChange>
          </w:rPr>
          <w:t xml:space="preserve">، </w:t>
        </w:r>
        <w:r w:rsidRPr="00A0707A">
          <w:rPr>
            <w:sz w:val="32"/>
            <w:szCs w:val="32"/>
            <w:rPrChange w:id="3990" w:author="nidal saleh" w:date="2025-06-14T11:33:00Z">
              <w:rPr/>
            </w:rPrChange>
          </w:rPr>
          <w:t>MAR</w:t>
        </w:r>
        <w:r w:rsidRPr="00A0707A">
          <w:rPr>
            <w:sz w:val="32"/>
            <w:szCs w:val="32"/>
            <w:rtl/>
            <w:rPrChange w:id="3991" w:author="nidal saleh" w:date="2025-06-14T11:33:00Z">
              <w:rPr>
                <w:rtl/>
              </w:rPr>
            </w:rPrChange>
          </w:rPr>
          <w:t>، وزاوية الرأس</w:t>
        </w:r>
        <w:r w:rsidRPr="00A0707A">
          <w:rPr>
            <w:sz w:val="32"/>
            <w:szCs w:val="32"/>
            <w:rPrChange w:id="3992" w:author="nidal saleh" w:date="2025-06-14T11:33:00Z">
              <w:rPr/>
            </w:rPrChange>
          </w:rPr>
          <w:t>.</w:t>
        </w:r>
      </w:ins>
    </w:p>
    <w:p w14:paraId="5394C100" w14:textId="223F236B" w:rsidR="006E6236" w:rsidRPr="00A0707A" w:rsidRDefault="006E6236">
      <w:pPr>
        <w:numPr>
          <w:ilvl w:val="2"/>
          <w:numId w:val="54"/>
        </w:numPr>
        <w:bidi/>
        <w:spacing w:before="100" w:beforeAutospacing="1" w:after="100" w:afterAutospacing="1" w:line="240" w:lineRule="auto"/>
        <w:rPr>
          <w:ins w:id="3993" w:author="nidal saleh" w:date="2025-06-09T13:42:00Z"/>
          <w:sz w:val="32"/>
          <w:szCs w:val="32"/>
          <w:rPrChange w:id="3994" w:author="nidal saleh" w:date="2025-06-14T11:33:00Z">
            <w:rPr>
              <w:ins w:id="3995" w:author="nidal saleh" w:date="2025-06-09T13:42:00Z"/>
            </w:rPr>
          </w:rPrChange>
        </w:rPr>
        <w:pPrChange w:id="3996" w:author="nidal saleh" w:date="2025-06-09T13:42:00Z">
          <w:pPr>
            <w:numPr>
              <w:ilvl w:val="2"/>
              <w:numId w:val="54"/>
            </w:numPr>
            <w:tabs>
              <w:tab w:val="num" w:pos="2160"/>
            </w:tabs>
            <w:spacing w:before="100" w:beforeAutospacing="1" w:after="100" w:afterAutospacing="1" w:line="240" w:lineRule="auto"/>
            <w:ind w:left="2160" w:hanging="360"/>
          </w:pPr>
        </w:pPrChange>
      </w:pPr>
      <w:ins w:id="3997" w:author="nidal saleh" w:date="2025-06-09T13:42:00Z">
        <w:r w:rsidRPr="00A0707A">
          <w:rPr>
            <w:sz w:val="32"/>
            <w:szCs w:val="32"/>
            <w:rtl/>
            <w:rPrChange w:id="3998" w:author="nidal saleh" w:date="2025-06-14T11:33:00Z">
              <w:rPr>
                <w:rtl/>
              </w:rPr>
            </w:rPrChange>
          </w:rPr>
          <w:t>مقارنة القيم مع العتبات</w:t>
        </w:r>
      </w:ins>
      <w:ins w:id="3999" w:author="nidal saleh" w:date="2025-06-13T21:39:00Z">
        <w:r w:rsidR="00AA36F9" w:rsidRPr="00A0707A">
          <w:rPr>
            <w:sz w:val="32"/>
            <w:szCs w:val="32"/>
            <w:rtl/>
            <w:rPrChange w:id="4000" w:author="nidal saleh" w:date="2025-06-14T11:33:00Z">
              <w:rPr>
                <w:rtl/>
              </w:rPr>
            </w:rPrChange>
          </w:rPr>
          <w:t>.</w:t>
        </w:r>
      </w:ins>
    </w:p>
    <w:p w14:paraId="0CBCFAF7" w14:textId="77777777" w:rsidR="006E6236" w:rsidRPr="00A0707A" w:rsidRDefault="006E6236">
      <w:pPr>
        <w:numPr>
          <w:ilvl w:val="2"/>
          <w:numId w:val="54"/>
        </w:numPr>
        <w:bidi/>
        <w:spacing w:before="100" w:beforeAutospacing="1" w:after="100" w:afterAutospacing="1" w:line="240" w:lineRule="auto"/>
        <w:rPr>
          <w:ins w:id="4001" w:author="nidal saleh" w:date="2025-06-09T13:42:00Z"/>
          <w:sz w:val="32"/>
          <w:szCs w:val="32"/>
          <w:rPrChange w:id="4002" w:author="nidal saleh" w:date="2025-06-14T11:33:00Z">
            <w:rPr>
              <w:ins w:id="4003" w:author="nidal saleh" w:date="2025-06-09T13:42:00Z"/>
            </w:rPr>
          </w:rPrChange>
        </w:rPr>
        <w:pPrChange w:id="4004" w:author="nidal saleh" w:date="2025-06-09T13:42:00Z">
          <w:pPr>
            <w:numPr>
              <w:ilvl w:val="2"/>
              <w:numId w:val="54"/>
            </w:numPr>
            <w:tabs>
              <w:tab w:val="num" w:pos="2160"/>
            </w:tabs>
            <w:spacing w:before="100" w:beforeAutospacing="1" w:after="100" w:afterAutospacing="1" w:line="240" w:lineRule="auto"/>
            <w:ind w:left="2160" w:hanging="360"/>
          </w:pPr>
        </w:pPrChange>
      </w:pPr>
      <w:ins w:id="4005" w:author="nidal saleh" w:date="2025-06-09T13:42:00Z">
        <w:r w:rsidRPr="00A0707A">
          <w:rPr>
            <w:sz w:val="32"/>
            <w:szCs w:val="32"/>
            <w:rtl/>
            <w:rPrChange w:id="4006" w:author="nidal saleh" w:date="2025-06-14T11:33:00Z">
              <w:rPr>
                <w:rtl/>
              </w:rPr>
            </w:rPrChange>
          </w:rPr>
          <w:t>إذا استمر التشتت لأكثر من 2 ثانية، تشغيل الإنذار وتسجيل الحالة</w:t>
        </w:r>
        <w:r w:rsidRPr="00A0707A">
          <w:rPr>
            <w:sz w:val="32"/>
            <w:szCs w:val="32"/>
            <w:rPrChange w:id="4007" w:author="nidal saleh" w:date="2025-06-14T11:33:00Z">
              <w:rPr/>
            </w:rPrChange>
          </w:rPr>
          <w:t>.</w:t>
        </w:r>
      </w:ins>
    </w:p>
    <w:p w14:paraId="48F480AA" w14:textId="77777777" w:rsidR="006E6236" w:rsidRPr="00A0707A" w:rsidRDefault="006E6236">
      <w:pPr>
        <w:numPr>
          <w:ilvl w:val="1"/>
          <w:numId w:val="54"/>
        </w:numPr>
        <w:bidi/>
        <w:spacing w:before="100" w:beforeAutospacing="1" w:after="100" w:afterAutospacing="1" w:line="240" w:lineRule="auto"/>
        <w:rPr>
          <w:ins w:id="4008" w:author="nidal saleh" w:date="2025-06-09T13:42:00Z"/>
          <w:sz w:val="32"/>
          <w:szCs w:val="32"/>
          <w:rPrChange w:id="4009" w:author="nidal saleh" w:date="2025-06-14T11:33:00Z">
            <w:rPr>
              <w:ins w:id="4010" w:author="nidal saleh" w:date="2025-06-09T13:42:00Z"/>
            </w:rPr>
          </w:rPrChange>
        </w:rPr>
        <w:pPrChange w:id="4011" w:author="nidal saleh" w:date="2025-06-09T13:42:00Z">
          <w:pPr>
            <w:numPr>
              <w:ilvl w:val="1"/>
              <w:numId w:val="54"/>
            </w:numPr>
            <w:spacing w:before="100" w:beforeAutospacing="1" w:after="100" w:afterAutospacing="1" w:line="240" w:lineRule="auto"/>
            <w:ind w:left="1440" w:hanging="360"/>
          </w:pPr>
        </w:pPrChange>
      </w:pPr>
      <w:ins w:id="4012" w:author="nidal saleh" w:date="2025-06-09T13:42:00Z">
        <w:r w:rsidRPr="00A0707A">
          <w:rPr>
            <w:rStyle w:val="Strong"/>
            <w:sz w:val="32"/>
            <w:szCs w:val="32"/>
            <w:rtl/>
            <w:rPrChange w:id="4013" w:author="nidal saleh" w:date="2025-06-14T11:33:00Z">
              <w:rPr>
                <w:rStyle w:val="Strong"/>
                <w:rtl/>
              </w:rPr>
            </w:rPrChange>
          </w:rPr>
          <w:t>الاستثناءات</w:t>
        </w:r>
        <w:r w:rsidRPr="00A0707A">
          <w:rPr>
            <w:sz w:val="32"/>
            <w:szCs w:val="32"/>
            <w:rPrChange w:id="4014" w:author="nidal saleh" w:date="2025-06-14T11:33:00Z">
              <w:rPr/>
            </w:rPrChange>
          </w:rPr>
          <w:t xml:space="preserve">: </w:t>
        </w:r>
        <w:r w:rsidRPr="00A0707A">
          <w:rPr>
            <w:sz w:val="32"/>
            <w:szCs w:val="32"/>
            <w:rtl/>
            <w:rPrChange w:id="4015" w:author="nidal saleh" w:date="2025-06-14T11:33:00Z">
              <w:rPr>
                <w:rtl/>
              </w:rPr>
            </w:rPrChange>
          </w:rPr>
          <w:t>إذا لم يتم اكتشاف الوجه أو اليدين، يتم تجاهل الإطار الحالي</w:t>
        </w:r>
        <w:r w:rsidRPr="00A0707A">
          <w:rPr>
            <w:sz w:val="32"/>
            <w:szCs w:val="32"/>
            <w:rPrChange w:id="4016" w:author="nidal saleh" w:date="2025-06-14T11:33:00Z">
              <w:rPr/>
            </w:rPrChange>
          </w:rPr>
          <w:t>.</w:t>
        </w:r>
      </w:ins>
    </w:p>
    <w:p w14:paraId="66F8D6AB" w14:textId="77777777" w:rsidR="006E6236" w:rsidRPr="00A0707A" w:rsidRDefault="006E6236">
      <w:pPr>
        <w:numPr>
          <w:ilvl w:val="1"/>
          <w:numId w:val="54"/>
        </w:numPr>
        <w:bidi/>
        <w:spacing w:before="100" w:beforeAutospacing="1" w:after="100" w:afterAutospacing="1" w:line="240" w:lineRule="auto"/>
        <w:rPr>
          <w:ins w:id="4017" w:author="nidal saleh" w:date="2025-06-09T13:42:00Z"/>
          <w:sz w:val="32"/>
          <w:szCs w:val="32"/>
          <w:rPrChange w:id="4018" w:author="nidal saleh" w:date="2025-06-14T11:33:00Z">
            <w:rPr>
              <w:ins w:id="4019" w:author="nidal saleh" w:date="2025-06-09T13:42:00Z"/>
            </w:rPr>
          </w:rPrChange>
        </w:rPr>
        <w:pPrChange w:id="4020" w:author="nidal saleh" w:date="2025-06-09T13:42:00Z">
          <w:pPr>
            <w:numPr>
              <w:ilvl w:val="1"/>
              <w:numId w:val="54"/>
            </w:numPr>
            <w:spacing w:before="100" w:beforeAutospacing="1" w:after="100" w:afterAutospacing="1" w:line="240" w:lineRule="auto"/>
            <w:ind w:left="1440" w:hanging="360"/>
          </w:pPr>
        </w:pPrChange>
      </w:pPr>
      <w:ins w:id="4021" w:author="nidal saleh" w:date="2025-06-09T13:42:00Z">
        <w:r w:rsidRPr="00A0707A">
          <w:rPr>
            <w:rStyle w:val="Strong"/>
            <w:sz w:val="32"/>
            <w:szCs w:val="32"/>
            <w:rtl/>
            <w:rPrChange w:id="4022" w:author="nidal saleh" w:date="2025-06-14T11:33:00Z">
              <w:rPr>
                <w:rStyle w:val="Strong"/>
                <w:rtl/>
              </w:rPr>
            </w:rPrChange>
          </w:rPr>
          <w:lastRenderedPageBreak/>
          <w:t>المخرجات</w:t>
        </w:r>
        <w:r w:rsidRPr="00A0707A">
          <w:rPr>
            <w:sz w:val="32"/>
            <w:szCs w:val="32"/>
            <w:rPrChange w:id="4023" w:author="nidal saleh" w:date="2025-06-14T11:33:00Z">
              <w:rPr/>
            </w:rPrChange>
          </w:rPr>
          <w:t xml:space="preserve">: </w:t>
        </w:r>
        <w:r w:rsidRPr="00A0707A">
          <w:rPr>
            <w:sz w:val="32"/>
            <w:szCs w:val="32"/>
            <w:rtl/>
            <w:rPrChange w:id="4024" w:author="nidal saleh" w:date="2025-06-14T11:33:00Z">
              <w:rPr>
                <w:rtl/>
              </w:rPr>
            </w:rPrChange>
          </w:rPr>
          <w:t>إنذار صوتي، إشعارات، سجل في قاعدة البيانات</w:t>
        </w:r>
        <w:r w:rsidRPr="00A0707A">
          <w:rPr>
            <w:sz w:val="32"/>
            <w:szCs w:val="32"/>
            <w:rPrChange w:id="4025" w:author="nidal saleh" w:date="2025-06-14T11:33:00Z">
              <w:rPr/>
            </w:rPrChange>
          </w:rPr>
          <w:t>.</w:t>
        </w:r>
      </w:ins>
    </w:p>
    <w:p w14:paraId="735040F3" w14:textId="77777777" w:rsidR="006E6236" w:rsidRPr="00A0707A" w:rsidRDefault="006E6236">
      <w:pPr>
        <w:numPr>
          <w:ilvl w:val="0"/>
          <w:numId w:val="54"/>
        </w:numPr>
        <w:bidi/>
        <w:spacing w:before="100" w:beforeAutospacing="1" w:after="100" w:afterAutospacing="1" w:line="240" w:lineRule="auto"/>
        <w:rPr>
          <w:ins w:id="4026" w:author="nidal saleh" w:date="2025-06-09T13:42:00Z"/>
          <w:sz w:val="32"/>
          <w:szCs w:val="32"/>
          <w:rPrChange w:id="4027" w:author="nidal saleh" w:date="2025-06-14T11:33:00Z">
            <w:rPr>
              <w:ins w:id="4028" w:author="nidal saleh" w:date="2025-06-09T13:42:00Z"/>
            </w:rPr>
          </w:rPrChange>
        </w:rPr>
        <w:pPrChange w:id="4029" w:author="nidal saleh" w:date="2025-06-09T13:42:00Z">
          <w:pPr>
            <w:numPr>
              <w:numId w:val="54"/>
            </w:numPr>
            <w:tabs>
              <w:tab w:val="num" w:pos="720"/>
            </w:tabs>
            <w:spacing w:before="100" w:beforeAutospacing="1" w:after="100" w:afterAutospacing="1" w:line="240" w:lineRule="auto"/>
            <w:ind w:left="720" w:hanging="360"/>
          </w:pPr>
        </w:pPrChange>
      </w:pPr>
      <w:ins w:id="4030" w:author="nidal saleh" w:date="2025-06-09T13:42:00Z">
        <w:r w:rsidRPr="00A0707A">
          <w:rPr>
            <w:rStyle w:val="Strong"/>
            <w:sz w:val="32"/>
            <w:szCs w:val="32"/>
            <w:rtl/>
            <w:rPrChange w:id="4031" w:author="nidal saleh" w:date="2025-06-14T11:33:00Z">
              <w:rPr>
                <w:rStyle w:val="Strong"/>
                <w:rtl/>
              </w:rPr>
            </w:rPrChange>
          </w:rPr>
          <w:t>عرض السجلات</w:t>
        </w:r>
        <w:r w:rsidRPr="00A0707A">
          <w:rPr>
            <w:sz w:val="32"/>
            <w:szCs w:val="32"/>
            <w:rPrChange w:id="4032" w:author="nidal saleh" w:date="2025-06-14T11:33:00Z">
              <w:rPr/>
            </w:rPrChange>
          </w:rPr>
          <w:t xml:space="preserve">: </w:t>
        </w:r>
      </w:ins>
    </w:p>
    <w:p w14:paraId="68D89A85" w14:textId="77777777" w:rsidR="006E6236" w:rsidRPr="00A0707A" w:rsidRDefault="006E6236">
      <w:pPr>
        <w:numPr>
          <w:ilvl w:val="1"/>
          <w:numId w:val="54"/>
        </w:numPr>
        <w:bidi/>
        <w:spacing w:before="100" w:beforeAutospacing="1" w:after="100" w:afterAutospacing="1" w:line="240" w:lineRule="auto"/>
        <w:rPr>
          <w:ins w:id="4033" w:author="nidal saleh" w:date="2025-06-09T13:42:00Z"/>
          <w:sz w:val="32"/>
          <w:szCs w:val="32"/>
          <w:rPrChange w:id="4034" w:author="nidal saleh" w:date="2025-06-14T11:33:00Z">
            <w:rPr>
              <w:ins w:id="4035" w:author="nidal saleh" w:date="2025-06-09T13:42:00Z"/>
            </w:rPr>
          </w:rPrChange>
        </w:rPr>
        <w:pPrChange w:id="4036" w:author="nidal saleh" w:date="2025-06-09T13:42:00Z">
          <w:pPr>
            <w:numPr>
              <w:ilvl w:val="1"/>
              <w:numId w:val="54"/>
            </w:numPr>
            <w:spacing w:before="100" w:beforeAutospacing="1" w:after="100" w:afterAutospacing="1" w:line="240" w:lineRule="auto"/>
            <w:ind w:left="1440" w:hanging="360"/>
          </w:pPr>
        </w:pPrChange>
      </w:pPr>
      <w:ins w:id="4037" w:author="nidal saleh" w:date="2025-06-09T13:42:00Z">
        <w:r w:rsidRPr="00A0707A">
          <w:rPr>
            <w:rStyle w:val="Strong"/>
            <w:sz w:val="32"/>
            <w:szCs w:val="32"/>
            <w:rtl/>
            <w:rPrChange w:id="4038" w:author="nidal saleh" w:date="2025-06-14T11:33:00Z">
              <w:rPr>
                <w:rStyle w:val="Strong"/>
                <w:rtl/>
              </w:rPr>
            </w:rPrChange>
          </w:rPr>
          <w:t>الوصف</w:t>
        </w:r>
        <w:r w:rsidRPr="00A0707A">
          <w:rPr>
            <w:sz w:val="32"/>
            <w:szCs w:val="32"/>
            <w:rPrChange w:id="4039" w:author="nidal saleh" w:date="2025-06-14T11:33:00Z">
              <w:rPr/>
            </w:rPrChange>
          </w:rPr>
          <w:t xml:space="preserve">: </w:t>
        </w:r>
        <w:r w:rsidRPr="00A0707A">
          <w:rPr>
            <w:sz w:val="32"/>
            <w:szCs w:val="32"/>
            <w:rtl/>
            <w:rPrChange w:id="4040" w:author="nidal saleh" w:date="2025-06-14T11:33:00Z">
              <w:rPr>
                <w:rtl/>
              </w:rPr>
            </w:rPrChange>
          </w:rPr>
          <w:t>يتيح للمستخدم عرض سجلات التشتت في واجهة رسومية مع إمكانية الفلترة</w:t>
        </w:r>
        <w:r w:rsidRPr="00A0707A">
          <w:rPr>
            <w:sz w:val="32"/>
            <w:szCs w:val="32"/>
            <w:rPrChange w:id="4041" w:author="nidal saleh" w:date="2025-06-14T11:33:00Z">
              <w:rPr/>
            </w:rPrChange>
          </w:rPr>
          <w:t>.</w:t>
        </w:r>
      </w:ins>
    </w:p>
    <w:p w14:paraId="58ACBE0D" w14:textId="77777777" w:rsidR="006E6236" w:rsidRPr="00A0707A" w:rsidRDefault="006E6236">
      <w:pPr>
        <w:numPr>
          <w:ilvl w:val="1"/>
          <w:numId w:val="54"/>
        </w:numPr>
        <w:bidi/>
        <w:spacing w:before="100" w:beforeAutospacing="1" w:after="100" w:afterAutospacing="1" w:line="240" w:lineRule="auto"/>
        <w:rPr>
          <w:ins w:id="4042" w:author="nidal saleh" w:date="2025-06-09T13:42:00Z"/>
          <w:sz w:val="32"/>
          <w:szCs w:val="32"/>
          <w:rPrChange w:id="4043" w:author="nidal saleh" w:date="2025-06-14T11:33:00Z">
            <w:rPr>
              <w:ins w:id="4044" w:author="nidal saleh" w:date="2025-06-09T13:42:00Z"/>
            </w:rPr>
          </w:rPrChange>
        </w:rPr>
        <w:pPrChange w:id="4045" w:author="nidal saleh" w:date="2025-06-09T13:42:00Z">
          <w:pPr>
            <w:numPr>
              <w:ilvl w:val="1"/>
              <w:numId w:val="54"/>
            </w:numPr>
            <w:spacing w:before="100" w:beforeAutospacing="1" w:after="100" w:afterAutospacing="1" w:line="240" w:lineRule="auto"/>
            <w:ind w:left="1440" w:hanging="360"/>
          </w:pPr>
        </w:pPrChange>
      </w:pPr>
      <w:ins w:id="4046" w:author="nidal saleh" w:date="2025-06-09T13:42:00Z">
        <w:r w:rsidRPr="00A0707A">
          <w:rPr>
            <w:rStyle w:val="Strong"/>
            <w:sz w:val="32"/>
            <w:szCs w:val="32"/>
            <w:rtl/>
            <w:rPrChange w:id="4047" w:author="nidal saleh" w:date="2025-06-14T11:33:00Z">
              <w:rPr>
                <w:rStyle w:val="Strong"/>
                <w:rtl/>
              </w:rPr>
            </w:rPrChange>
          </w:rPr>
          <w:t>الخطوات</w:t>
        </w:r>
        <w:r w:rsidRPr="00A0707A">
          <w:rPr>
            <w:sz w:val="32"/>
            <w:szCs w:val="32"/>
            <w:rPrChange w:id="4048" w:author="nidal saleh" w:date="2025-06-14T11:33:00Z">
              <w:rPr/>
            </w:rPrChange>
          </w:rPr>
          <w:t xml:space="preserve">: </w:t>
        </w:r>
      </w:ins>
    </w:p>
    <w:p w14:paraId="7603DB7A" w14:textId="0D79ECBF" w:rsidR="006E6236" w:rsidRPr="00A0707A" w:rsidRDefault="00AA36F9">
      <w:pPr>
        <w:numPr>
          <w:ilvl w:val="2"/>
          <w:numId w:val="54"/>
        </w:numPr>
        <w:bidi/>
        <w:spacing w:before="100" w:beforeAutospacing="1" w:after="100" w:afterAutospacing="1" w:line="240" w:lineRule="auto"/>
        <w:rPr>
          <w:ins w:id="4049" w:author="nidal saleh" w:date="2025-06-09T13:42:00Z"/>
          <w:sz w:val="32"/>
          <w:szCs w:val="32"/>
          <w:rPrChange w:id="4050" w:author="nidal saleh" w:date="2025-06-14T11:33:00Z">
            <w:rPr>
              <w:ins w:id="4051" w:author="nidal saleh" w:date="2025-06-09T13:42:00Z"/>
            </w:rPr>
          </w:rPrChange>
        </w:rPr>
        <w:pPrChange w:id="4052" w:author="nidal saleh" w:date="2025-06-09T13:42:00Z">
          <w:pPr>
            <w:numPr>
              <w:ilvl w:val="2"/>
              <w:numId w:val="54"/>
            </w:numPr>
            <w:tabs>
              <w:tab w:val="num" w:pos="2160"/>
            </w:tabs>
            <w:spacing w:before="100" w:beforeAutospacing="1" w:after="100" w:afterAutospacing="1" w:line="240" w:lineRule="auto"/>
            <w:ind w:left="2160" w:hanging="360"/>
          </w:pPr>
        </w:pPrChange>
      </w:pPr>
      <w:ins w:id="4053" w:author="nidal saleh" w:date="2025-06-13T21:40:00Z">
        <w:r w:rsidRPr="00A0707A">
          <w:rPr>
            <w:rFonts w:hint="eastAsia"/>
            <w:sz w:val="32"/>
            <w:szCs w:val="32"/>
            <w:rtl/>
            <w:rPrChange w:id="4054" w:author="nidal saleh" w:date="2025-06-14T11:33:00Z">
              <w:rPr>
                <w:rFonts w:hint="eastAsia"/>
                <w:rtl/>
              </w:rPr>
            </w:rPrChange>
          </w:rPr>
          <w:t>رؤية</w:t>
        </w:r>
      </w:ins>
      <w:ins w:id="4055" w:author="nidal saleh" w:date="2025-06-09T13:42:00Z">
        <w:r w:rsidR="006E6236" w:rsidRPr="00A0707A">
          <w:rPr>
            <w:sz w:val="32"/>
            <w:szCs w:val="32"/>
            <w:rtl/>
            <w:rPrChange w:id="4056" w:author="nidal saleh" w:date="2025-06-14T11:33:00Z">
              <w:rPr>
                <w:rtl/>
              </w:rPr>
            </w:rPrChange>
          </w:rPr>
          <w:t xml:space="preserve"> البيانات من قاعدة البيانات</w:t>
        </w:r>
        <w:r w:rsidR="006E6236" w:rsidRPr="00A0707A">
          <w:rPr>
            <w:sz w:val="32"/>
            <w:szCs w:val="32"/>
            <w:rPrChange w:id="4057" w:author="nidal saleh" w:date="2025-06-14T11:33:00Z">
              <w:rPr/>
            </w:rPrChange>
          </w:rPr>
          <w:t xml:space="preserve"> </w:t>
        </w:r>
      </w:ins>
      <w:ins w:id="4058" w:author="nidal saleh" w:date="2025-06-13T21:41:00Z">
        <w:r w:rsidRPr="00A0707A">
          <w:rPr>
            <w:sz w:val="32"/>
            <w:szCs w:val="32"/>
            <w:rPrChange w:id="4059" w:author="nidal saleh" w:date="2025-06-14T11:33:00Z">
              <w:rPr/>
            </w:rPrChange>
          </w:rPr>
          <w:t>.</w:t>
        </w:r>
      </w:ins>
      <w:ins w:id="4060" w:author="nidal saleh" w:date="2025-06-09T13:42:00Z">
        <w:r w:rsidR="006E6236" w:rsidRPr="00A0707A">
          <w:rPr>
            <w:sz w:val="32"/>
            <w:szCs w:val="32"/>
            <w:rPrChange w:id="4061" w:author="nidal saleh" w:date="2025-06-14T11:33:00Z">
              <w:rPr/>
            </w:rPrChange>
          </w:rPr>
          <w:t>SQLite</w:t>
        </w:r>
      </w:ins>
      <w:ins w:id="4062" w:author="nidal saleh" w:date="2025-06-13T21:40:00Z">
        <w:r w:rsidRPr="00A0707A">
          <w:rPr>
            <w:sz w:val="32"/>
            <w:szCs w:val="32"/>
            <w:rPrChange w:id="4063" w:author="nidal saleh" w:date="2025-06-14T11:33:00Z">
              <w:rPr/>
            </w:rPrChange>
          </w:rPr>
          <w:t xml:space="preserve"> </w:t>
        </w:r>
      </w:ins>
    </w:p>
    <w:p w14:paraId="0D07C099" w14:textId="77777777" w:rsidR="006E6236" w:rsidRPr="00A0707A" w:rsidRDefault="006E6236">
      <w:pPr>
        <w:numPr>
          <w:ilvl w:val="2"/>
          <w:numId w:val="54"/>
        </w:numPr>
        <w:bidi/>
        <w:spacing w:before="100" w:beforeAutospacing="1" w:after="100" w:afterAutospacing="1" w:line="240" w:lineRule="auto"/>
        <w:rPr>
          <w:ins w:id="4064" w:author="nidal saleh" w:date="2025-06-09T13:42:00Z"/>
          <w:sz w:val="32"/>
          <w:szCs w:val="32"/>
          <w:rPrChange w:id="4065" w:author="nidal saleh" w:date="2025-06-14T11:33:00Z">
            <w:rPr>
              <w:ins w:id="4066" w:author="nidal saleh" w:date="2025-06-09T13:42:00Z"/>
            </w:rPr>
          </w:rPrChange>
        </w:rPr>
        <w:pPrChange w:id="4067" w:author="nidal saleh" w:date="2025-06-09T13:42:00Z">
          <w:pPr>
            <w:numPr>
              <w:ilvl w:val="2"/>
              <w:numId w:val="54"/>
            </w:numPr>
            <w:tabs>
              <w:tab w:val="num" w:pos="2160"/>
            </w:tabs>
            <w:spacing w:before="100" w:beforeAutospacing="1" w:after="100" w:afterAutospacing="1" w:line="240" w:lineRule="auto"/>
            <w:ind w:left="2160" w:hanging="360"/>
          </w:pPr>
        </w:pPrChange>
      </w:pPr>
      <w:ins w:id="4068" w:author="nidal saleh" w:date="2025-06-09T13:42:00Z">
        <w:r w:rsidRPr="00A0707A">
          <w:rPr>
            <w:sz w:val="32"/>
            <w:szCs w:val="32"/>
            <w:rtl/>
            <w:rPrChange w:id="4069" w:author="nidal saleh" w:date="2025-06-14T11:33:00Z">
              <w:rPr>
                <w:rtl/>
              </w:rPr>
            </w:rPrChange>
          </w:rPr>
          <w:t>عرض البيانات في جدول</w:t>
        </w:r>
        <w:r w:rsidRPr="00A0707A">
          <w:rPr>
            <w:sz w:val="32"/>
            <w:szCs w:val="32"/>
            <w:rPrChange w:id="4070" w:author="nidal saleh" w:date="2025-06-14T11:33:00Z">
              <w:rPr/>
            </w:rPrChange>
          </w:rPr>
          <w:t xml:space="preserve"> (</w:t>
        </w:r>
        <w:proofErr w:type="spellStart"/>
        <w:r w:rsidRPr="00A0707A">
          <w:rPr>
            <w:sz w:val="32"/>
            <w:szCs w:val="32"/>
            <w:rPrChange w:id="4071" w:author="nidal saleh" w:date="2025-06-14T11:33:00Z">
              <w:rPr/>
            </w:rPrChange>
          </w:rPr>
          <w:t>Treeview</w:t>
        </w:r>
        <w:proofErr w:type="spellEnd"/>
        <w:r w:rsidRPr="00A0707A">
          <w:rPr>
            <w:sz w:val="32"/>
            <w:szCs w:val="32"/>
            <w:rPrChange w:id="4072" w:author="nidal saleh" w:date="2025-06-14T11:33:00Z">
              <w:rPr/>
            </w:rPrChange>
          </w:rPr>
          <w:t xml:space="preserve">) </w:t>
        </w:r>
        <w:r w:rsidRPr="00A0707A">
          <w:rPr>
            <w:sz w:val="32"/>
            <w:szCs w:val="32"/>
            <w:rtl/>
            <w:rPrChange w:id="4073" w:author="nidal saleh" w:date="2025-06-14T11:33:00Z">
              <w:rPr>
                <w:rtl/>
              </w:rPr>
            </w:rPrChange>
          </w:rPr>
          <w:t>مع أعمدة (معرف، نوع، وقت البدء، وقت الانتهاء، المدة، الموقع)</w:t>
        </w:r>
        <w:r w:rsidRPr="00A0707A">
          <w:rPr>
            <w:sz w:val="32"/>
            <w:szCs w:val="32"/>
            <w:rPrChange w:id="4074" w:author="nidal saleh" w:date="2025-06-14T11:33:00Z">
              <w:rPr/>
            </w:rPrChange>
          </w:rPr>
          <w:t>.</w:t>
        </w:r>
      </w:ins>
    </w:p>
    <w:p w14:paraId="7D7468FF" w14:textId="77777777" w:rsidR="006E6236" w:rsidRPr="00A0707A" w:rsidRDefault="006E6236">
      <w:pPr>
        <w:numPr>
          <w:ilvl w:val="2"/>
          <w:numId w:val="54"/>
        </w:numPr>
        <w:bidi/>
        <w:spacing w:before="100" w:beforeAutospacing="1" w:after="100" w:afterAutospacing="1" w:line="240" w:lineRule="auto"/>
        <w:rPr>
          <w:ins w:id="4075" w:author="nidal saleh" w:date="2025-06-09T13:42:00Z"/>
          <w:sz w:val="32"/>
          <w:szCs w:val="32"/>
          <w:rPrChange w:id="4076" w:author="nidal saleh" w:date="2025-06-14T11:33:00Z">
            <w:rPr>
              <w:ins w:id="4077" w:author="nidal saleh" w:date="2025-06-09T13:42:00Z"/>
            </w:rPr>
          </w:rPrChange>
        </w:rPr>
        <w:pPrChange w:id="4078" w:author="nidal saleh" w:date="2025-06-09T13:42:00Z">
          <w:pPr>
            <w:numPr>
              <w:ilvl w:val="2"/>
              <w:numId w:val="54"/>
            </w:numPr>
            <w:tabs>
              <w:tab w:val="num" w:pos="2160"/>
            </w:tabs>
            <w:spacing w:before="100" w:beforeAutospacing="1" w:after="100" w:afterAutospacing="1" w:line="240" w:lineRule="auto"/>
            <w:ind w:left="2160" w:hanging="360"/>
          </w:pPr>
        </w:pPrChange>
      </w:pPr>
      <w:ins w:id="4079" w:author="nidal saleh" w:date="2025-06-09T13:42:00Z">
        <w:r w:rsidRPr="00A0707A">
          <w:rPr>
            <w:sz w:val="32"/>
            <w:szCs w:val="32"/>
            <w:rtl/>
            <w:rPrChange w:id="4080" w:author="nidal saleh" w:date="2025-06-14T11:33:00Z">
              <w:rPr>
                <w:rtl/>
              </w:rPr>
            </w:rPrChange>
          </w:rPr>
          <w:t>تطبيق فلتر حسب نوع التشتت (اختياري)</w:t>
        </w:r>
        <w:r w:rsidRPr="00A0707A">
          <w:rPr>
            <w:sz w:val="32"/>
            <w:szCs w:val="32"/>
            <w:rPrChange w:id="4081" w:author="nidal saleh" w:date="2025-06-14T11:33:00Z">
              <w:rPr/>
            </w:rPrChange>
          </w:rPr>
          <w:t>.</w:t>
        </w:r>
      </w:ins>
    </w:p>
    <w:p w14:paraId="75ED0069" w14:textId="77777777" w:rsidR="006E6236" w:rsidRPr="00A0707A" w:rsidRDefault="006E6236">
      <w:pPr>
        <w:numPr>
          <w:ilvl w:val="2"/>
          <w:numId w:val="54"/>
        </w:numPr>
        <w:bidi/>
        <w:spacing w:before="100" w:beforeAutospacing="1" w:after="100" w:afterAutospacing="1" w:line="240" w:lineRule="auto"/>
        <w:rPr>
          <w:ins w:id="4082" w:author="nidal saleh" w:date="2025-06-09T13:42:00Z"/>
          <w:sz w:val="32"/>
          <w:szCs w:val="32"/>
          <w:rPrChange w:id="4083" w:author="nidal saleh" w:date="2025-06-14T11:33:00Z">
            <w:rPr>
              <w:ins w:id="4084" w:author="nidal saleh" w:date="2025-06-09T13:42:00Z"/>
            </w:rPr>
          </w:rPrChange>
        </w:rPr>
        <w:pPrChange w:id="4085" w:author="nidal saleh" w:date="2025-06-09T13:42:00Z">
          <w:pPr>
            <w:numPr>
              <w:ilvl w:val="2"/>
              <w:numId w:val="54"/>
            </w:numPr>
            <w:tabs>
              <w:tab w:val="num" w:pos="2160"/>
            </w:tabs>
            <w:spacing w:before="100" w:beforeAutospacing="1" w:after="100" w:afterAutospacing="1" w:line="240" w:lineRule="auto"/>
            <w:ind w:left="2160" w:hanging="360"/>
          </w:pPr>
        </w:pPrChange>
      </w:pPr>
      <w:ins w:id="4086" w:author="nidal saleh" w:date="2025-06-09T13:42:00Z">
        <w:r w:rsidRPr="00A0707A">
          <w:rPr>
            <w:sz w:val="32"/>
            <w:szCs w:val="32"/>
            <w:rtl/>
            <w:rPrChange w:id="4087" w:author="nidal saleh" w:date="2025-06-14T11:33:00Z">
              <w:rPr>
                <w:rtl/>
              </w:rPr>
            </w:rPrChange>
          </w:rPr>
          <w:t>عرض إحصائيات (عدد الحالات، المدة الإجمالية)</w:t>
        </w:r>
        <w:r w:rsidRPr="00A0707A">
          <w:rPr>
            <w:sz w:val="32"/>
            <w:szCs w:val="32"/>
            <w:rPrChange w:id="4088" w:author="nidal saleh" w:date="2025-06-14T11:33:00Z">
              <w:rPr/>
            </w:rPrChange>
          </w:rPr>
          <w:t>.</w:t>
        </w:r>
      </w:ins>
    </w:p>
    <w:p w14:paraId="2035AD10" w14:textId="77777777" w:rsidR="006E6236" w:rsidRPr="00A0707A" w:rsidRDefault="006E6236">
      <w:pPr>
        <w:numPr>
          <w:ilvl w:val="1"/>
          <w:numId w:val="54"/>
        </w:numPr>
        <w:bidi/>
        <w:spacing w:before="100" w:beforeAutospacing="1" w:after="100" w:afterAutospacing="1" w:line="240" w:lineRule="auto"/>
        <w:rPr>
          <w:ins w:id="4089" w:author="nidal saleh" w:date="2025-06-09T13:42:00Z"/>
          <w:sz w:val="32"/>
          <w:szCs w:val="32"/>
          <w:rPrChange w:id="4090" w:author="nidal saleh" w:date="2025-06-14T11:33:00Z">
            <w:rPr>
              <w:ins w:id="4091" w:author="nidal saleh" w:date="2025-06-09T13:42:00Z"/>
            </w:rPr>
          </w:rPrChange>
        </w:rPr>
        <w:pPrChange w:id="4092" w:author="nidal saleh" w:date="2025-06-09T13:42:00Z">
          <w:pPr>
            <w:numPr>
              <w:ilvl w:val="1"/>
              <w:numId w:val="54"/>
            </w:numPr>
            <w:spacing w:before="100" w:beforeAutospacing="1" w:after="100" w:afterAutospacing="1" w:line="240" w:lineRule="auto"/>
            <w:ind w:left="1440" w:hanging="360"/>
          </w:pPr>
        </w:pPrChange>
      </w:pPr>
      <w:ins w:id="4093" w:author="nidal saleh" w:date="2025-06-09T13:42:00Z">
        <w:r w:rsidRPr="00A0707A">
          <w:rPr>
            <w:rStyle w:val="Strong"/>
            <w:sz w:val="32"/>
            <w:szCs w:val="32"/>
            <w:rtl/>
            <w:rPrChange w:id="4094" w:author="nidal saleh" w:date="2025-06-14T11:33:00Z">
              <w:rPr>
                <w:rStyle w:val="Strong"/>
                <w:rtl/>
              </w:rPr>
            </w:rPrChange>
          </w:rPr>
          <w:t>الاستثناءات</w:t>
        </w:r>
        <w:r w:rsidRPr="00A0707A">
          <w:rPr>
            <w:sz w:val="32"/>
            <w:szCs w:val="32"/>
            <w:rPrChange w:id="4095" w:author="nidal saleh" w:date="2025-06-14T11:33:00Z">
              <w:rPr/>
            </w:rPrChange>
          </w:rPr>
          <w:t xml:space="preserve">: </w:t>
        </w:r>
        <w:r w:rsidRPr="00A0707A">
          <w:rPr>
            <w:sz w:val="32"/>
            <w:szCs w:val="32"/>
            <w:rtl/>
            <w:rPrChange w:id="4096" w:author="nidal saleh" w:date="2025-06-14T11:33:00Z">
              <w:rPr>
                <w:rtl/>
              </w:rPr>
            </w:rPrChange>
          </w:rPr>
          <w:t>إذا لم تكن هناك بيانات، يتم عرض رسالة تحذير</w:t>
        </w:r>
        <w:r w:rsidRPr="00A0707A">
          <w:rPr>
            <w:sz w:val="32"/>
            <w:szCs w:val="32"/>
            <w:rPrChange w:id="4097" w:author="nidal saleh" w:date="2025-06-14T11:33:00Z">
              <w:rPr/>
            </w:rPrChange>
          </w:rPr>
          <w:t>.</w:t>
        </w:r>
      </w:ins>
    </w:p>
    <w:p w14:paraId="463D0E76" w14:textId="77777777" w:rsidR="006E6236" w:rsidRPr="00A0707A" w:rsidRDefault="006E6236">
      <w:pPr>
        <w:numPr>
          <w:ilvl w:val="1"/>
          <w:numId w:val="54"/>
        </w:numPr>
        <w:bidi/>
        <w:spacing w:before="100" w:beforeAutospacing="1" w:after="100" w:afterAutospacing="1" w:line="240" w:lineRule="auto"/>
        <w:rPr>
          <w:ins w:id="4098" w:author="nidal saleh" w:date="2025-06-09T13:42:00Z"/>
          <w:sz w:val="32"/>
          <w:szCs w:val="32"/>
          <w:rPrChange w:id="4099" w:author="nidal saleh" w:date="2025-06-14T11:33:00Z">
            <w:rPr>
              <w:ins w:id="4100" w:author="nidal saleh" w:date="2025-06-09T13:42:00Z"/>
            </w:rPr>
          </w:rPrChange>
        </w:rPr>
        <w:pPrChange w:id="4101" w:author="nidal saleh" w:date="2025-06-09T13:42:00Z">
          <w:pPr>
            <w:numPr>
              <w:ilvl w:val="1"/>
              <w:numId w:val="54"/>
            </w:numPr>
            <w:spacing w:before="100" w:beforeAutospacing="1" w:after="100" w:afterAutospacing="1" w:line="240" w:lineRule="auto"/>
            <w:ind w:left="1440" w:hanging="360"/>
          </w:pPr>
        </w:pPrChange>
      </w:pPr>
      <w:ins w:id="4102" w:author="nidal saleh" w:date="2025-06-09T13:42:00Z">
        <w:r w:rsidRPr="00A0707A">
          <w:rPr>
            <w:rStyle w:val="Strong"/>
            <w:sz w:val="32"/>
            <w:szCs w:val="32"/>
            <w:rtl/>
            <w:rPrChange w:id="4103" w:author="nidal saleh" w:date="2025-06-14T11:33:00Z">
              <w:rPr>
                <w:rStyle w:val="Strong"/>
                <w:rtl/>
              </w:rPr>
            </w:rPrChange>
          </w:rPr>
          <w:t>المخرجات</w:t>
        </w:r>
        <w:r w:rsidRPr="00A0707A">
          <w:rPr>
            <w:sz w:val="32"/>
            <w:szCs w:val="32"/>
            <w:rPrChange w:id="4104" w:author="nidal saleh" w:date="2025-06-14T11:33:00Z">
              <w:rPr/>
            </w:rPrChange>
          </w:rPr>
          <w:t xml:space="preserve">: </w:t>
        </w:r>
        <w:r w:rsidRPr="00A0707A">
          <w:rPr>
            <w:sz w:val="32"/>
            <w:szCs w:val="32"/>
            <w:rtl/>
            <w:rPrChange w:id="4105" w:author="nidal saleh" w:date="2025-06-14T11:33:00Z">
              <w:rPr>
                <w:rtl/>
              </w:rPr>
            </w:rPrChange>
          </w:rPr>
          <w:t>جدول بيانات، إحصائيات</w:t>
        </w:r>
        <w:r w:rsidRPr="00A0707A">
          <w:rPr>
            <w:sz w:val="32"/>
            <w:szCs w:val="32"/>
            <w:rPrChange w:id="4106" w:author="nidal saleh" w:date="2025-06-14T11:33:00Z">
              <w:rPr/>
            </w:rPrChange>
          </w:rPr>
          <w:t>.</w:t>
        </w:r>
      </w:ins>
    </w:p>
    <w:p w14:paraId="2F60A1EE" w14:textId="77777777" w:rsidR="006E6236" w:rsidRPr="00A0707A" w:rsidRDefault="006E6236">
      <w:pPr>
        <w:numPr>
          <w:ilvl w:val="0"/>
          <w:numId w:val="54"/>
        </w:numPr>
        <w:bidi/>
        <w:spacing w:before="100" w:beforeAutospacing="1" w:after="100" w:afterAutospacing="1" w:line="240" w:lineRule="auto"/>
        <w:rPr>
          <w:ins w:id="4107" w:author="nidal saleh" w:date="2025-06-09T13:42:00Z"/>
          <w:sz w:val="32"/>
          <w:szCs w:val="32"/>
          <w:rPrChange w:id="4108" w:author="nidal saleh" w:date="2025-06-14T11:33:00Z">
            <w:rPr>
              <w:ins w:id="4109" w:author="nidal saleh" w:date="2025-06-09T13:42:00Z"/>
            </w:rPr>
          </w:rPrChange>
        </w:rPr>
        <w:pPrChange w:id="4110" w:author="nidal saleh" w:date="2025-06-09T13:42:00Z">
          <w:pPr>
            <w:numPr>
              <w:numId w:val="54"/>
            </w:numPr>
            <w:tabs>
              <w:tab w:val="num" w:pos="720"/>
            </w:tabs>
            <w:spacing w:before="100" w:beforeAutospacing="1" w:after="100" w:afterAutospacing="1" w:line="240" w:lineRule="auto"/>
            <w:ind w:left="720" w:hanging="360"/>
          </w:pPr>
        </w:pPrChange>
      </w:pPr>
      <w:ins w:id="4111" w:author="nidal saleh" w:date="2025-06-09T13:42:00Z">
        <w:r w:rsidRPr="00A0707A">
          <w:rPr>
            <w:rStyle w:val="Strong"/>
            <w:sz w:val="32"/>
            <w:szCs w:val="32"/>
            <w:rtl/>
            <w:rPrChange w:id="4112" w:author="nidal saleh" w:date="2025-06-14T11:33:00Z">
              <w:rPr>
                <w:rStyle w:val="Strong"/>
                <w:rtl/>
              </w:rPr>
            </w:rPrChange>
          </w:rPr>
          <w:t>إنشاء تقرير يومي</w:t>
        </w:r>
        <w:r w:rsidRPr="00A0707A">
          <w:rPr>
            <w:sz w:val="32"/>
            <w:szCs w:val="32"/>
            <w:rPrChange w:id="4113" w:author="nidal saleh" w:date="2025-06-14T11:33:00Z">
              <w:rPr/>
            </w:rPrChange>
          </w:rPr>
          <w:t xml:space="preserve">: </w:t>
        </w:r>
      </w:ins>
    </w:p>
    <w:p w14:paraId="2930F1DE" w14:textId="02419444" w:rsidR="006E6236" w:rsidRPr="00A0707A" w:rsidRDefault="006E6236">
      <w:pPr>
        <w:numPr>
          <w:ilvl w:val="1"/>
          <w:numId w:val="54"/>
        </w:numPr>
        <w:bidi/>
        <w:spacing w:before="100" w:beforeAutospacing="1" w:after="100" w:afterAutospacing="1" w:line="240" w:lineRule="auto"/>
        <w:rPr>
          <w:ins w:id="4114" w:author="nidal saleh" w:date="2025-06-09T13:42:00Z"/>
          <w:sz w:val="32"/>
          <w:szCs w:val="32"/>
          <w:rPrChange w:id="4115" w:author="nidal saleh" w:date="2025-06-14T11:33:00Z">
            <w:rPr>
              <w:ins w:id="4116" w:author="nidal saleh" w:date="2025-06-09T13:42:00Z"/>
            </w:rPr>
          </w:rPrChange>
        </w:rPr>
        <w:pPrChange w:id="4117" w:author="nidal saleh" w:date="2025-06-09T13:42:00Z">
          <w:pPr>
            <w:numPr>
              <w:ilvl w:val="1"/>
              <w:numId w:val="54"/>
            </w:numPr>
            <w:spacing w:before="100" w:beforeAutospacing="1" w:after="100" w:afterAutospacing="1" w:line="240" w:lineRule="auto"/>
            <w:ind w:left="1440" w:hanging="360"/>
          </w:pPr>
        </w:pPrChange>
      </w:pPr>
      <w:ins w:id="4118" w:author="nidal saleh" w:date="2025-06-09T13:42:00Z">
        <w:r w:rsidRPr="00A0707A">
          <w:rPr>
            <w:rStyle w:val="Strong"/>
            <w:sz w:val="32"/>
            <w:szCs w:val="32"/>
            <w:rtl/>
            <w:rPrChange w:id="4119" w:author="nidal saleh" w:date="2025-06-14T11:33:00Z">
              <w:rPr>
                <w:rStyle w:val="Strong"/>
                <w:rtl/>
              </w:rPr>
            </w:rPrChange>
          </w:rPr>
          <w:t>الوصف</w:t>
        </w:r>
        <w:r w:rsidRPr="00A0707A">
          <w:rPr>
            <w:sz w:val="32"/>
            <w:szCs w:val="32"/>
            <w:rPrChange w:id="4120" w:author="nidal saleh" w:date="2025-06-14T11:33:00Z">
              <w:rPr/>
            </w:rPrChange>
          </w:rPr>
          <w:t xml:space="preserve">: </w:t>
        </w:r>
        <w:r w:rsidRPr="00A0707A">
          <w:rPr>
            <w:sz w:val="32"/>
            <w:szCs w:val="32"/>
            <w:rtl/>
            <w:rPrChange w:id="4121" w:author="nidal saleh" w:date="2025-06-14T11:33:00Z">
              <w:rPr>
                <w:rtl/>
              </w:rPr>
            </w:rPrChange>
          </w:rPr>
          <w:t>إنشاء تقرير يومي</w:t>
        </w:r>
        <w:r w:rsidRPr="00A0707A">
          <w:rPr>
            <w:sz w:val="32"/>
            <w:szCs w:val="32"/>
            <w:rPrChange w:id="4122" w:author="nidal saleh" w:date="2025-06-14T11:33:00Z">
              <w:rPr/>
            </w:rPrChange>
          </w:rPr>
          <w:t xml:space="preserve"> </w:t>
        </w:r>
      </w:ins>
      <w:ins w:id="4123" w:author="nidal saleh" w:date="2025-06-13T21:41:00Z">
        <w:r w:rsidR="00AA36F9" w:rsidRPr="00A0707A">
          <w:rPr>
            <w:sz w:val="32"/>
            <w:szCs w:val="32"/>
            <w:rPrChange w:id="4124" w:author="nidal saleh" w:date="2025-06-14T11:33:00Z">
              <w:rPr/>
            </w:rPrChange>
          </w:rPr>
          <w:t>)</w:t>
        </w:r>
      </w:ins>
      <w:ins w:id="4125" w:author="nidal saleh" w:date="2025-06-09T13:42:00Z">
        <w:r w:rsidRPr="00A0707A">
          <w:rPr>
            <w:sz w:val="32"/>
            <w:szCs w:val="32"/>
            <w:rtl/>
            <w:rPrChange w:id="4126" w:author="nidal saleh" w:date="2025-06-14T11:33:00Z">
              <w:rPr>
                <w:rtl/>
              </w:rPr>
            </w:rPrChange>
          </w:rPr>
          <w:t>نصي أو</w:t>
        </w:r>
        <w:r w:rsidRPr="00A0707A">
          <w:rPr>
            <w:sz w:val="32"/>
            <w:szCs w:val="32"/>
            <w:rPrChange w:id="4127" w:author="nidal saleh" w:date="2025-06-14T11:33:00Z">
              <w:rPr/>
            </w:rPrChange>
          </w:rPr>
          <w:t xml:space="preserve"> </w:t>
        </w:r>
      </w:ins>
      <w:ins w:id="4128" w:author="nidal saleh" w:date="2025-06-13T21:41:00Z">
        <w:r w:rsidR="00AA36F9" w:rsidRPr="00A0707A">
          <w:rPr>
            <w:sz w:val="32"/>
            <w:szCs w:val="32"/>
            <w:rPrChange w:id="4129" w:author="nidal saleh" w:date="2025-06-14T11:33:00Z">
              <w:rPr/>
            </w:rPrChange>
          </w:rPr>
          <w:t>(</w:t>
        </w:r>
      </w:ins>
      <w:ins w:id="4130" w:author="nidal saleh" w:date="2025-06-09T13:42:00Z">
        <w:r w:rsidRPr="00A0707A">
          <w:rPr>
            <w:sz w:val="32"/>
            <w:szCs w:val="32"/>
            <w:rPrChange w:id="4131" w:author="nidal saleh" w:date="2025-06-14T11:33:00Z">
              <w:rPr/>
            </w:rPrChange>
          </w:rPr>
          <w:t xml:space="preserve">PDF </w:t>
        </w:r>
        <w:r w:rsidRPr="00A0707A">
          <w:rPr>
            <w:sz w:val="32"/>
            <w:szCs w:val="32"/>
            <w:rtl/>
            <w:rPrChange w:id="4132" w:author="nidal saleh" w:date="2025-06-14T11:33:00Z">
              <w:rPr>
                <w:rtl/>
              </w:rPr>
            </w:rPrChange>
          </w:rPr>
          <w:t xml:space="preserve">يحتوي على تفاصيل حالات التشتت مع إمكانية إرساله عبر </w:t>
        </w:r>
        <w:proofErr w:type="spellStart"/>
        <w:r w:rsidRPr="00A0707A">
          <w:rPr>
            <w:sz w:val="32"/>
            <w:szCs w:val="32"/>
            <w:rtl/>
            <w:rPrChange w:id="4133" w:author="nidal saleh" w:date="2025-06-14T11:33:00Z">
              <w:rPr>
                <w:rtl/>
              </w:rPr>
            </w:rPrChange>
          </w:rPr>
          <w:t>تيليجرام</w:t>
        </w:r>
        <w:proofErr w:type="spellEnd"/>
        <w:r w:rsidRPr="00A0707A">
          <w:rPr>
            <w:sz w:val="32"/>
            <w:szCs w:val="32"/>
            <w:rPrChange w:id="4134" w:author="nidal saleh" w:date="2025-06-14T11:33:00Z">
              <w:rPr/>
            </w:rPrChange>
          </w:rPr>
          <w:t>.</w:t>
        </w:r>
      </w:ins>
    </w:p>
    <w:p w14:paraId="55BB9349" w14:textId="77777777" w:rsidR="006E6236" w:rsidRPr="00A0707A" w:rsidRDefault="006E6236">
      <w:pPr>
        <w:numPr>
          <w:ilvl w:val="1"/>
          <w:numId w:val="54"/>
        </w:numPr>
        <w:bidi/>
        <w:spacing w:before="100" w:beforeAutospacing="1" w:after="100" w:afterAutospacing="1" w:line="240" w:lineRule="auto"/>
        <w:rPr>
          <w:ins w:id="4135" w:author="nidal saleh" w:date="2025-06-09T13:42:00Z"/>
          <w:sz w:val="32"/>
          <w:szCs w:val="32"/>
          <w:rPrChange w:id="4136" w:author="nidal saleh" w:date="2025-06-14T11:33:00Z">
            <w:rPr>
              <w:ins w:id="4137" w:author="nidal saleh" w:date="2025-06-09T13:42:00Z"/>
            </w:rPr>
          </w:rPrChange>
        </w:rPr>
        <w:pPrChange w:id="4138" w:author="nidal saleh" w:date="2025-06-09T13:42:00Z">
          <w:pPr>
            <w:numPr>
              <w:ilvl w:val="1"/>
              <w:numId w:val="54"/>
            </w:numPr>
            <w:spacing w:before="100" w:beforeAutospacing="1" w:after="100" w:afterAutospacing="1" w:line="240" w:lineRule="auto"/>
            <w:ind w:left="1440" w:hanging="360"/>
          </w:pPr>
        </w:pPrChange>
      </w:pPr>
      <w:ins w:id="4139" w:author="nidal saleh" w:date="2025-06-09T13:42:00Z">
        <w:r w:rsidRPr="00A0707A">
          <w:rPr>
            <w:rStyle w:val="Strong"/>
            <w:sz w:val="32"/>
            <w:szCs w:val="32"/>
            <w:rtl/>
            <w:rPrChange w:id="4140" w:author="nidal saleh" w:date="2025-06-14T11:33:00Z">
              <w:rPr>
                <w:rStyle w:val="Strong"/>
                <w:rtl/>
              </w:rPr>
            </w:rPrChange>
          </w:rPr>
          <w:t>الخطوات</w:t>
        </w:r>
        <w:r w:rsidRPr="00A0707A">
          <w:rPr>
            <w:sz w:val="32"/>
            <w:szCs w:val="32"/>
            <w:rPrChange w:id="4141" w:author="nidal saleh" w:date="2025-06-14T11:33:00Z">
              <w:rPr/>
            </w:rPrChange>
          </w:rPr>
          <w:t xml:space="preserve">: </w:t>
        </w:r>
      </w:ins>
    </w:p>
    <w:p w14:paraId="180E35DB" w14:textId="77777777" w:rsidR="006E6236" w:rsidRPr="00A0707A" w:rsidRDefault="006E6236">
      <w:pPr>
        <w:numPr>
          <w:ilvl w:val="2"/>
          <w:numId w:val="54"/>
        </w:numPr>
        <w:bidi/>
        <w:spacing w:before="100" w:beforeAutospacing="1" w:after="100" w:afterAutospacing="1" w:line="240" w:lineRule="auto"/>
        <w:rPr>
          <w:ins w:id="4142" w:author="nidal saleh" w:date="2025-06-09T13:42:00Z"/>
          <w:sz w:val="32"/>
          <w:szCs w:val="32"/>
          <w:rPrChange w:id="4143" w:author="nidal saleh" w:date="2025-06-14T11:33:00Z">
            <w:rPr>
              <w:ins w:id="4144" w:author="nidal saleh" w:date="2025-06-09T13:42:00Z"/>
            </w:rPr>
          </w:rPrChange>
        </w:rPr>
        <w:pPrChange w:id="4145" w:author="nidal saleh" w:date="2025-06-09T13:42:00Z">
          <w:pPr>
            <w:numPr>
              <w:ilvl w:val="2"/>
              <w:numId w:val="54"/>
            </w:numPr>
            <w:tabs>
              <w:tab w:val="num" w:pos="2160"/>
            </w:tabs>
            <w:spacing w:before="100" w:beforeAutospacing="1" w:after="100" w:afterAutospacing="1" w:line="240" w:lineRule="auto"/>
            <w:ind w:left="2160" w:hanging="360"/>
          </w:pPr>
        </w:pPrChange>
      </w:pPr>
      <w:ins w:id="4146" w:author="nidal saleh" w:date="2025-06-09T13:42:00Z">
        <w:r w:rsidRPr="00A0707A">
          <w:rPr>
            <w:sz w:val="32"/>
            <w:szCs w:val="32"/>
            <w:rtl/>
            <w:rPrChange w:id="4147" w:author="nidal saleh" w:date="2025-06-14T11:33:00Z">
              <w:rPr>
                <w:rtl/>
              </w:rPr>
            </w:rPrChange>
          </w:rPr>
          <w:t>استرجاع بيانات اليوم من قاعدة البيانات</w:t>
        </w:r>
        <w:r w:rsidRPr="00A0707A">
          <w:rPr>
            <w:sz w:val="32"/>
            <w:szCs w:val="32"/>
            <w:rPrChange w:id="4148" w:author="nidal saleh" w:date="2025-06-14T11:33:00Z">
              <w:rPr/>
            </w:rPrChange>
          </w:rPr>
          <w:t>.</w:t>
        </w:r>
      </w:ins>
    </w:p>
    <w:p w14:paraId="7434E055" w14:textId="6B4D110C" w:rsidR="006E6236" w:rsidRPr="00A0707A" w:rsidRDefault="006E6236">
      <w:pPr>
        <w:numPr>
          <w:ilvl w:val="2"/>
          <w:numId w:val="54"/>
        </w:numPr>
        <w:bidi/>
        <w:spacing w:before="100" w:beforeAutospacing="1" w:after="100" w:afterAutospacing="1" w:line="240" w:lineRule="auto"/>
        <w:rPr>
          <w:ins w:id="4149" w:author="nidal saleh" w:date="2025-06-09T13:42:00Z"/>
          <w:sz w:val="32"/>
          <w:szCs w:val="32"/>
          <w:rPrChange w:id="4150" w:author="nidal saleh" w:date="2025-06-14T11:33:00Z">
            <w:rPr>
              <w:ins w:id="4151" w:author="nidal saleh" w:date="2025-06-09T13:42:00Z"/>
            </w:rPr>
          </w:rPrChange>
        </w:rPr>
        <w:pPrChange w:id="4152" w:author="nidal saleh" w:date="2025-06-09T13:42:00Z">
          <w:pPr>
            <w:numPr>
              <w:ilvl w:val="2"/>
              <w:numId w:val="54"/>
            </w:numPr>
            <w:tabs>
              <w:tab w:val="num" w:pos="2160"/>
            </w:tabs>
            <w:spacing w:before="100" w:beforeAutospacing="1" w:after="100" w:afterAutospacing="1" w:line="240" w:lineRule="auto"/>
            <w:ind w:left="2160" w:hanging="360"/>
          </w:pPr>
        </w:pPrChange>
      </w:pPr>
      <w:ins w:id="4153" w:author="nidal saleh" w:date="2025-06-09T13:42:00Z">
        <w:r w:rsidRPr="00A0707A">
          <w:rPr>
            <w:sz w:val="32"/>
            <w:szCs w:val="32"/>
            <w:rtl/>
            <w:rPrChange w:id="4154" w:author="nidal saleh" w:date="2025-06-14T11:33:00Z">
              <w:rPr>
                <w:rtl/>
              </w:rPr>
            </w:rPrChange>
          </w:rPr>
          <w:t>إنشاء تقرير نصي</w:t>
        </w:r>
      </w:ins>
      <w:ins w:id="4155" w:author="nidal saleh" w:date="2025-06-13T21:42:00Z">
        <w:r w:rsidR="00AA36F9" w:rsidRPr="00A0707A">
          <w:rPr>
            <w:sz w:val="32"/>
            <w:szCs w:val="32"/>
            <w:rPrChange w:id="4156" w:author="nidal saleh" w:date="2025-06-14T11:33:00Z">
              <w:rPr/>
            </w:rPrChange>
          </w:rPr>
          <w:t>)</w:t>
        </w:r>
      </w:ins>
      <w:ins w:id="4157" w:author="nidal saleh" w:date="2025-06-09T13:42:00Z">
        <w:r w:rsidRPr="00A0707A">
          <w:rPr>
            <w:sz w:val="32"/>
            <w:szCs w:val="32"/>
            <w:rPrChange w:id="4158" w:author="nidal saleh" w:date="2025-06-14T11:33:00Z">
              <w:rPr/>
            </w:rPrChange>
          </w:rPr>
          <w:t xml:space="preserve"> </w:t>
        </w:r>
        <w:r w:rsidRPr="00A0707A">
          <w:rPr>
            <w:sz w:val="32"/>
            <w:szCs w:val="32"/>
            <w:rtl/>
            <w:rPrChange w:id="4159" w:author="nidal saleh" w:date="2025-06-14T11:33:00Z">
              <w:rPr>
                <w:rtl/>
              </w:rPr>
            </w:rPrChange>
          </w:rPr>
          <w:t>ملف</w:t>
        </w:r>
        <w:r w:rsidRPr="00A0707A">
          <w:rPr>
            <w:sz w:val="32"/>
            <w:szCs w:val="32"/>
            <w:rPrChange w:id="4160" w:author="nidal saleh" w:date="2025-06-14T11:33:00Z">
              <w:rPr/>
            </w:rPrChange>
          </w:rPr>
          <w:t xml:space="preserve"> txt </w:t>
        </w:r>
        <w:r w:rsidRPr="00A0707A">
          <w:rPr>
            <w:sz w:val="32"/>
            <w:szCs w:val="32"/>
            <w:rtl/>
            <w:rPrChange w:id="4161" w:author="nidal saleh" w:date="2025-06-14T11:33:00Z">
              <w:rPr>
                <w:rtl/>
              </w:rPr>
            </w:rPrChange>
          </w:rPr>
          <w:t>أو</w:t>
        </w:r>
        <w:r w:rsidRPr="00A0707A">
          <w:rPr>
            <w:sz w:val="32"/>
            <w:szCs w:val="32"/>
            <w:rPrChange w:id="4162" w:author="nidal saleh" w:date="2025-06-14T11:33:00Z">
              <w:rPr/>
            </w:rPrChange>
          </w:rPr>
          <w:t xml:space="preserve"> </w:t>
        </w:r>
      </w:ins>
      <w:ins w:id="4163" w:author="nidal saleh" w:date="2025-06-13T21:42:00Z">
        <w:r w:rsidR="00AA36F9" w:rsidRPr="00A0707A">
          <w:rPr>
            <w:sz w:val="32"/>
            <w:szCs w:val="32"/>
            <w:rPrChange w:id="4164" w:author="nidal saleh" w:date="2025-06-14T11:33:00Z">
              <w:rPr/>
            </w:rPrChange>
          </w:rPr>
          <w:t>(</w:t>
        </w:r>
      </w:ins>
      <w:ins w:id="4165" w:author="nidal saleh" w:date="2025-06-09T13:42:00Z">
        <w:r w:rsidRPr="00A0707A">
          <w:rPr>
            <w:sz w:val="32"/>
            <w:szCs w:val="32"/>
            <w:rPrChange w:id="4166" w:author="nidal saleh" w:date="2025-06-14T11:33:00Z">
              <w:rPr/>
            </w:rPrChange>
          </w:rPr>
          <w:t>PDF</w:t>
        </w:r>
        <w:r w:rsidRPr="00A0707A">
          <w:rPr>
            <w:sz w:val="32"/>
            <w:szCs w:val="32"/>
            <w:rtl/>
            <w:rPrChange w:id="4167" w:author="nidal saleh" w:date="2025-06-14T11:33:00Z">
              <w:rPr>
                <w:rtl/>
              </w:rPr>
            </w:rPrChange>
          </w:rPr>
          <w:t>باستخدام</w:t>
        </w:r>
        <w:r w:rsidRPr="00A0707A">
          <w:rPr>
            <w:sz w:val="32"/>
            <w:szCs w:val="32"/>
            <w:rPrChange w:id="4168" w:author="nidal saleh" w:date="2025-06-14T11:33:00Z">
              <w:rPr/>
            </w:rPrChange>
          </w:rPr>
          <w:t xml:space="preserve"> </w:t>
        </w:r>
      </w:ins>
      <w:ins w:id="4169" w:author="nidal saleh" w:date="2025-06-13T21:42:00Z">
        <w:r w:rsidR="00AA36F9" w:rsidRPr="00A0707A">
          <w:rPr>
            <w:sz w:val="32"/>
            <w:szCs w:val="32"/>
            <w:rPrChange w:id="4170" w:author="nidal saleh" w:date="2025-06-14T11:33:00Z">
              <w:rPr/>
            </w:rPrChange>
          </w:rPr>
          <w:t>.</w:t>
        </w:r>
      </w:ins>
      <w:proofErr w:type="spellStart"/>
      <w:ins w:id="4171" w:author="nidal saleh" w:date="2025-06-09T13:42:00Z">
        <w:r w:rsidRPr="00A0707A">
          <w:rPr>
            <w:sz w:val="32"/>
            <w:szCs w:val="32"/>
            <w:rPrChange w:id="4172" w:author="nidal saleh" w:date="2025-06-14T11:33:00Z">
              <w:rPr/>
            </w:rPrChange>
          </w:rPr>
          <w:t>reportlab</w:t>
        </w:r>
      </w:ins>
      <w:proofErr w:type="spellEnd"/>
      <w:ins w:id="4173" w:author="nidal saleh" w:date="2025-06-13T21:42:00Z">
        <w:r w:rsidR="00AA36F9" w:rsidRPr="00A0707A">
          <w:rPr>
            <w:sz w:val="32"/>
            <w:szCs w:val="32"/>
            <w:rPrChange w:id="4174" w:author="nidal saleh" w:date="2025-06-14T11:33:00Z">
              <w:rPr/>
            </w:rPrChange>
          </w:rPr>
          <w:t xml:space="preserve"> </w:t>
        </w:r>
      </w:ins>
    </w:p>
    <w:p w14:paraId="2B8F0B8D" w14:textId="77777777" w:rsidR="006E6236" w:rsidRPr="00A0707A" w:rsidRDefault="006E6236">
      <w:pPr>
        <w:numPr>
          <w:ilvl w:val="2"/>
          <w:numId w:val="54"/>
        </w:numPr>
        <w:bidi/>
        <w:spacing w:before="100" w:beforeAutospacing="1" w:after="100" w:afterAutospacing="1" w:line="240" w:lineRule="auto"/>
        <w:rPr>
          <w:ins w:id="4175" w:author="nidal saleh" w:date="2025-06-09T13:42:00Z"/>
          <w:sz w:val="32"/>
          <w:szCs w:val="32"/>
          <w:rPrChange w:id="4176" w:author="nidal saleh" w:date="2025-06-14T11:33:00Z">
            <w:rPr>
              <w:ins w:id="4177" w:author="nidal saleh" w:date="2025-06-09T13:42:00Z"/>
            </w:rPr>
          </w:rPrChange>
        </w:rPr>
        <w:pPrChange w:id="4178" w:author="nidal saleh" w:date="2025-06-09T13:42:00Z">
          <w:pPr>
            <w:numPr>
              <w:ilvl w:val="2"/>
              <w:numId w:val="54"/>
            </w:numPr>
            <w:tabs>
              <w:tab w:val="num" w:pos="2160"/>
            </w:tabs>
            <w:spacing w:before="100" w:beforeAutospacing="1" w:after="100" w:afterAutospacing="1" w:line="240" w:lineRule="auto"/>
            <w:ind w:left="2160" w:hanging="360"/>
          </w:pPr>
        </w:pPrChange>
      </w:pPr>
      <w:ins w:id="4179" w:author="nidal saleh" w:date="2025-06-09T13:42:00Z">
        <w:r w:rsidRPr="00A0707A">
          <w:rPr>
            <w:sz w:val="32"/>
            <w:szCs w:val="32"/>
            <w:rtl/>
            <w:rPrChange w:id="4180" w:author="nidal saleh" w:date="2025-06-14T11:33:00Z">
              <w:rPr>
                <w:rtl/>
              </w:rPr>
            </w:rPrChange>
          </w:rPr>
          <w:t xml:space="preserve">إرسال التقرير إلى </w:t>
        </w:r>
        <w:proofErr w:type="spellStart"/>
        <w:r w:rsidRPr="00A0707A">
          <w:rPr>
            <w:sz w:val="32"/>
            <w:szCs w:val="32"/>
            <w:rtl/>
            <w:rPrChange w:id="4181" w:author="nidal saleh" w:date="2025-06-14T11:33:00Z">
              <w:rPr>
                <w:rtl/>
              </w:rPr>
            </w:rPrChange>
          </w:rPr>
          <w:t>تيليجرام</w:t>
        </w:r>
        <w:proofErr w:type="spellEnd"/>
        <w:r w:rsidRPr="00A0707A">
          <w:rPr>
            <w:sz w:val="32"/>
            <w:szCs w:val="32"/>
            <w:rtl/>
            <w:rPrChange w:id="4182" w:author="nidal saleh" w:date="2025-06-14T11:33:00Z">
              <w:rPr>
                <w:rtl/>
              </w:rPr>
            </w:rPrChange>
          </w:rPr>
          <w:t xml:space="preserve"> إذا تم اختيار الإرسال</w:t>
        </w:r>
        <w:r w:rsidRPr="00A0707A">
          <w:rPr>
            <w:sz w:val="32"/>
            <w:szCs w:val="32"/>
            <w:rPrChange w:id="4183" w:author="nidal saleh" w:date="2025-06-14T11:33:00Z">
              <w:rPr/>
            </w:rPrChange>
          </w:rPr>
          <w:t>.</w:t>
        </w:r>
      </w:ins>
    </w:p>
    <w:p w14:paraId="29BADEA4" w14:textId="77777777" w:rsidR="006E6236" w:rsidRPr="00A0707A" w:rsidRDefault="006E6236">
      <w:pPr>
        <w:numPr>
          <w:ilvl w:val="2"/>
          <w:numId w:val="54"/>
        </w:numPr>
        <w:bidi/>
        <w:spacing w:before="100" w:beforeAutospacing="1" w:after="100" w:afterAutospacing="1" w:line="240" w:lineRule="auto"/>
        <w:rPr>
          <w:ins w:id="4184" w:author="nidal saleh" w:date="2025-06-09T13:42:00Z"/>
          <w:sz w:val="32"/>
          <w:szCs w:val="32"/>
          <w:rPrChange w:id="4185" w:author="nidal saleh" w:date="2025-06-14T11:33:00Z">
            <w:rPr>
              <w:ins w:id="4186" w:author="nidal saleh" w:date="2025-06-09T13:42:00Z"/>
            </w:rPr>
          </w:rPrChange>
        </w:rPr>
        <w:pPrChange w:id="4187" w:author="nidal saleh" w:date="2025-06-09T13:42:00Z">
          <w:pPr>
            <w:numPr>
              <w:ilvl w:val="2"/>
              <w:numId w:val="54"/>
            </w:numPr>
            <w:tabs>
              <w:tab w:val="num" w:pos="2160"/>
            </w:tabs>
            <w:spacing w:before="100" w:beforeAutospacing="1" w:after="100" w:afterAutospacing="1" w:line="240" w:lineRule="auto"/>
            <w:ind w:left="2160" w:hanging="360"/>
          </w:pPr>
        </w:pPrChange>
      </w:pPr>
      <w:ins w:id="4188" w:author="nidal saleh" w:date="2025-06-09T13:42:00Z">
        <w:r w:rsidRPr="00A0707A">
          <w:rPr>
            <w:sz w:val="32"/>
            <w:szCs w:val="32"/>
            <w:rtl/>
            <w:rPrChange w:id="4189" w:author="nidal saleh" w:date="2025-06-14T11:33:00Z">
              <w:rPr>
                <w:rtl/>
              </w:rPr>
            </w:rPrChange>
          </w:rPr>
          <w:t>جدولة التقرير ليتم إنشاؤه تلقائيًا يوميًا</w:t>
        </w:r>
        <w:r w:rsidRPr="00A0707A">
          <w:rPr>
            <w:sz w:val="32"/>
            <w:szCs w:val="32"/>
            <w:rPrChange w:id="4190" w:author="nidal saleh" w:date="2025-06-14T11:33:00Z">
              <w:rPr/>
            </w:rPrChange>
          </w:rPr>
          <w:t>.</w:t>
        </w:r>
      </w:ins>
    </w:p>
    <w:p w14:paraId="00FBF8D2" w14:textId="77777777" w:rsidR="006E6236" w:rsidRPr="00A0707A" w:rsidRDefault="006E6236">
      <w:pPr>
        <w:numPr>
          <w:ilvl w:val="1"/>
          <w:numId w:val="54"/>
        </w:numPr>
        <w:bidi/>
        <w:spacing w:before="100" w:beforeAutospacing="1" w:after="100" w:afterAutospacing="1" w:line="240" w:lineRule="auto"/>
        <w:rPr>
          <w:ins w:id="4191" w:author="nidal saleh" w:date="2025-06-09T13:42:00Z"/>
          <w:sz w:val="32"/>
          <w:szCs w:val="32"/>
          <w:rPrChange w:id="4192" w:author="nidal saleh" w:date="2025-06-14T11:33:00Z">
            <w:rPr>
              <w:ins w:id="4193" w:author="nidal saleh" w:date="2025-06-09T13:42:00Z"/>
            </w:rPr>
          </w:rPrChange>
        </w:rPr>
        <w:pPrChange w:id="4194" w:author="nidal saleh" w:date="2025-06-09T13:42:00Z">
          <w:pPr>
            <w:numPr>
              <w:ilvl w:val="1"/>
              <w:numId w:val="54"/>
            </w:numPr>
            <w:spacing w:before="100" w:beforeAutospacing="1" w:after="100" w:afterAutospacing="1" w:line="240" w:lineRule="auto"/>
            <w:ind w:left="1440" w:hanging="360"/>
          </w:pPr>
        </w:pPrChange>
      </w:pPr>
      <w:ins w:id="4195" w:author="nidal saleh" w:date="2025-06-09T13:42:00Z">
        <w:r w:rsidRPr="00A0707A">
          <w:rPr>
            <w:rStyle w:val="Strong"/>
            <w:sz w:val="32"/>
            <w:szCs w:val="32"/>
            <w:rtl/>
            <w:rPrChange w:id="4196" w:author="nidal saleh" w:date="2025-06-14T11:33:00Z">
              <w:rPr>
                <w:rStyle w:val="Strong"/>
                <w:rtl/>
              </w:rPr>
            </w:rPrChange>
          </w:rPr>
          <w:t>الاستثناءات</w:t>
        </w:r>
        <w:r w:rsidRPr="00A0707A">
          <w:rPr>
            <w:sz w:val="32"/>
            <w:szCs w:val="32"/>
            <w:rPrChange w:id="4197" w:author="nidal saleh" w:date="2025-06-14T11:33:00Z">
              <w:rPr/>
            </w:rPrChange>
          </w:rPr>
          <w:t xml:space="preserve">: </w:t>
        </w:r>
        <w:r w:rsidRPr="00A0707A">
          <w:rPr>
            <w:sz w:val="32"/>
            <w:szCs w:val="32"/>
            <w:rtl/>
            <w:rPrChange w:id="4198" w:author="nidal saleh" w:date="2025-06-14T11:33:00Z">
              <w:rPr>
                <w:rtl/>
              </w:rPr>
            </w:rPrChange>
          </w:rPr>
          <w:t>إذا لم تكن هناك بيانات، يتم عرض رسالة تحذير</w:t>
        </w:r>
        <w:r w:rsidRPr="00A0707A">
          <w:rPr>
            <w:sz w:val="32"/>
            <w:szCs w:val="32"/>
            <w:rPrChange w:id="4199" w:author="nidal saleh" w:date="2025-06-14T11:33:00Z">
              <w:rPr/>
            </w:rPrChange>
          </w:rPr>
          <w:t>.</w:t>
        </w:r>
      </w:ins>
    </w:p>
    <w:p w14:paraId="5D854F74" w14:textId="0FE64394" w:rsidR="008E1D0B" w:rsidRDefault="006E6236">
      <w:pPr>
        <w:numPr>
          <w:ilvl w:val="1"/>
          <w:numId w:val="54"/>
        </w:numPr>
        <w:bidi/>
        <w:spacing w:before="100" w:beforeAutospacing="1" w:after="100" w:afterAutospacing="1" w:line="240" w:lineRule="auto"/>
        <w:rPr>
          <w:ins w:id="4200" w:author="nidal saleh" w:date="2025-06-26T19:54:00Z"/>
          <w:sz w:val="32"/>
          <w:szCs w:val="32"/>
          <w:rtl/>
          <w:lang w:bidi="ar-SY"/>
        </w:rPr>
      </w:pPr>
      <w:ins w:id="4201" w:author="nidal saleh" w:date="2025-06-09T13:42:00Z">
        <w:r w:rsidRPr="00A0707A">
          <w:rPr>
            <w:rStyle w:val="Strong"/>
            <w:sz w:val="32"/>
            <w:szCs w:val="32"/>
            <w:rtl/>
            <w:rPrChange w:id="4202" w:author="nidal saleh" w:date="2025-06-14T11:33:00Z">
              <w:rPr>
                <w:rStyle w:val="Strong"/>
                <w:rtl/>
              </w:rPr>
            </w:rPrChange>
          </w:rPr>
          <w:t>المخرجات</w:t>
        </w:r>
        <w:r w:rsidRPr="00A0707A">
          <w:rPr>
            <w:sz w:val="32"/>
            <w:szCs w:val="32"/>
            <w:rPrChange w:id="4203" w:author="nidal saleh" w:date="2025-06-14T11:33:00Z">
              <w:rPr/>
            </w:rPrChange>
          </w:rPr>
          <w:t xml:space="preserve">: </w:t>
        </w:r>
        <w:r w:rsidRPr="00A0707A">
          <w:rPr>
            <w:sz w:val="32"/>
            <w:szCs w:val="32"/>
            <w:rtl/>
            <w:rPrChange w:id="4204" w:author="nidal saleh" w:date="2025-06-14T11:33:00Z">
              <w:rPr>
                <w:rtl/>
              </w:rPr>
            </w:rPrChange>
          </w:rPr>
          <w:t>ملف تقرير، إشعار إرسال ناجح</w:t>
        </w:r>
        <w:r w:rsidRPr="00A0707A">
          <w:rPr>
            <w:sz w:val="32"/>
            <w:szCs w:val="32"/>
            <w:rPrChange w:id="4205" w:author="nidal saleh" w:date="2025-06-14T11:33:00Z">
              <w:rPr/>
            </w:rPrChange>
          </w:rPr>
          <w:t>.</w:t>
        </w:r>
      </w:ins>
    </w:p>
    <w:p w14:paraId="0128A8F4" w14:textId="3A158896" w:rsidR="006E6236" w:rsidRPr="00A0707A" w:rsidRDefault="008E1D0B">
      <w:pPr>
        <w:rPr>
          <w:ins w:id="4206" w:author="nidal saleh" w:date="2025-06-09T13:42:00Z"/>
          <w:sz w:val="32"/>
          <w:szCs w:val="32"/>
          <w:lang w:bidi="ar-SY"/>
          <w:rPrChange w:id="4207" w:author="nidal saleh" w:date="2025-06-14T11:33:00Z">
            <w:rPr>
              <w:ins w:id="4208" w:author="nidal saleh" w:date="2025-06-09T13:42:00Z"/>
            </w:rPr>
          </w:rPrChange>
        </w:rPr>
        <w:pPrChange w:id="4209" w:author="nidal saleh" w:date="2025-06-26T19:54:00Z">
          <w:pPr>
            <w:numPr>
              <w:ilvl w:val="1"/>
              <w:numId w:val="54"/>
            </w:numPr>
            <w:spacing w:before="100" w:beforeAutospacing="1" w:after="100" w:afterAutospacing="1" w:line="240" w:lineRule="auto"/>
            <w:ind w:left="1440" w:hanging="360"/>
          </w:pPr>
        </w:pPrChange>
      </w:pPr>
      <w:ins w:id="4210" w:author="nidal saleh" w:date="2025-06-26T19:54:00Z">
        <w:r>
          <w:rPr>
            <w:sz w:val="32"/>
            <w:szCs w:val="32"/>
            <w:rtl/>
            <w:lang w:bidi="ar-SY"/>
          </w:rPr>
          <w:br w:type="page"/>
        </w:r>
      </w:ins>
    </w:p>
    <w:p w14:paraId="344936CE" w14:textId="028AA5BC" w:rsidR="000A5BE5" w:rsidDel="006E6236" w:rsidRDefault="000A5BE5">
      <w:pPr>
        <w:pStyle w:val="NormalWeb"/>
        <w:bidi/>
        <w:ind w:left="360"/>
        <w:rPr>
          <w:del w:id="4211" w:author="nidal saleh" w:date="2025-06-09T13:42:00Z"/>
        </w:rPr>
        <w:pPrChange w:id="4212" w:author="nidal saleh" w:date="2025-06-09T13:42:00Z">
          <w:pPr>
            <w:pStyle w:val="NormalWeb"/>
            <w:numPr>
              <w:numId w:val="21"/>
            </w:numPr>
            <w:bidi/>
            <w:ind w:left="720" w:hanging="360"/>
          </w:pPr>
        </w:pPrChange>
      </w:pPr>
      <w:del w:id="4213" w:author="nidal saleh" w:date="2025-06-09T13:42:00Z">
        <w:r w:rsidDel="006E6236">
          <w:rPr>
            <w:rtl/>
          </w:rPr>
          <w:lastRenderedPageBreak/>
          <w:delText xml:space="preserve">تفصيل </w:delText>
        </w:r>
        <w:r w:rsidRPr="000A5BE5" w:rsidDel="006E6236">
          <w:rPr>
            <w:b/>
            <w:bCs/>
            <w:color w:val="FF0000"/>
            <w:u w:val="single"/>
            <w:rtl/>
          </w:rPr>
          <w:delText>لبعض</w:delText>
        </w:r>
        <w:r w:rsidRPr="000A5BE5" w:rsidDel="006E6236">
          <w:rPr>
            <w:color w:val="FF0000"/>
            <w:rtl/>
          </w:rPr>
          <w:delText xml:space="preserve"> </w:delText>
        </w:r>
        <w:r w:rsidDel="006E6236">
          <w:rPr>
            <w:rtl/>
          </w:rPr>
          <w:delText>حالات الاستخدام المهمة</w:delText>
        </w:r>
      </w:del>
    </w:p>
    <w:p w14:paraId="578C3BD8" w14:textId="7D222297" w:rsidR="00233432" w:rsidDel="00414029" w:rsidRDefault="00233432" w:rsidP="00233432">
      <w:pPr>
        <w:pStyle w:val="NormalWeb"/>
        <w:bidi/>
        <w:rPr>
          <w:del w:id="4214" w:author="nidal saleh" w:date="2025-06-13T14:25:00Z"/>
          <w:rtl/>
        </w:rPr>
      </w:pPr>
      <w:del w:id="4215" w:author="nidal saleh" w:date="2025-06-13T14:25:00Z">
        <w:r w:rsidDel="00414029">
          <w:rPr>
            <w:rtl/>
          </w:rPr>
          <w:delText>تصميم قواعد البيانات أو البنى الداخلية</w:delText>
        </w:r>
        <w:r w:rsidR="00D04038" w:rsidDel="00414029">
          <w:rPr>
            <w:rFonts w:hint="cs"/>
            <w:rtl/>
          </w:rPr>
          <w:delText xml:space="preserve"> </w:delText>
        </w:r>
        <w:r w:rsidR="00D04038" w:rsidRPr="00D04038" w:rsidDel="00414029">
          <w:delText>ERD (Entity-Relationship Diagram)</w:delText>
        </w:r>
      </w:del>
    </w:p>
    <w:p w14:paraId="5E1B43AE" w14:textId="63801318" w:rsidR="00D04038" w:rsidDel="00414029" w:rsidRDefault="00D04038" w:rsidP="00D04038">
      <w:pPr>
        <w:pStyle w:val="NormalWeb"/>
        <w:numPr>
          <w:ilvl w:val="0"/>
          <w:numId w:val="20"/>
        </w:numPr>
        <w:bidi/>
        <w:ind w:left="1080"/>
        <w:rPr>
          <w:del w:id="4216" w:author="nidal saleh" w:date="2025-06-13T14:25:00Z"/>
          <w:rtl/>
        </w:rPr>
      </w:pPr>
      <w:del w:id="4217" w:author="nidal saleh" w:date="2025-06-13T14:25:00Z">
        <w:r w:rsidDel="00414029">
          <w:rPr>
            <w:rtl/>
          </w:rPr>
          <w:delText>يتم عرض مخطط مرسوم يوضّح الكيانات</w:delText>
        </w:r>
        <w:r w:rsidDel="00414029">
          <w:delText xml:space="preserve"> (Entities) </w:delText>
        </w:r>
        <w:r w:rsidDel="00414029">
          <w:rPr>
            <w:rtl/>
          </w:rPr>
          <w:delText>والعلاقات</w:delText>
        </w:r>
        <w:r w:rsidDel="00414029">
          <w:delText xml:space="preserve"> </w:delText>
        </w:r>
        <w:r w:rsidR="001361E8" w:rsidDel="00414029">
          <w:rPr>
            <w:rFonts w:hint="cs"/>
            <w:rtl/>
          </w:rPr>
          <w:delText xml:space="preserve"> </w:delText>
        </w:r>
        <w:r w:rsidDel="00414029">
          <w:delText>(Relationships)</w:delText>
        </w:r>
        <w:r w:rsidR="001361E8" w:rsidDel="00414029">
          <w:rPr>
            <w:rFonts w:hint="cs"/>
            <w:rtl/>
          </w:rPr>
          <w:delText xml:space="preserve"> </w:delText>
        </w:r>
      </w:del>
    </w:p>
    <w:p w14:paraId="275B6A97" w14:textId="433FCFC3" w:rsidR="00D04038" w:rsidRPr="00D04038" w:rsidDel="00414029" w:rsidRDefault="00D04038" w:rsidP="00D04038">
      <w:pPr>
        <w:pStyle w:val="NormalWeb"/>
        <w:numPr>
          <w:ilvl w:val="0"/>
          <w:numId w:val="20"/>
        </w:numPr>
        <w:bidi/>
        <w:ind w:left="1080"/>
        <w:rPr>
          <w:del w:id="4218" w:author="nidal saleh" w:date="2025-06-13T14:25:00Z"/>
          <w:rtl/>
        </w:rPr>
      </w:pPr>
      <w:del w:id="4219" w:author="nidal saleh" w:date="2025-06-13T14:25:00Z">
        <w:r w:rsidDel="00414029">
          <w:rPr>
            <w:rtl/>
          </w:rPr>
          <w:delText xml:space="preserve">يُفضل استخدام أدوات احترافية مثل: </w:delText>
        </w:r>
        <w:r w:rsidDel="00414029">
          <w:delText>Draw.io – MySQL Workbench – dbdiagram.io</w:delText>
        </w:r>
        <w:r w:rsidDel="00414029">
          <w:rPr>
            <w:rtl/>
          </w:rPr>
          <w:delText>.</w:delText>
        </w:r>
      </w:del>
    </w:p>
    <w:p w14:paraId="192984A8" w14:textId="78C042A6" w:rsidR="004C1FAC" w:rsidDel="00414029" w:rsidRDefault="004C1FAC" w:rsidP="004C1FAC">
      <w:pPr>
        <w:pStyle w:val="NormalWeb"/>
        <w:bidi/>
        <w:rPr>
          <w:del w:id="4220" w:author="nidal saleh" w:date="2025-06-13T14:25:00Z"/>
          <w:rtl/>
        </w:rPr>
      </w:pPr>
      <w:del w:id="4221" w:author="nidal saleh" w:date="2025-06-13T14:25:00Z">
        <w:r w:rsidDel="00414029">
          <w:rPr>
            <w:rtl/>
          </w:rPr>
          <w:delText>معمارية النموذج الذكي المستخدم</w:delText>
        </w:r>
        <w:r w:rsidDel="00414029">
          <w:rPr>
            <w:rFonts w:hint="cs"/>
            <w:rtl/>
          </w:rPr>
          <w:delText xml:space="preserve">   </w:delText>
        </w:r>
        <w:r w:rsidDel="00414029">
          <w:delText>AI Model Architecture</w:delText>
        </w:r>
      </w:del>
    </w:p>
    <w:p w14:paraId="2EE02CF4" w14:textId="01806BFE" w:rsidR="004C1FAC" w:rsidRPr="004C1FAC" w:rsidDel="00C05328" w:rsidRDefault="004C1FAC" w:rsidP="004C1FAC">
      <w:pPr>
        <w:pStyle w:val="Heading4"/>
        <w:bidi/>
        <w:rPr>
          <w:del w:id="4222" w:author="nidal saleh" w:date="2025-06-10T22:54:00Z"/>
          <w:i w:val="0"/>
          <w:iCs w:val="0"/>
        </w:rPr>
      </w:pPr>
      <w:del w:id="4223" w:author="nidal saleh" w:date="2025-06-10T22:54:00Z">
        <w:r w:rsidRPr="004C1FAC" w:rsidDel="00C05328">
          <w:rPr>
            <w:rStyle w:val="Strong"/>
            <w:b w:val="0"/>
            <w:bCs w:val="0"/>
            <w:i w:val="0"/>
            <w:iCs w:val="0"/>
            <w:rtl/>
          </w:rPr>
          <w:delText>نوع الخوارزمية أو النموذج</w:delText>
        </w:r>
        <w:r w:rsidRPr="004C1FAC" w:rsidDel="00C05328">
          <w:rPr>
            <w:i w:val="0"/>
            <w:iCs w:val="0"/>
          </w:rPr>
          <w:delText>:</w:delText>
        </w:r>
      </w:del>
    </w:p>
    <w:p w14:paraId="6929614F" w14:textId="6C3258B9" w:rsidR="004C1FAC" w:rsidDel="00414029" w:rsidRDefault="004C1FAC" w:rsidP="004C1FAC">
      <w:pPr>
        <w:pStyle w:val="NormalWeb"/>
        <w:numPr>
          <w:ilvl w:val="0"/>
          <w:numId w:val="15"/>
        </w:numPr>
        <w:bidi/>
        <w:rPr>
          <w:del w:id="4224" w:author="nidal saleh" w:date="2025-06-13T14:25:00Z"/>
        </w:rPr>
      </w:pPr>
      <w:del w:id="4225" w:author="nidal saleh" w:date="2025-06-13T14:25:00Z">
        <w:r w:rsidDel="00414029">
          <w:rPr>
            <w:rtl/>
          </w:rPr>
          <w:delText>هل هو: شبكة عصبية</w:delText>
        </w:r>
        <w:r w:rsidDel="00414029">
          <w:rPr>
            <w:rFonts w:hint="cs"/>
            <w:rtl/>
          </w:rPr>
          <w:delText xml:space="preserve"> </w:delText>
        </w:r>
        <w:r w:rsidDel="00414029">
          <w:delText xml:space="preserve"> (Neural Network)</w:delText>
        </w:r>
        <w:r w:rsidDel="00414029">
          <w:rPr>
            <w:rtl/>
          </w:rPr>
          <w:delText>، أو تعلم عميق</w:delText>
        </w:r>
        <w:r w:rsidDel="00414029">
          <w:delText xml:space="preserve"> (Deep Learning)</w:delText>
        </w:r>
        <w:r w:rsidDel="00414029">
          <w:rPr>
            <w:rtl/>
          </w:rPr>
          <w:delText>، أو تعلم آلة تقليدي</w:delText>
        </w:r>
        <w:r w:rsidDel="00414029">
          <w:delText xml:space="preserve"> (SVM, Decision Tree…)</w:delText>
        </w:r>
        <w:r w:rsidDel="00414029">
          <w:rPr>
            <w:rtl/>
          </w:rPr>
          <w:delText>؟</w:delText>
        </w:r>
      </w:del>
    </w:p>
    <w:p w14:paraId="7386F747" w14:textId="24B4E668" w:rsidR="004C1FAC" w:rsidRPr="004C1FAC" w:rsidDel="00C05328" w:rsidRDefault="004C1FAC" w:rsidP="004C1FAC">
      <w:pPr>
        <w:pStyle w:val="Heading4"/>
        <w:bidi/>
        <w:rPr>
          <w:del w:id="4226" w:author="nidal saleh" w:date="2025-06-10T22:54:00Z"/>
          <w:i w:val="0"/>
          <w:iCs w:val="0"/>
        </w:rPr>
      </w:pPr>
      <w:del w:id="4227" w:author="nidal saleh" w:date="2025-06-10T22:54:00Z">
        <w:r w:rsidRPr="004C1FAC" w:rsidDel="00C05328">
          <w:rPr>
            <w:rStyle w:val="Strong"/>
            <w:b w:val="0"/>
            <w:bCs w:val="0"/>
            <w:i w:val="0"/>
            <w:iCs w:val="0"/>
            <w:rtl/>
          </w:rPr>
          <w:delText>تفاصيل المعمارية</w:delText>
        </w:r>
        <w:r w:rsidDel="00C05328">
          <w:rPr>
            <w:rFonts w:hint="cs"/>
            <w:i w:val="0"/>
            <w:iCs w:val="0"/>
            <w:rtl/>
          </w:rPr>
          <w:delText xml:space="preserve"> (</w:delText>
        </w:r>
        <w:r w:rsidRPr="004C1FAC" w:rsidDel="00C05328">
          <w:rPr>
            <w:i w:val="0"/>
            <w:iCs w:val="0"/>
            <w:rtl/>
          </w:rPr>
          <w:delText>إن كانت شبكة عصبية</w:delText>
        </w:r>
        <w:r w:rsidDel="00C05328">
          <w:rPr>
            <w:rFonts w:hint="cs"/>
            <w:i w:val="0"/>
            <w:iCs w:val="0"/>
            <w:rtl/>
          </w:rPr>
          <w:delText>)</w:delText>
        </w:r>
      </w:del>
    </w:p>
    <w:p w14:paraId="1BC947FF" w14:textId="7E7F5C43" w:rsidR="004C1FAC" w:rsidDel="00C05328" w:rsidRDefault="004C1FAC" w:rsidP="004C1FAC">
      <w:pPr>
        <w:pStyle w:val="NormalWeb"/>
        <w:numPr>
          <w:ilvl w:val="0"/>
          <w:numId w:val="16"/>
        </w:numPr>
        <w:bidi/>
        <w:rPr>
          <w:del w:id="4228" w:author="nidal saleh" w:date="2025-06-10T22:54:00Z"/>
        </w:rPr>
      </w:pPr>
      <w:del w:id="4229" w:author="nidal saleh" w:date="2025-06-10T22:54:00Z">
        <w:r w:rsidDel="00C05328">
          <w:rPr>
            <w:rtl/>
          </w:rPr>
          <w:delText>عدد الطبقات</w:delText>
        </w:r>
        <w:r w:rsidDel="00C05328">
          <w:delText xml:space="preserve"> (Layers)</w:delText>
        </w:r>
      </w:del>
    </w:p>
    <w:p w14:paraId="13DBB604" w14:textId="4609EED8" w:rsidR="004C1FAC" w:rsidDel="00C05328" w:rsidRDefault="004C1FAC" w:rsidP="004C1FAC">
      <w:pPr>
        <w:pStyle w:val="NormalWeb"/>
        <w:numPr>
          <w:ilvl w:val="0"/>
          <w:numId w:val="16"/>
        </w:numPr>
        <w:bidi/>
        <w:rPr>
          <w:del w:id="4230" w:author="nidal saleh" w:date="2025-06-10T22:54:00Z"/>
        </w:rPr>
      </w:pPr>
      <w:del w:id="4231" w:author="nidal saleh" w:date="2025-06-10T22:54:00Z">
        <w:r w:rsidDel="00C05328">
          <w:rPr>
            <w:rtl/>
          </w:rPr>
          <w:delText>نوع الطبقات</w:delText>
        </w:r>
        <w:r w:rsidDel="00C05328">
          <w:delText xml:space="preserve"> (Dense, Conv2D, LSTM…)</w:delText>
        </w:r>
      </w:del>
    </w:p>
    <w:p w14:paraId="6EE269A7" w14:textId="14F902A4" w:rsidR="004C1FAC" w:rsidDel="00C05328" w:rsidRDefault="004C1FAC" w:rsidP="004C1FAC">
      <w:pPr>
        <w:pStyle w:val="NormalWeb"/>
        <w:numPr>
          <w:ilvl w:val="0"/>
          <w:numId w:val="16"/>
        </w:numPr>
        <w:bidi/>
        <w:rPr>
          <w:del w:id="4232" w:author="nidal saleh" w:date="2025-06-10T22:54:00Z"/>
        </w:rPr>
      </w:pPr>
      <w:del w:id="4233" w:author="nidal saleh" w:date="2025-06-10T22:54:00Z">
        <w:r w:rsidDel="00C05328">
          <w:rPr>
            <w:rtl/>
          </w:rPr>
          <w:delText>عدد الوحدات العصبية في كل طبقة</w:delText>
        </w:r>
      </w:del>
    </w:p>
    <w:p w14:paraId="7EFC2054" w14:textId="4F310474" w:rsidR="004C1FAC" w:rsidDel="00C05328" w:rsidRDefault="004C1FAC" w:rsidP="004C1FAC">
      <w:pPr>
        <w:pStyle w:val="NormalWeb"/>
        <w:numPr>
          <w:ilvl w:val="0"/>
          <w:numId w:val="16"/>
        </w:numPr>
        <w:bidi/>
        <w:rPr>
          <w:del w:id="4234" w:author="nidal saleh" w:date="2025-06-10T22:54:00Z"/>
        </w:rPr>
      </w:pPr>
      <w:del w:id="4235" w:author="nidal saleh" w:date="2025-06-10T22:54:00Z">
        <w:r w:rsidDel="00C05328">
          <w:rPr>
            <w:rtl/>
          </w:rPr>
          <w:delText>الدوال المستخدمة (تنشيط، خسارة، تحسين)</w:delText>
        </w:r>
      </w:del>
    </w:p>
    <w:p w14:paraId="29712FAD" w14:textId="379E78DD" w:rsidR="004C1FAC" w:rsidDel="00C05328" w:rsidRDefault="004C1FAC" w:rsidP="004C1FAC">
      <w:pPr>
        <w:pStyle w:val="NormalWeb"/>
        <w:numPr>
          <w:ilvl w:val="0"/>
          <w:numId w:val="16"/>
        </w:numPr>
        <w:bidi/>
        <w:rPr>
          <w:del w:id="4236" w:author="nidal saleh" w:date="2025-06-10T22:54:00Z"/>
        </w:rPr>
      </w:pPr>
      <w:del w:id="4237" w:author="nidal saleh" w:date="2025-06-10T22:54:00Z">
        <w:r w:rsidDel="00C05328">
          <w:rPr>
            <w:rtl/>
          </w:rPr>
          <w:delText>شكل البيانات الداخلة والخارجة</w:delText>
        </w:r>
        <w:r w:rsidDel="00C05328">
          <w:delText xml:space="preserve"> (Input/Output shape)</w:delText>
        </w:r>
      </w:del>
    </w:p>
    <w:p w14:paraId="763ECEBF" w14:textId="61EDFD8F" w:rsidR="004C1FAC" w:rsidRPr="004C1FAC" w:rsidDel="00C05328" w:rsidRDefault="004C1FAC" w:rsidP="004C1FAC">
      <w:pPr>
        <w:pStyle w:val="Heading4"/>
        <w:bidi/>
        <w:rPr>
          <w:del w:id="4238" w:author="nidal saleh" w:date="2025-06-10T22:54:00Z"/>
          <w:i w:val="0"/>
          <w:iCs w:val="0"/>
        </w:rPr>
      </w:pPr>
      <w:del w:id="4239" w:author="nidal saleh" w:date="2025-06-10T22:54:00Z">
        <w:r w:rsidRPr="004C1FAC" w:rsidDel="00C05328">
          <w:rPr>
            <w:rStyle w:val="Strong"/>
            <w:b w:val="0"/>
            <w:bCs w:val="0"/>
            <w:i w:val="0"/>
            <w:iCs w:val="0"/>
            <w:rtl/>
          </w:rPr>
          <w:delText>سبب اختيار هذه المعمارية</w:delText>
        </w:r>
        <w:r w:rsidRPr="004C1FAC" w:rsidDel="00C05328">
          <w:rPr>
            <w:i w:val="0"/>
            <w:iCs w:val="0"/>
          </w:rPr>
          <w:delText>:</w:delText>
        </w:r>
      </w:del>
    </w:p>
    <w:p w14:paraId="628E597D" w14:textId="6C0C162B" w:rsidR="004C1FAC" w:rsidDel="00C05328" w:rsidRDefault="004C1FAC" w:rsidP="004C1FAC">
      <w:pPr>
        <w:pStyle w:val="NormalWeb"/>
        <w:numPr>
          <w:ilvl w:val="0"/>
          <w:numId w:val="17"/>
        </w:numPr>
        <w:bidi/>
        <w:rPr>
          <w:del w:id="4240" w:author="nidal saleh" w:date="2025-06-10T22:54:00Z"/>
        </w:rPr>
      </w:pPr>
      <w:del w:id="4241" w:author="nidal saleh" w:date="2025-06-10T22:54:00Z">
        <w:r w:rsidDel="00C05328">
          <w:rPr>
            <w:rtl/>
          </w:rPr>
          <w:delText>ما الذي يجعل هذا التصميم مناسبًا للمشكلة المدروسة؟</w:delText>
        </w:r>
      </w:del>
    </w:p>
    <w:p w14:paraId="0A0C0407" w14:textId="7C318331" w:rsidR="004C1FAC" w:rsidDel="00C05328" w:rsidRDefault="004C1FAC" w:rsidP="004C1FAC">
      <w:pPr>
        <w:pStyle w:val="NormalWeb"/>
        <w:numPr>
          <w:ilvl w:val="0"/>
          <w:numId w:val="17"/>
        </w:numPr>
        <w:bidi/>
        <w:rPr>
          <w:del w:id="4242" w:author="nidal saleh" w:date="2025-06-10T22:54:00Z"/>
        </w:rPr>
      </w:pPr>
      <w:del w:id="4243" w:author="nidal saleh" w:date="2025-06-10T22:54:00Z">
        <w:r w:rsidDel="00C05328">
          <w:rPr>
            <w:rtl/>
          </w:rPr>
          <w:delText>هل تم تعديلها أو تحسينها؟</w:delText>
        </w:r>
      </w:del>
    </w:p>
    <w:p w14:paraId="0A033E70" w14:textId="1B32D49C" w:rsidR="004C1FAC" w:rsidRPr="004C1FAC" w:rsidDel="00C05328" w:rsidRDefault="004C1FAC" w:rsidP="004C1FAC">
      <w:pPr>
        <w:pStyle w:val="Heading4"/>
        <w:bidi/>
        <w:rPr>
          <w:del w:id="4244" w:author="nidal saleh" w:date="2025-06-10T22:54:00Z"/>
          <w:i w:val="0"/>
          <w:iCs w:val="0"/>
        </w:rPr>
      </w:pPr>
      <w:del w:id="4245" w:author="nidal saleh" w:date="2025-06-10T22:54:00Z">
        <w:r w:rsidRPr="004C1FAC" w:rsidDel="00C05328">
          <w:rPr>
            <w:rStyle w:val="Strong"/>
            <w:b w:val="0"/>
            <w:bCs w:val="0"/>
            <w:i w:val="0"/>
            <w:iCs w:val="0"/>
            <w:rtl/>
          </w:rPr>
          <w:delText>رسم توضيحي (مخطط معماري)</w:delText>
        </w:r>
        <w:r w:rsidRPr="004C1FAC" w:rsidDel="00C05328">
          <w:rPr>
            <w:i w:val="0"/>
            <w:iCs w:val="0"/>
          </w:rPr>
          <w:delText>:</w:delText>
        </w:r>
      </w:del>
    </w:p>
    <w:p w14:paraId="397F0383" w14:textId="4EC1D767" w:rsidR="004C1FAC" w:rsidDel="00C05328" w:rsidRDefault="004C1FAC" w:rsidP="004C1FAC">
      <w:pPr>
        <w:pStyle w:val="NormalWeb"/>
        <w:numPr>
          <w:ilvl w:val="0"/>
          <w:numId w:val="18"/>
        </w:numPr>
        <w:bidi/>
        <w:rPr>
          <w:del w:id="4246" w:author="nidal saleh" w:date="2025-06-10T22:54:00Z"/>
        </w:rPr>
      </w:pPr>
      <w:del w:id="4247" w:author="nidal saleh" w:date="2025-06-10T22:54:00Z">
        <w:r w:rsidDel="00C05328">
          <w:rPr>
            <w:rtl/>
          </w:rPr>
          <w:delText>يُفضل إرفاق رسم يمثل بنية النموذج خطوة بخطوة</w:delText>
        </w:r>
        <w:r w:rsidDel="00C05328">
          <w:delText>.</w:delText>
        </w:r>
      </w:del>
    </w:p>
    <w:p w14:paraId="58B6949A" w14:textId="40141C16" w:rsidR="004C1FAC" w:rsidDel="00C05328" w:rsidRDefault="004C1FAC" w:rsidP="004C1FAC">
      <w:pPr>
        <w:pStyle w:val="Heading4"/>
        <w:bidi/>
        <w:rPr>
          <w:del w:id="4248" w:author="nidal saleh" w:date="2025-06-10T22:54:00Z"/>
          <w:i w:val="0"/>
          <w:iCs w:val="0"/>
          <w:rtl/>
        </w:rPr>
      </w:pPr>
      <w:del w:id="4249" w:author="nidal saleh" w:date="2025-06-10T22:54:00Z">
        <w:r w:rsidRPr="004C1FAC" w:rsidDel="00C05328">
          <w:rPr>
            <w:rStyle w:val="Strong"/>
            <w:b w:val="0"/>
            <w:bCs w:val="0"/>
            <w:i w:val="0"/>
            <w:iCs w:val="0"/>
            <w:rtl/>
          </w:rPr>
          <w:delText>جدول بالمواصفات</w:delText>
        </w:r>
        <w:r w:rsidRPr="004C1FAC" w:rsidDel="00C05328">
          <w:rPr>
            <w:i w:val="0"/>
            <w:iCs w:val="0"/>
            <w:rtl/>
          </w:rPr>
          <w:delText xml:space="preserve"> </w:delText>
        </w:r>
        <w:r w:rsidDel="00C05328">
          <w:rPr>
            <w:rFonts w:hint="cs"/>
            <w:i w:val="0"/>
            <w:iCs w:val="0"/>
            <w:rtl/>
          </w:rPr>
          <w:delText>(</w:delText>
        </w:r>
        <w:r w:rsidRPr="004C1FAC" w:rsidDel="00C05328">
          <w:rPr>
            <w:i w:val="0"/>
            <w:iCs w:val="0"/>
            <w:rtl/>
          </w:rPr>
          <w:delText>اختياري</w:delText>
        </w:r>
        <w:r w:rsidDel="00C05328">
          <w:rPr>
            <w:rFonts w:hint="cs"/>
            <w:i w:val="0"/>
            <w:iCs w:val="0"/>
            <w:rtl/>
          </w:rPr>
          <w:delText>):</w:delText>
        </w:r>
      </w:del>
    </w:p>
    <w:tbl>
      <w:tblPr>
        <w:tblStyle w:val="TableGrid"/>
        <w:bidiVisual/>
        <w:tblW w:w="0" w:type="auto"/>
        <w:tblLook w:val="04A0" w:firstRow="1" w:lastRow="0" w:firstColumn="1" w:lastColumn="0" w:noHBand="0" w:noVBand="1"/>
      </w:tblPr>
      <w:tblGrid>
        <w:gridCol w:w="2157"/>
        <w:gridCol w:w="2157"/>
        <w:gridCol w:w="2158"/>
        <w:gridCol w:w="2158"/>
      </w:tblGrid>
      <w:tr w:rsidR="004C1FAC" w:rsidDel="00C05328" w14:paraId="4C49960F" w14:textId="6C6AE569" w:rsidTr="004C1FAC">
        <w:trPr>
          <w:del w:id="4250" w:author="nidal saleh" w:date="2025-06-10T22:54:00Z"/>
        </w:trPr>
        <w:tc>
          <w:tcPr>
            <w:tcW w:w="2157" w:type="dxa"/>
          </w:tcPr>
          <w:p w14:paraId="7E9CFCB2" w14:textId="631D9D1E" w:rsidR="004C1FAC" w:rsidDel="00C05328" w:rsidRDefault="004C1FAC" w:rsidP="004C1FAC">
            <w:pPr>
              <w:bidi/>
              <w:rPr>
                <w:del w:id="4251" w:author="nidal saleh" w:date="2025-06-10T22:54:00Z"/>
                <w:rtl/>
              </w:rPr>
            </w:pPr>
            <w:del w:id="4252" w:author="nidal saleh" w:date="2025-06-10T22:54:00Z">
              <w:r w:rsidRPr="004C1FAC" w:rsidDel="00C05328">
                <w:rPr>
                  <w:rFonts w:cs="Arial"/>
                  <w:rtl/>
                </w:rPr>
                <w:delText>الطبقة</w:delText>
              </w:r>
              <w:r w:rsidRPr="004C1FAC" w:rsidDel="00C05328">
                <w:rPr>
                  <w:rFonts w:cs="Arial"/>
                  <w:rtl/>
                </w:rPr>
                <w:tab/>
              </w:r>
            </w:del>
          </w:p>
        </w:tc>
        <w:tc>
          <w:tcPr>
            <w:tcW w:w="2157" w:type="dxa"/>
          </w:tcPr>
          <w:p w14:paraId="67973CB0" w14:textId="57199109" w:rsidR="004C1FAC" w:rsidDel="00C05328" w:rsidRDefault="004C1FAC" w:rsidP="004C1FAC">
            <w:pPr>
              <w:bidi/>
              <w:rPr>
                <w:del w:id="4253" w:author="nidal saleh" w:date="2025-06-10T22:54:00Z"/>
                <w:rtl/>
              </w:rPr>
            </w:pPr>
            <w:del w:id="4254" w:author="nidal saleh" w:date="2025-06-10T22:54:00Z">
              <w:r w:rsidRPr="004C1FAC" w:rsidDel="00C05328">
                <w:rPr>
                  <w:rFonts w:cs="Arial"/>
                  <w:rtl/>
                </w:rPr>
                <w:delText>النوع</w:delText>
              </w:r>
            </w:del>
          </w:p>
        </w:tc>
        <w:tc>
          <w:tcPr>
            <w:tcW w:w="2158" w:type="dxa"/>
          </w:tcPr>
          <w:p w14:paraId="300007E0" w14:textId="7F865CD7" w:rsidR="004C1FAC" w:rsidDel="00C05328" w:rsidRDefault="004C1FAC" w:rsidP="004C1FAC">
            <w:pPr>
              <w:bidi/>
              <w:rPr>
                <w:del w:id="4255" w:author="nidal saleh" w:date="2025-06-10T22:54:00Z"/>
                <w:rtl/>
              </w:rPr>
            </w:pPr>
            <w:del w:id="4256" w:author="nidal saleh" w:date="2025-06-10T22:54:00Z">
              <w:r w:rsidRPr="004C1FAC" w:rsidDel="00C05328">
                <w:rPr>
                  <w:rFonts w:cs="Arial"/>
                  <w:rtl/>
                </w:rPr>
                <w:delText>عدد الوحدات</w:delText>
              </w:r>
              <w:r w:rsidRPr="004C1FAC" w:rsidDel="00C05328">
                <w:rPr>
                  <w:rFonts w:cs="Arial"/>
                  <w:rtl/>
                </w:rPr>
                <w:tab/>
              </w:r>
            </w:del>
          </w:p>
        </w:tc>
        <w:tc>
          <w:tcPr>
            <w:tcW w:w="2158" w:type="dxa"/>
          </w:tcPr>
          <w:p w14:paraId="0C3AF159" w14:textId="264627A0" w:rsidR="004C1FAC" w:rsidDel="00C05328" w:rsidRDefault="004C1FAC" w:rsidP="004C1FAC">
            <w:pPr>
              <w:bidi/>
              <w:rPr>
                <w:del w:id="4257" w:author="nidal saleh" w:date="2025-06-10T22:54:00Z"/>
                <w:rtl/>
              </w:rPr>
            </w:pPr>
            <w:del w:id="4258" w:author="nidal saleh" w:date="2025-06-10T22:54:00Z">
              <w:r w:rsidRPr="004C1FAC" w:rsidDel="00C05328">
                <w:rPr>
                  <w:rFonts w:cs="Arial"/>
                  <w:rtl/>
                </w:rPr>
                <w:delText>الدالة المستخدمة</w:delText>
              </w:r>
            </w:del>
          </w:p>
        </w:tc>
      </w:tr>
      <w:tr w:rsidR="004C1FAC" w:rsidDel="00C05328" w14:paraId="6AA6C6E5" w14:textId="1A6A3CCC" w:rsidTr="004C1FAC">
        <w:trPr>
          <w:del w:id="4259" w:author="nidal saleh" w:date="2025-06-10T22:54:00Z"/>
        </w:trPr>
        <w:tc>
          <w:tcPr>
            <w:tcW w:w="2157" w:type="dxa"/>
          </w:tcPr>
          <w:p w14:paraId="68761819" w14:textId="1D910B2B" w:rsidR="004C1FAC" w:rsidRPr="004C1FAC" w:rsidDel="00C05328" w:rsidRDefault="004C1FAC" w:rsidP="004C1FAC">
            <w:pPr>
              <w:bidi/>
              <w:rPr>
                <w:del w:id="4260" w:author="nidal saleh" w:date="2025-06-10T22:54:00Z"/>
                <w:rFonts w:cs="Arial"/>
                <w:rtl/>
              </w:rPr>
            </w:pPr>
            <w:del w:id="4261" w:author="nidal saleh" w:date="2025-06-10T22:54:00Z">
              <w:r w:rsidRPr="004C1FAC" w:rsidDel="00C05328">
                <w:rPr>
                  <w:rFonts w:cs="Arial"/>
                </w:rPr>
                <w:delText>Input</w:delText>
              </w:r>
            </w:del>
          </w:p>
        </w:tc>
        <w:tc>
          <w:tcPr>
            <w:tcW w:w="2157" w:type="dxa"/>
          </w:tcPr>
          <w:p w14:paraId="15877800" w14:textId="60663926" w:rsidR="004C1FAC" w:rsidRPr="004C1FAC" w:rsidDel="00C05328" w:rsidRDefault="004C1FAC" w:rsidP="004C1FAC">
            <w:pPr>
              <w:bidi/>
              <w:rPr>
                <w:del w:id="4262" w:author="nidal saleh" w:date="2025-06-10T22:54:00Z"/>
                <w:rFonts w:cs="Arial"/>
                <w:rtl/>
              </w:rPr>
            </w:pPr>
          </w:p>
        </w:tc>
        <w:tc>
          <w:tcPr>
            <w:tcW w:w="2158" w:type="dxa"/>
          </w:tcPr>
          <w:p w14:paraId="09134C01" w14:textId="659E94C7" w:rsidR="004C1FAC" w:rsidRPr="004C1FAC" w:rsidDel="00C05328" w:rsidRDefault="004C1FAC" w:rsidP="004C1FAC">
            <w:pPr>
              <w:bidi/>
              <w:rPr>
                <w:del w:id="4263" w:author="nidal saleh" w:date="2025-06-10T22:54:00Z"/>
                <w:rFonts w:cs="Arial"/>
                <w:rtl/>
              </w:rPr>
            </w:pPr>
            <w:del w:id="4264" w:author="nidal saleh" w:date="2025-06-10T22:54:00Z">
              <w:r w:rsidRPr="004C1FAC" w:rsidDel="00C05328">
                <w:rPr>
                  <w:rFonts w:cs="Arial"/>
                  <w:rtl/>
                </w:rPr>
                <w:delText>(64, 64, 3)</w:delText>
              </w:r>
              <w:r w:rsidRPr="004C1FAC" w:rsidDel="00C05328">
                <w:rPr>
                  <w:rFonts w:cs="Arial"/>
                  <w:rtl/>
                </w:rPr>
                <w:tab/>
              </w:r>
            </w:del>
          </w:p>
        </w:tc>
        <w:tc>
          <w:tcPr>
            <w:tcW w:w="2158" w:type="dxa"/>
          </w:tcPr>
          <w:p w14:paraId="44577816" w14:textId="0FBE8112" w:rsidR="004C1FAC" w:rsidRPr="004C1FAC" w:rsidDel="00C05328" w:rsidRDefault="004C1FAC" w:rsidP="004C1FAC">
            <w:pPr>
              <w:bidi/>
              <w:rPr>
                <w:del w:id="4265" w:author="nidal saleh" w:date="2025-06-10T22:54:00Z"/>
                <w:rFonts w:cs="Arial"/>
                <w:rtl/>
              </w:rPr>
            </w:pPr>
          </w:p>
        </w:tc>
      </w:tr>
      <w:tr w:rsidR="004C1FAC" w:rsidDel="00C05328" w14:paraId="7FFCF023" w14:textId="42775878" w:rsidTr="004C1FAC">
        <w:trPr>
          <w:del w:id="4266" w:author="nidal saleh" w:date="2025-06-10T22:54:00Z"/>
        </w:trPr>
        <w:tc>
          <w:tcPr>
            <w:tcW w:w="2157" w:type="dxa"/>
          </w:tcPr>
          <w:p w14:paraId="07C410E9" w14:textId="3929AA00" w:rsidR="004C1FAC" w:rsidRPr="004C1FAC" w:rsidDel="00C05328" w:rsidRDefault="004C1FAC" w:rsidP="004C1FAC">
            <w:pPr>
              <w:bidi/>
              <w:rPr>
                <w:del w:id="4267" w:author="nidal saleh" w:date="2025-06-10T22:54:00Z"/>
                <w:rFonts w:cs="Arial"/>
              </w:rPr>
            </w:pPr>
            <w:del w:id="4268" w:author="nidal saleh" w:date="2025-06-10T22:54:00Z">
              <w:r w:rsidRPr="004C1FAC" w:rsidDel="00C05328">
                <w:rPr>
                  <w:rFonts w:cs="Arial"/>
                </w:rPr>
                <w:delText>Conv2D</w:delText>
              </w:r>
              <w:r w:rsidRPr="004C1FAC" w:rsidDel="00C05328">
                <w:rPr>
                  <w:rFonts w:cs="Arial"/>
                  <w:rtl/>
                </w:rPr>
                <w:tab/>
              </w:r>
            </w:del>
          </w:p>
        </w:tc>
        <w:tc>
          <w:tcPr>
            <w:tcW w:w="2157" w:type="dxa"/>
          </w:tcPr>
          <w:p w14:paraId="07C9820E" w14:textId="4F101241" w:rsidR="004C1FAC" w:rsidRPr="004C1FAC" w:rsidDel="00C05328" w:rsidRDefault="004C1FAC" w:rsidP="004C1FAC">
            <w:pPr>
              <w:bidi/>
              <w:rPr>
                <w:del w:id="4269" w:author="nidal saleh" w:date="2025-06-10T22:54:00Z"/>
                <w:rFonts w:cs="Arial"/>
                <w:rtl/>
              </w:rPr>
            </w:pPr>
            <w:del w:id="4270" w:author="nidal saleh" w:date="2025-06-10T22:54:00Z">
              <w:r w:rsidRPr="004C1FAC" w:rsidDel="00C05328">
                <w:rPr>
                  <w:rFonts w:cs="Arial"/>
                  <w:rtl/>
                </w:rPr>
                <w:delText>32</w:delText>
              </w:r>
            </w:del>
          </w:p>
        </w:tc>
        <w:tc>
          <w:tcPr>
            <w:tcW w:w="2158" w:type="dxa"/>
          </w:tcPr>
          <w:p w14:paraId="588F0A88" w14:textId="09DDA27B" w:rsidR="004C1FAC" w:rsidRPr="004C1FAC" w:rsidDel="00C05328" w:rsidRDefault="004C1FAC" w:rsidP="004C1FAC">
            <w:pPr>
              <w:bidi/>
              <w:rPr>
                <w:del w:id="4271" w:author="nidal saleh" w:date="2025-06-10T22:54:00Z"/>
                <w:rFonts w:cs="Arial"/>
                <w:rtl/>
              </w:rPr>
            </w:pPr>
            <w:del w:id="4272" w:author="nidal saleh" w:date="2025-06-10T22:54:00Z">
              <w:r w:rsidRPr="004C1FAC" w:rsidDel="00C05328">
                <w:rPr>
                  <w:rFonts w:cs="Arial"/>
                  <w:rtl/>
                </w:rPr>
                <w:delText>(</w:delText>
              </w:r>
              <w:r w:rsidDel="00C05328">
                <w:rPr>
                  <w:rFonts w:cs="Arial"/>
                </w:rPr>
                <w:delText>3X3</w:delText>
              </w:r>
              <w:r w:rsidRPr="004C1FAC" w:rsidDel="00C05328">
                <w:rPr>
                  <w:rFonts w:cs="Arial"/>
                  <w:rtl/>
                </w:rPr>
                <w:delText>)</w:delText>
              </w:r>
              <w:r w:rsidRPr="004C1FAC" w:rsidDel="00C05328">
                <w:rPr>
                  <w:rFonts w:cs="Arial"/>
                  <w:rtl/>
                </w:rPr>
                <w:tab/>
              </w:r>
            </w:del>
          </w:p>
        </w:tc>
        <w:tc>
          <w:tcPr>
            <w:tcW w:w="2158" w:type="dxa"/>
          </w:tcPr>
          <w:p w14:paraId="0293ED22" w14:textId="554B3D31" w:rsidR="004C1FAC" w:rsidRPr="004C1FAC" w:rsidDel="00C05328" w:rsidRDefault="004C1FAC" w:rsidP="004C1FAC">
            <w:pPr>
              <w:bidi/>
              <w:rPr>
                <w:del w:id="4273" w:author="nidal saleh" w:date="2025-06-10T22:54:00Z"/>
                <w:rFonts w:cs="Arial"/>
                <w:rtl/>
              </w:rPr>
            </w:pPr>
            <w:del w:id="4274" w:author="nidal saleh" w:date="2025-06-10T22:54:00Z">
              <w:r w:rsidRPr="004C1FAC" w:rsidDel="00C05328">
                <w:rPr>
                  <w:rFonts w:cs="Arial"/>
                </w:rPr>
                <w:delText>ReLU</w:delText>
              </w:r>
            </w:del>
          </w:p>
        </w:tc>
      </w:tr>
      <w:tr w:rsidR="004C1FAC" w:rsidDel="00C05328" w14:paraId="6DA8A4B7" w14:textId="18509A6B" w:rsidTr="004C1FAC">
        <w:trPr>
          <w:del w:id="4275" w:author="nidal saleh" w:date="2025-06-10T22:54:00Z"/>
        </w:trPr>
        <w:tc>
          <w:tcPr>
            <w:tcW w:w="2157" w:type="dxa"/>
          </w:tcPr>
          <w:p w14:paraId="75879738" w14:textId="7789BAFF" w:rsidR="004C1FAC" w:rsidRPr="004C1FAC" w:rsidDel="00C05328" w:rsidRDefault="004C1FAC" w:rsidP="004C1FAC">
            <w:pPr>
              <w:bidi/>
              <w:rPr>
                <w:del w:id="4276" w:author="nidal saleh" w:date="2025-06-10T22:54:00Z"/>
                <w:rFonts w:cs="Arial"/>
              </w:rPr>
            </w:pPr>
          </w:p>
        </w:tc>
        <w:tc>
          <w:tcPr>
            <w:tcW w:w="2157" w:type="dxa"/>
          </w:tcPr>
          <w:p w14:paraId="6DC14025" w14:textId="79D7CCCF" w:rsidR="004C1FAC" w:rsidRPr="004C1FAC" w:rsidDel="00C05328" w:rsidRDefault="004C1FAC" w:rsidP="004C1FAC">
            <w:pPr>
              <w:bidi/>
              <w:rPr>
                <w:del w:id="4277" w:author="nidal saleh" w:date="2025-06-10T22:54:00Z"/>
                <w:rFonts w:cs="Arial"/>
                <w:rtl/>
              </w:rPr>
            </w:pPr>
          </w:p>
        </w:tc>
        <w:tc>
          <w:tcPr>
            <w:tcW w:w="2158" w:type="dxa"/>
          </w:tcPr>
          <w:p w14:paraId="29C6AE93" w14:textId="66D90AEC" w:rsidR="004C1FAC" w:rsidRPr="004C1FAC" w:rsidDel="00C05328" w:rsidRDefault="004C1FAC" w:rsidP="004C1FAC">
            <w:pPr>
              <w:bidi/>
              <w:rPr>
                <w:del w:id="4278" w:author="nidal saleh" w:date="2025-06-10T22:54:00Z"/>
                <w:rFonts w:cs="Arial"/>
                <w:rtl/>
              </w:rPr>
            </w:pPr>
          </w:p>
        </w:tc>
        <w:tc>
          <w:tcPr>
            <w:tcW w:w="2158" w:type="dxa"/>
          </w:tcPr>
          <w:p w14:paraId="4623FCDE" w14:textId="2F84E4F7" w:rsidR="004C1FAC" w:rsidRPr="004C1FAC" w:rsidDel="00C05328" w:rsidRDefault="004C1FAC" w:rsidP="004C1FAC">
            <w:pPr>
              <w:bidi/>
              <w:rPr>
                <w:del w:id="4279" w:author="nidal saleh" w:date="2025-06-10T22:54:00Z"/>
                <w:rFonts w:cs="Arial"/>
              </w:rPr>
            </w:pPr>
          </w:p>
        </w:tc>
      </w:tr>
      <w:tr w:rsidR="004C1FAC" w:rsidDel="00C05328" w14:paraId="2A40FB17" w14:textId="0244CF15" w:rsidTr="004C1FAC">
        <w:trPr>
          <w:del w:id="4280" w:author="nidal saleh" w:date="2025-06-10T22:54:00Z"/>
        </w:trPr>
        <w:tc>
          <w:tcPr>
            <w:tcW w:w="2157" w:type="dxa"/>
          </w:tcPr>
          <w:p w14:paraId="087F10E6" w14:textId="6740C7AC" w:rsidR="004C1FAC" w:rsidRPr="004C1FAC" w:rsidDel="00C05328" w:rsidRDefault="004C1FAC" w:rsidP="004C1FAC">
            <w:pPr>
              <w:bidi/>
              <w:rPr>
                <w:del w:id="4281" w:author="nidal saleh" w:date="2025-06-10T22:54:00Z"/>
                <w:rFonts w:cs="Arial"/>
              </w:rPr>
            </w:pPr>
          </w:p>
        </w:tc>
        <w:tc>
          <w:tcPr>
            <w:tcW w:w="2157" w:type="dxa"/>
          </w:tcPr>
          <w:p w14:paraId="0DB80406" w14:textId="3B38F24B" w:rsidR="004C1FAC" w:rsidRPr="004C1FAC" w:rsidDel="00C05328" w:rsidRDefault="004C1FAC" w:rsidP="004C1FAC">
            <w:pPr>
              <w:bidi/>
              <w:rPr>
                <w:del w:id="4282" w:author="nidal saleh" w:date="2025-06-10T22:54:00Z"/>
                <w:rFonts w:cs="Arial"/>
                <w:rtl/>
              </w:rPr>
            </w:pPr>
          </w:p>
        </w:tc>
        <w:tc>
          <w:tcPr>
            <w:tcW w:w="2158" w:type="dxa"/>
          </w:tcPr>
          <w:p w14:paraId="677F240F" w14:textId="12B3F4CD" w:rsidR="004C1FAC" w:rsidRPr="004C1FAC" w:rsidDel="00C05328" w:rsidRDefault="004C1FAC" w:rsidP="004C1FAC">
            <w:pPr>
              <w:bidi/>
              <w:rPr>
                <w:del w:id="4283" w:author="nidal saleh" w:date="2025-06-10T22:54:00Z"/>
                <w:rFonts w:cs="Arial"/>
                <w:rtl/>
              </w:rPr>
            </w:pPr>
          </w:p>
        </w:tc>
        <w:tc>
          <w:tcPr>
            <w:tcW w:w="2158" w:type="dxa"/>
          </w:tcPr>
          <w:p w14:paraId="1397310A" w14:textId="1CC30FE0" w:rsidR="004C1FAC" w:rsidRPr="004C1FAC" w:rsidDel="00C05328" w:rsidRDefault="004C1FAC" w:rsidP="004C1FAC">
            <w:pPr>
              <w:bidi/>
              <w:rPr>
                <w:del w:id="4284" w:author="nidal saleh" w:date="2025-06-10T22:54:00Z"/>
                <w:rFonts w:cs="Arial"/>
              </w:rPr>
            </w:pPr>
          </w:p>
        </w:tc>
      </w:tr>
      <w:tr w:rsidR="004C1FAC" w:rsidDel="00C05328" w14:paraId="34265247" w14:textId="28704342" w:rsidTr="004C1FAC">
        <w:trPr>
          <w:del w:id="4285" w:author="nidal saleh" w:date="2025-06-10T22:54:00Z"/>
        </w:trPr>
        <w:tc>
          <w:tcPr>
            <w:tcW w:w="2157" w:type="dxa"/>
          </w:tcPr>
          <w:p w14:paraId="73E21C31" w14:textId="24C90FC7" w:rsidR="004C1FAC" w:rsidRPr="004C1FAC" w:rsidDel="00C05328" w:rsidRDefault="004C1FAC" w:rsidP="004C1FAC">
            <w:pPr>
              <w:bidi/>
              <w:rPr>
                <w:del w:id="4286" w:author="nidal saleh" w:date="2025-06-10T22:54:00Z"/>
                <w:rFonts w:cs="Arial"/>
              </w:rPr>
            </w:pPr>
          </w:p>
        </w:tc>
        <w:tc>
          <w:tcPr>
            <w:tcW w:w="2157" w:type="dxa"/>
          </w:tcPr>
          <w:p w14:paraId="446080A2" w14:textId="506F1325" w:rsidR="004C1FAC" w:rsidRPr="004C1FAC" w:rsidDel="00C05328" w:rsidRDefault="004C1FAC" w:rsidP="004C1FAC">
            <w:pPr>
              <w:bidi/>
              <w:rPr>
                <w:del w:id="4287" w:author="nidal saleh" w:date="2025-06-10T22:54:00Z"/>
                <w:rFonts w:cs="Arial"/>
                <w:rtl/>
              </w:rPr>
            </w:pPr>
          </w:p>
        </w:tc>
        <w:tc>
          <w:tcPr>
            <w:tcW w:w="2158" w:type="dxa"/>
          </w:tcPr>
          <w:p w14:paraId="45339201" w14:textId="503E58B8" w:rsidR="004C1FAC" w:rsidRPr="004C1FAC" w:rsidDel="00C05328" w:rsidRDefault="004C1FAC" w:rsidP="004C1FAC">
            <w:pPr>
              <w:bidi/>
              <w:rPr>
                <w:del w:id="4288" w:author="nidal saleh" w:date="2025-06-10T22:54:00Z"/>
                <w:rFonts w:cs="Arial"/>
                <w:rtl/>
              </w:rPr>
            </w:pPr>
          </w:p>
        </w:tc>
        <w:tc>
          <w:tcPr>
            <w:tcW w:w="2158" w:type="dxa"/>
          </w:tcPr>
          <w:p w14:paraId="66751152" w14:textId="02DE625D" w:rsidR="004C1FAC" w:rsidRPr="004C1FAC" w:rsidDel="00C05328" w:rsidRDefault="004C1FAC" w:rsidP="004C1FAC">
            <w:pPr>
              <w:bidi/>
              <w:rPr>
                <w:del w:id="4289" w:author="nidal saleh" w:date="2025-06-10T22:54:00Z"/>
                <w:rFonts w:cs="Arial"/>
              </w:rPr>
            </w:pPr>
          </w:p>
        </w:tc>
      </w:tr>
    </w:tbl>
    <w:p w14:paraId="0CD7CB92" w14:textId="77777777" w:rsidR="004C1FAC" w:rsidRPr="00A0707A" w:rsidDel="00C05328" w:rsidRDefault="004C1FAC" w:rsidP="004C1FAC">
      <w:pPr>
        <w:bidi/>
        <w:rPr>
          <w:del w:id="4290" w:author="nidal saleh" w:date="2025-06-10T22:54:00Z"/>
          <w:sz w:val="36"/>
          <w:szCs w:val="36"/>
          <w:rPrChange w:id="4291" w:author="nidal saleh" w:date="2025-06-14T11:33:00Z">
            <w:rPr>
              <w:del w:id="4292" w:author="nidal saleh" w:date="2025-06-10T22:54:00Z"/>
            </w:rPr>
          </w:rPrChange>
        </w:rPr>
      </w:pPr>
    </w:p>
    <w:p w14:paraId="00E1864F" w14:textId="4E389560" w:rsidR="004C1FAC" w:rsidRPr="00A0707A" w:rsidDel="00C05328" w:rsidRDefault="004C1FAC" w:rsidP="004C1FAC">
      <w:pPr>
        <w:pStyle w:val="Heading2"/>
        <w:bidi/>
        <w:rPr>
          <w:del w:id="4293" w:author="nidal saleh" w:date="2025-06-10T22:54:00Z"/>
          <w:sz w:val="36"/>
          <w:szCs w:val="36"/>
          <w:rPrChange w:id="4294" w:author="nidal saleh" w:date="2025-06-14T11:33:00Z">
            <w:rPr>
              <w:del w:id="4295" w:author="nidal saleh" w:date="2025-06-10T22:54:00Z"/>
            </w:rPr>
          </w:rPrChange>
        </w:rPr>
      </w:pPr>
      <w:del w:id="4296" w:author="nidal saleh" w:date="2025-06-10T22:54:00Z">
        <w:r w:rsidRPr="00A0707A" w:rsidDel="00C05328">
          <w:rPr>
            <w:sz w:val="36"/>
            <w:szCs w:val="36"/>
            <w:rtl/>
            <w:rPrChange w:id="4297" w:author="nidal saleh" w:date="2025-06-14T11:33:00Z">
              <w:rPr>
                <w:rtl/>
              </w:rPr>
            </w:rPrChange>
          </w:rPr>
          <w:delText>إذا كنت تستخدم نموذجاً جاهزاً</w:delText>
        </w:r>
        <w:r w:rsidRPr="00A0707A" w:rsidDel="00C05328">
          <w:rPr>
            <w:sz w:val="36"/>
            <w:szCs w:val="36"/>
            <w:rPrChange w:id="4298" w:author="nidal saleh" w:date="2025-06-14T11:33:00Z">
              <w:rPr/>
            </w:rPrChange>
          </w:rPr>
          <w:delText xml:space="preserve">   </w:delText>
        </w:r>
        <w:r w:rsidRPr="00A0707A" w:rsidDel="00C05328">
          <w:rPr>
            <w:sz w:val="36"/>
            <w:szCs w:val="36"/>
            <w:rtl/>
            <w:lang w:bidi="ar-SY"/>
            <w:rPrChange w:id="4299" w:author="nidal saleh" w:date="2025-06-14T11:33:00Z">
              <w:rPr>
                <w:rtl/>
                <w:lang w:bidi="ar-SY"/>
              </w:rPr>
            </w:rPrChange>
          </w:rPr>
          <w:delText>(</w:delText>
        </w:r>
        <w:r w:rsidRPr="00A0707A" w:rsidDel="00C05328">
          <w:rPr>
            <w:sz w:val="36"/>
            <w:szCs w:val="36"/>
            <w:rtl/>
            <w:rPrChange w:id="4300" w:author="nidal saleh" w:date="2025-06-14T11:33:00Z">
              <w:rPr>
                <w:rtl/>
              </w:rPr>
            </w:rPrChange>
          </w:rPr>
          <w:delText>مثل</w:delText>
        </w:r>
        <w:r w:rsidRPr="00A0707A" w:rsidDel="00C05328">
          <w:rPr>
            <w:sz w:val="36"/>
            <w:szCs w:val="36"/>
            <w:rPrChange w:id="4301" w:author="nidal saleh" w:date="2025-06-14T11:33:00Z">
              <w:rPr/>
            </w:rPrChange>
          </w:rPr>
          <w:delText xml:space="preserve"> ResNet </w:delText>
        </w:r>
        <w:r w:rsidRPr="00A0707A" w:rsidDel="00C05328">
          <w:rPr>
            <w:sz w:val="36"/>
            <w:szCs w:val="36"/>
            <w:rtl/>
            <w:rPrChange w:id="4302" w:author="nidal saleh" w:date="2025-06-14T11:33:00Z">
              <w:rPr>
                <w:rtl/>
              </w:rPr>
            </w:rPrChange>
          </w:rPr>
          <w:delText>أو</w:delText>
        </w:r>
        <w:r w:rsidRPr="00A0707A" w:rsidDel="00C05328">
          <w:rPr>
            <w:sz w:val="36"/>
            <w:szCs w:val="36"/>
            <w:rPrChange w:id="4303" w:author="nidal saleh" w:date="2025-06-14T11:33:00Z">
              <w:rPr/>
            </w:rPrChange>
          </w:rPr>
          <w:delText xml:space="preserve"> BERT </w:delText>
        </w:r>
        <w:r w:rsidRPr="00A0707A" w:rsidDel="00C05328">
          <w:rPr>
            <w:sz w:val="36"/>
            <w:szCs w:val="36"/>
            <w:rtl/>
            <w:rPrChange w:id="4304" w:author="nidal saleh" w:date="2025-06-14T11:33:00Z">
              <w:rPr>
                <w:rtl/>
              </w:rPr>
            </w:rPrChange>
          </w:rPr>
          <w:delText>أو</w:delText>
        </w:r>
        <w:r w:rsidRPr="00A0707A" w:rsidDel="00C05328">
          <w:rPr>
            <w:sz w:val="36"/>
            <w:szCs w:val="36"/>
            <w:rPrChange w:id="4305" w:author="nidal saleh" w:date="2025-06-14T11:33:00Z">
              <w:rPr/>
            </w:rPrChange>
          </w:rPr>
          <w:delText xml:space="preserve"> YOLO</w:delText>
        </w:r>
        <w:r w:rsidRPr="00A0707A" w:rsidDel="00C05328">
          <w:rPr>
            <w:sz w:val="36"/>
            <w:szCs w:val="36"/>
            <w:rtl/>
            <w:rPrChange w:id="4306" w:author="nidal saleh" w:date="2025-06-14T11:33:00Z">
              <w:rPr>
                <w:rtl/>
              </w:rPr>
            </w:rPrChange>
          </w:rPr>
          <w:delText>)، فاشرح</w:delText>
        </w:r>
        <w:r w:rsidRPr="00A0707A" w:rsidDel="00C05328">
          <w:rPr>
            <w:sz w:val="36"/>
            <w:szCs w:val="36"/>
            <w:rPrChange w:id="4307" w:author="nidal saleh" w:date="2025-06-14T11:33:00Z">
              <w:rPr/>
            </w:rPrChange>
          </w:rPr>
          <w:delText>:</w:delText>
        </w:r>
      </w:del>
    </w:p>
    <w:p w14:paraId="66EA3075" w14:textId="5AC7A2A0" w:rsidR="004C1FAC" w:rsidRPr="00A0707A" w:rsidDel="00C05328" w:rsidRDefault="004C1FAC" w:rsidP="004C1FAC">
      <w:pPr>
        <w:pStyle w:val="NormalWeb"/>
        <w:numPr>
          <w:ilvl w:val="0"/>
          <w:numId w:val="19"/>
        </w:numPr>
        <w:bidi/>
        <w:rPr>
          <w:del w:id="4308" w:author="nidal saleh" w:date="2025-06-10T22:54:00Z"/>
          <w:sz w:val="36"/>
          <w:szCs w:val="36"/>
          <w:rPrChange w:id="4309" w:author="nidal saleh" w:date="2025-06-14T11:33:00Z">
            <w:rPr>
              <w:del w:id="4310" w:author="nidal saleh" w:date="2025-06-10T22:54:00Z"/>
            </w:rPr>
          </w:rPrChange>
        </w:rPr>
      </w:pPr>
      <w:del w:id="4311" w:author="nidal saleh" w:date="2025-06-10T22:54:00Z">
        <w:r w:rsidRPr="00A0707A" w:rsidDel="00C05328">
          <w:rPr>
            <w:sz w:val="36"/>
            <w:szCs w:val="36"/>
            <w:rtl/>
            <w:rPrChange w:id="4312" w:author="nidal saleh" w:date="2025-06-14T11:33:00Z">
              <w:rPr>
                <w:rtl/>
              </w:rPr>
            </w:rPrChange>
          </w:rPr>
          <w:delText>وصف عام للنموذج</w:delText>
        </w:r>
      </w:del>
    </w:p>
    <w:p w14:paraId="4151D557" w14:textId="65704DE7" w:rsidR="004C1FAC" w:rsidRPr="00A0707A" w:rsidDel="00C05328" w:rsidRDefault="004C1FAC" w:rsidP="004C1FAC">
      <w:pPr>
        <w:pStyle w:val="NormalWeb"/>
        <w:numPr>
          <w:ilvl w:val="0"/>
          <w:numId w:val="19"/>
        </w:numPr>
        <w:bidi/>
        <w:rPr>
          <w:del w:id="4313" w:author="nidal saleh" w:date="2025-06-10T22:54:00Z"/>
          <w:sz w:val="36"/>
          <w:szCs w:val="36"/>
          <w:rPrChange w:id="4314" w:author="nidal saleh" w:date="2025-06-14T11:33:00Z">
            <w:rPr>
              <w:del w:id="4315" w:author="nidal saleh" w:date="2025-06-10T22:54:00Z"/>
            </w:rPr>
          </w:rPrChange>
        </w:rPr>
      </w:pPr>
      <w:del w:id="4316" w:author="nidal saleh" w:date="2025-06-10T22:54:00Z">
        <w:r w:rsidRPr="00A0707A" w:rsidDel="00C05328">
          <w:rPr>
            <w:sz w:val="36"/>
            <w:szCs w:val="36"/>
            <w:rtl/>
            <w:rPrChange w:id="4317" w:author="nidal saleh" w:date="2025-06-14T11:33:00Z">
              <w:rPr>
                <w:rtl/>
              </w:rPr>
            </w:rPrChange>
          </w:rPr>
          <w:delText>كيفية استخدامه أو تعديله</w:delText>
        </w:r>
        <w:r w:rsidRPr="00A0707A" w:rsidDel="00C05328">
          <w:rPr>
            <w:sz w:val="36"/>
            <w:szCs w:val="36"/>
            <w:rPrChange w:id="4318" w:author="nidal saleh" w:date="2025-06-14T11:33:00Z">
              <w:rPr/>
            </w:rPrChange>
          </w:rPr>
          <w:delText xml:space="preserve"> (Fine-tuning)</w:delText>
        </w:r>
      </w:del>
    </w:p>
    <w:p w14:paraId="011B52AF" w14:textId="0CFCDBC4" w:rsidR="00A51967" w:rsidRPr="00A0707A" w:rsidDel="00C05328" w:rsidRDefault="004C1FAC" w:rsidP="0065334C">
      <w:pPr>
        <w:pStyle w:val="NormalWeb"/>
        <w:numPr>
          <w:ilvl w:val="0"/>
          <w:numId w:val="19"/>
        </w:numPr>
        <w:bidi/>
        <w:rPr>
          <w:del w:id="4319" w:author="nidal saleh" w:date="2025-06-10T22:54:00Z"/>
          <w:rStyle w:val="Strong"/>
          <w:b w:val="0"/>
          <w:bCs w:val="0"/>
          <w:sz w:val="36"/>
          <w:szCs w:val="36"/>
          <w:rtl/>
          <w:rPrChange w:id="4320" w:author="nidal saleh" w:date="2025-06-14T11:33:00Z">
            <w:rPr>
              <w:del w:id="4321" w:author="nidal saleh" w:date="2025-06-10T22:54:00Z"/>
              <w:rStyle w:val="Strong"/>
              <w:rFonts w:asciiTheme="minorHAnsi" w:eastAsiaTheme="minorHAnsi" w:hAnsiTheme="minorHAnsi" w:cstheme="minorBidi"/>
              <w:b w:val="0"/>
              <w:bCs w:val="0"/>
              <w:sz w:val="22"/>
              <w:szCs w:val="22"/>
              <w:rtl/>
            </w:rPr>
          </w:rPrChange>
        </w:rPr>
      </w:pPr>
      <w:del w:id="4322" w:author="nidal saleh" w:date="2025-06-10T22:54:00Z">
        <w:r w:rsidRPr="00A0707A" w:rsidDel="00C05328">
          <w:rPr>
            <w:sz w:val="36"/>
            <w:szCs w:val="36"/>
            <w:rtl/>
            <w:rPrChange w:id="4323" w:author="nidal saleh" w:date="2025-06-14T11:33:00Z">
              <w:rPr>
                <w:b/>
                <w:bCs/>
                <w:rtl/>
              </w:rPr>
            </w:rPrChange>
          </w:rPr>
          <w:delText>سبب اختياره مقارنة بنماذج أخرى</w:delText>
        </w:r>
      </w:del>
    </w:p>
    <w:p w14:paraId="17BEF0A5" w14:textId="7E3297CB" w:rsidR="00EF294A" w:rsidRPr="00A0707A" w:rsidDel="00C05328" w:rsidRDefault="00EF294A" w:rsidP="00EF294A">
      <w:pPr>
        <w:bidi/>
        <w:rPr>
          <w:del w:id="4324" w:author="nidal saleh" w:date="2025-06-10T22:54:00Z"/>
          <w:b/>
          <w:bCs/>
          <w:color w:val="FF0000"/>
          <w:sz w:val="36"/>
          <w:szCs w:val="36"/>
          <w:u w:val="single"/>
          <w:rtl/>
        </w:rPr>
      </w:pPr>
      <w:del w:id="4325" w:author="nidal saleh" w:date="2025-06-10T22:54:00Z">
        <w:r w:rsidRPr="00A0707A" w:rsidDel="00C05328">
          <w:rPr>
            <w:rFonts w:hint="cs"/>
            <w:b/>
            <w:bCs/>
            <w:color w:val="FF0000"/>
            <w:sz w:val="36"/>
            <w:szCs w:val="36"/>
            <w:u w:val="single"/>
            <w:rtl/>
          </w:rPr>
          <w:delText xml:space="preserve">في حال مشروع روبوت </w:delText>
        </w:r>
      </w:del>
    </w:p>
    <w:p w14:paraId="736D2A87" w14:textId="2053F01F" w:rsidR="00EF294A" w:rsidRPr="00A0707A" w:rsidDel="00893695" w:rsidRDefault="00EF294A" w:rsidP="00C05328">
      <w:pPr>
        <w:pStyle w:val="Heading1"/>
        <w:bidi/>
        <w:rPr>
          <w:del w:id="4326" w:author="nidal saleh" w:date="2025-06-11T00:27:00Z"/>
          <w:color w:val="FF0000"/>
          <w:sz w:val="36"/>
          <w:szCs w:val="36"/>
          <w:rtl/>
          <w:rPrChange w:id="4327" w:author="nidal saleh" w:date="2025-06-14T11:33:00Z">
            <w:rPr>
              <w:del w:id="4328" w:author="nidal saleh" w:date="2025-06-11T00:27:00Z"/>
              <w:color w:val="FF0000"/>
              <w:rtl/>
            </w:rPr>
          </w:rPrChange>
        </w:rPr>
      </w:pPr>
      <w:del w:id="4329" w:author="nidal saleh" w:date="2025-06-10T22:55:00Z">
        <w:r w:rsidRPr="00A0707A" w:rsidDel="00C05328">
          <w:rPr>
            <w:rFonts w:hint="eastAsia"/>
            <w:color w:val="FF0000"/>
            <w:sz w:val="36"/>
            <w:szCs w:val="36"/>
            <w:rtl/>
            <w:rPrChange w:id="4330" w:author="nidal saleh" w:date="2025-06-14T11:33:00Z">
              <w:rPr>
                <w:rFonts w:hint="eastAsia"/>
                <w:color w:val="FF0000"/>
                <w:rtl/>
              </w:rPr>
            </w:rPrChange>
          </w:rPr>
          <w:delText>يضاف</w:delText>
        </w:r>
        <w:r w:rsidRPr="00A0707A" w:rsidDel="00C05328">
          <w:rPr>
            <w:color w:val="FF0000"/>
            <w:sz w:val="36"/>
            <w:szCs w:val="36"/>
            <w:rtl/>
            <w:rPrChange w:id="4331" w:author="nidal saleh" w:date="2025-06-14T11:33:00Z">
              <w:rPr>
                <w:color w:val="FF0000"/>
                <w:rtl/>
              </w:rPr>
            </w:rPrChange>
          </w:rPr>
          <w:delText xml:space="preserve"> </w:delText>
        </w:r>
        <w:r w:rsidRPr="00A0707A" w:rsidDel="00C05328">
          <w:rPr>
            <w:rFonts w:hint="eastAsia"/>
            <w:color w:val="FF0000"/>
            <w:sz w:val="36"/>
            <w:szCs w:val="36"/>
            <w:rtl/>
            <w:rPrChange w:id="4332" w:author="nidal saleh" w:date="2025-06-14T11:33:00Z">
              <w:rPr>
                <w:rFonts w:hint="eastAsia"/>
                <w:color w:val="FF0000"/>
                <w:rtl/>
              </w:rPr>
            </w:rPrChange>
          </w:rPr>
          <w:delText>قسم</w:delText>
        </w:r>
        <w:r w:rsidRPr="00A0707A" w:rsidDel="00C05328">
          <w:rPr>
            <w:color w:val="FF0000"/>
            <w:sz w:val="36"/>
            <w:szCs w:val="36"/>
            <w:rtl/>
            <w:rPrChange w:id="4333" w:author="nidal saleh" w:date="2025-06-14T11:33:00Z">
              <w:rPr>
                <w:color w:val="FF0000"/>
                <w:rtl/>
              </w:rPr>
            </w:rPrChange>
          </w:rPr>
          <w:delText xml:space="preserve"> </w:delText>
        </w:r>
        <w:r w:rsidRPr="00A0707A" w:rsidDel="00C05328">
          <w:rPr>
            <w:rFonts w:hint="eastAsia"/>
            <w:color w:val="FF0000"/>
            <w:sz w:val="36"/>
            <w:szCs w:val="36"/>
            <w:rtl/>
            <w:rPrChange w:id="4334" w:author="nidal saleh" w:date="2025-06-14T11:33:00Z">
              <w:rPr>
                <w:rFonts w:hint="eastAsia"/>
                <w:color w:val="FF0000"/>
                <w:rtl/>
              </w:rPr>
            </w:rPrChange>
          </w:rPr>
          <w:delText>جديد</w:delText>
        </w:r>
        <w:r w:rsidRPr="00A0707A" w:rsidDel="00C05328">
          <w:rPr>
            <w:color w:val="FF0000"/>
            <w:sz w:val="36"/>
            <w:szCs w:val="36"/>
            <w:rtl/>
            <w:rPrChange w:id="4335" w:author="nidal saleh" w:date="2025-06-14T11:33:00Z">
              <w:rPr>
                <w:color w:val="FF0000"/>
                <w:rtl/>
              </w:rPr>
            </w:rPrChange>
          </w:rPr>
          <w:delText xml:space="preserve"> </w:delText>
        </w:r>
        <w:r w:rsidRPr="00A0707A" w:rsidDel="00C05328">
          <w:rPr>
            <w:rFonts w:hint="eastAsia"/>
            <w:color w:val="FF0000"/>
            <w:sz w:val="36"/>
            <w:szCs w:val="36"/>
            <w:rtl/>
            <w:rPrChange w:id="4336" w:author="nidal saleh" w:date="2025-06-14T11:33:00Z">
              <w:rPr>
                <w:rFonts w:hint="eastAsia"/>
                <w:color w:val="FF0000"/>
                <w:rtl/>
              </w:rPr>
            </w:rPrChange>
          </w:rPr>
          <w:delText>باسم</w:delText>
        </w:r>
      </w:del>
      <w:del w:id="4337" w:author="nidal saleh" w:date="2025-06-11T00:27:00Z">
        <w:r w:rsidRPr="00A0707A" w:rsidDel="00893695">
          <w:rPr>
            <w:color w:val="FF0000"/>
            <w:sz w:val="36"/>
            <w:szCs w:val="36"/>
            <w:rtl/>
            <w:rPrChange w:id="4338" w:author="nidal saleh" w:date="2025-06-14T11:33:00Z">
              <w:rPr>
                <w:color w:val="FF0000"/>
                <w:rtl/>
              </w:rPr>
            </w:rPrChange>
          </w:rPr>
          <w:delText xml:space="preserve"> </w:delText>
        </w:r>
      </w:del>
    </w:p>
    <w:p w14:paraId="66386DB5" w14:textId="05049091" w:rsidR="00A51967" w:rsidRPr="00A0707A" w:rsidDel="00C05328" w:rsidRDefault="00EF294A" w:rsidP="00A0707A">
      <w:pPr>
        <w:pStyle w:val="Heading1"/>
        <w:bidi/>
        <w:rPr>
          <w:del w:id="4339" w:author="nidal saleh" w:date="2025-06-10T22:55:00Z"/>
          <w:sz w:val="36"/>
          <w:szCs w:val="36"/>
          <w:rtl/>
          <w:rPrChange w:id="4340" w:author="nidal saleh" w:date="2025-06-14T11:33:00Z">
            <w:rPr>
              <w:del w:id="4341" w:author="nidal saleh" w:date="2025-06-10T22:55:00Z"/>
              <w:rtl/>
            </w:rPr>
          </w:rPrChange>
        </w:rPr>
      </w:pPr>
      <w:del w:id="4342" w:author="nidal saleh" w:date="2025-06-10T22:55:00Z">
        <w:r w:rsidRPr="00A0707A" w:rsidDel="00C05328">
          <w:rPr>
            <w:sz w:val="36"/>
            <w:szCs w:val="36"/>
            <w:rtl/>
            <w:rPrChange w:id="4343" w:author="nidal saleh" w:date="2025-06-14T11:33:00Z">
              <w:rPr>
                <w:rtl/>
              </w:rPr>
            </w:rPrChange>
          </w:rPr>
          <w:delText>التصميم الميكانيكي والإلكتروني للروبوت</w:delText>
        </w:r>
      </w:del>
    </w:p>
    <w:p w14:paraId="7B5C0189" w14:textId="32D9176E" w:rsidR="00EF294A" w:rsidRPr="00A0707A" w:rsidDel="00C05328" w:rsidRDefault="00EF294A" w:rsidP="00EF294A">
      <w:pPr>
        <w:pStyle w:val="Heading4"/>
        <w:bidi/>
        <w:rPr>
          <w:del w:id="4344" w:author="nidal saleh" w:date="2025-06-10T22:55:00Z"/>
          <w:i w:val="0"/>
          <w:iCs w:val="0"/>
          <w:sz w:val="36"/>
          <w:szCs w:val="36"/>
          <w:rPrChange w:id="4345" w:author="nidal saleh" w:date="2025-06-14T11:33:00Z">
            <w:rPr>
              <w:del w:id="4346" w:author="nidal saleh" w:date="2025-06-10T22:55:00Z"/>
              <w:i w:val="0"/>
              <w:iCs w:val="0"/>
            </w:rPr>
          </w:rPrChange>
        </w:rPr>
      </w:pPr>
      <w:del w:id="4347" w:author="nidal saleh" w:date="2025-06-10T22:55:00Z">
        <w:r w:rsidRPr="00A0707A" w:rsidDel="00C05328">
          <w:rPr>
            <w:rStyle w:val="Strong"/>
            <w:b w:val="0"/>
            <w:bCs w:val="0"/>
            <w:i w:val="0"/>
            <w:iCs w:val="0"/>
            <w:sz w:val="36"/>
            <w:szCs w:val="36"/>
            <w:rtl/>
            <w:rPrChange w:id="4348" w:author="nidal saleh" w:date="2025-06-14T11:33:00Z">
              <w:rPr>
                <w:rStyle w:val="Strong"/>
                <w:b w:val="0"/>
                <w:bCs w:val="0"/>
                <w:i w:val="0"/>
                <w:iCs w:val="0"/>
                <w:rtl/>
              </w:rPr>
            </w:rPrChange>
          </w:rPr>
          <w:delText>التصميم الميكانيكي</w:delText>
        </w:r>
      </w:del>
    </w:p>
    <w:p w14:paraId="13B3EC3E" w14:textId="2BAB90F7" w:rsidR="00EF294A" w:rsidRPr="00A0707A" w:rsidDel="00C05328" w:rsidRDefault="00EF294A" w:rsidP="00EF294A">
      <w:pPr>
        <w:pStyle w:val="NormalWeb"/>
        <w:numPr>
          <w:ilvl w:val="0"/>
          <w:numId w:val="28"/>
        </w:numPr>
        <w:bidi/>
        <w:rPr>
          <w:del w:id="4349" w:author="nidal saleh" w:date="2025-06-10T22:55:00Z"/>
          <w:sz w:val="36"/>
          <w:szCs w:val="36"/>
          <w:rPrChange w:id="4350" w:author="nidal saleh" w:date="2025-06-14T11:33:00Z">
            <w:rPr>
              <w:del w:id="4351" w:author="nidal saleh" w:date="2025-06-10T22:55:00Z"/>
            </w:rPr>
          </w:rPrChange>
        </w:rPr>
      </w:pPr>
      <w:del w:id="4352" w:author="nidal saleh" w:date="2025-06-10T22:55:00Z">
        <w:r w:rsidRPr="00A0707A" w:rsidDel="00C05328">
          <w:rPr>
            <w:sz w:val="36"/>
            <w:szCs w:val="36"/>
            <w:rtl/>
            <w:rPrChange w:id="4353" w:author="nidal saleh" w:date="2025-06-14T11:33:00Z">
              <w:rPr>
                <w:rtl/>
              </w:rPr>
            </w:rPrChange>
          </w:rPr>
          <w:delText>وصف الهيكل الخارجي (شكل الروبوت – عدد العجلات أو الأرجل)</w:delText>
        </w:r>
      </w:del>
    </w:p>
    <w:p w14:paraId="787AC995" w14:textId="42661600" w:rsidR="00EF294A" w:rsidRPr="00A0707A" w:rsidDel="00C05328" w:rsidRDefault="00EF294A" w:rsidP="00EF294A">
      <w:pPr>
        <w:pStyle w:val="NormalWeb"/>
        <w:numPr>
          <w:ilvl w:val="0"/>
          <w:numId w:val="28"/>
        </w:numPr>
        <w:bidi/>
        <w:rPr>
          <w:del w:id="4354" w:author="nidal saleh" w:date="2025-06-10T22:55:00Z"/>
          <w:sz w:val="36"/>
          <w:szCs w:val="36"/>
          <w:rPrChange w:id="4355" w:author="nidal saleh" w:date="2025-06-14T11:33:00Z">
            <w:rPr>
              <w:del w:id="4356" w:author="nidal saleh" w:date="2025-06-10T22:55:00Z"/>
            </w:rPr>
          </w:rPrChange>
        </w:rPr>
      </w:pPr>
      <w:del w:id="4357" w:author="nidal saleh" w:date="2025-06-10T22:55:00Z">
        <w:r w:rsidRPr="00A0707A" w:rsidDel="00C05328">
          <w:rPr>
            <w:sz w:val="36"/>
            <w:szCs w:val="36"/>
            <w:rtl/>
            <w:rPrChange w:id="4358" w:author="nidal saleh" w:date="2025-06-14T11:33:00Z">
              <w:rPr>
                <w:rtl/>
              </w:rPr>
            </w:rPrChange>
          </w:rPr>
          <w:delText>المواد المستخدمة (ألمنيوم، بلاستيك، طباعة ثلاثية الأبعاد...)</w:delText>
        </w:r>
      </w:del>
    </w:p>
    <w:p w14:paraId="199448C6" w14:textId="421F9D05" w:rsidR="00EF294A" w:rsidRPr="00A0707A" w:rsidDel="00C05328" w:rsidRDefault="00EF294A" w:rsidP="00EF294A">
      <w:pPr>
        <w:pStyle w:val="NormalWeb"/>
        <w:numPr>
          <w:ilvl w:val="0"/>
          <w:numId w:val="28"/>
        </w:numPr>
        <w:bidi/>
        <w:rPr>
          <w:del w:id="4359" w:author="nidal saleh" w:date="2025-06-10T22:55:00Z"/>
          <w:sz w:val="36"/>
          <w:szCs w:val="36"/>
          <w:rPrChange w:id="4360" w:author="nidal saleh" w:date="2025-06-14T11:33:00Z">
            <w:rPr>
              <w:del w:id="4361" w:author="nidal saleh" w:date="2025-06-10T22:55:00Z"/>
            </w:rPr>
          </w:rPrChange>
        </w:rPr>
      </w:pPr>
      <w:del w:id="4362" w:author="nidal saleh" w:date="2025-06-10T22:55:00Z">
        <w:r w:rsidRPr="00A0707A" w:rsidDel="00C05328">
          <w:rPr>
            <w:sz w:val="36"/>
            <w:szCs w:val="36"/>
            <w:rtl/>
            <w:rPrChange w:id="4363" w:author="nidal saleh" w:date="2025-06-14T11:33:00Z">
              <w:rPr>
                <w:rtl/>
              </w:rPr>
            </w:rPrChange>
          </w:rPr>
          <w:delText>أبعاد الروبوت وأوزانه</w:delText>
        </w:r>
      </w:del>
    </w:p>
    <w:p w14:paraId="68B8A048" w14:textId="3B7E4D2E" w:rsidR="00EF294A" w:rsidRPr="00A0707A" w:rsidDel="00C05328" w:rsidRDefault="00EF294A" w:rsidP="00EF294A">
      <w:pPr>
        <w:pStyle w:val="NormalWeb"/>
        <w:numPr>
          <w:ilvl w:val="0"/>
          <w:numId w:val="28"/>
        </w:numPr>
        <w:bidi/>
        <w:rPr>
          <w:del w:id="4364" w:author="nidal saleh" w:date="2025-06-10T22:55:00Z"/>
          <w:sz w:val="36"/>
          <w:szCs w:val="36"/>
          <w:rPrChange w:id="4365" w:author="nidal saleh" w:date="2025-06-14T11:33:00Z">
            <w:rPr>
              <w:del w:id="4366" w:author="nidal saleh" w:date="2025-06-10T22:55:00Z"/>
            </w:rPr>
          </w:rPrChange>
        </w:rPr>
      </w:pPr>
      <w:del w:id="4367" w:author="nidal saleh" w:date="2025-06-10T22:55:00Z">
        <w:r w:rsidRPr="00A0707A" w:rsidDel="00C05328">
          <w:rPr>
            <w:sz w:val="36"/>
            <w:szCs w:val="36"/>
            <w:rtl/>
            <w:rPrChange w:id="4368" w:author="nidal saleh" w:date="2025-06-14T11:33:00Z">
              <w:rPr>
                <w:rtl/>
              </w:rPr>
            </w:rPrChange>
          </w:rPr>
          <w:delText>الرسومات التصميمية</w:delText>
        </w:r>
        <w:r w:rsidRPr="00A0707A" w:rsidDel="00C05328">
          <w:rPr>
            <w:sz w:val="36"/>
            <w:szCs w:val="36"/>
            <w:rPrChange w:id="4369" w:author="nidal saleh" w:date="2025-06-14T11:33:00Z">
              <w:rPr/>
            </w:rPrChange>
          </w:rPr>
          <w:delText xml:space="preserve"> 2D </w:delText>
        </w:r>
        <w:r w:rsidRPr="00A0707A" w:rsidDel="00C05328">
          <w:rPr>
            <w:sz w:val="36"/>
            <w:szCs w:val="36"/>
            <w:rtl/>
            <w:rPrChange w:id="4370" w:author="nidal saleh" w:date="2025-06-14T11:33:00Z">
              <w:rPr>
                <w:rtl/>
              </w:rPr>
            </w:rPrChange>
          </w:rPr>
          <w:delText>أو 3</w:delText>
        </w:r>
        <w:r w:rsidRPr="00A0707A" w:rsidDel="00C05328">
          <w:rPr>
            <w:sz w:val="36"/>
            <w:szCs w:val="36"/>
            <w:rPrChange w:id="4371" w:author="nidal saleh" w:date="2025-06-14T11:33:00Z">
              <w:rPr/>
            </w:rPrChange>
          </w:rPr>
          <w:delText>D</w:delText>
        </w:r>
        <w:r w:rsidRPr="00A0707A" w:rsidDel="00C05328">
          <w:rPr>
            <w:sz w:val="36"/>
            <w:szCs w:val="36"/>
            <w:rtl/>
            <w:rPrChange w:id="4372" w:author="nidal saleh" w:date="2025-06-14T11:33:00Z">
              <w:rPr>
                <w:rtl/>
              </w:rPr>
            </w:rPrChange>
          </w:rPr>
          <w:delText xml:space="preserve"> </w:delText>
        </w:r>
        <w:r w:rsidRPr="00A0707A" w:rsidDel="00C05328">
          <w:rPr>
            <w:sz w:val="36"/>
            <w:szCs w:val="36"/>
            <w:rPrChange w:id="4373" w:author="nidal saleh" w:date="2025-06-14T11:33:00Z">
              <w:rPr/>
            </w:rPrChange>
          </w:rPr>
          <w:delText xml:space="preserve"> </w:delText>
        </w:r>
        <w:r w:rsidRPr="00A0707A" w:rsidDel="00C05328">
          <w:rPr>
            <w:sz w:val="36"/>
            <w:szCs w:val="36"/>
            <w:rtl/>
            <w:rPrChange w:id="4374" w:author="nidal saleh" w:date="2025-06-14T11:33:00Z">
              <w:rPr>
                <w:rtl/>
              </w:rPr>
            </w:rPrChange>
          </w:rPr>
          <w:delText>إن وجدت</w:delText>
        </w:r>
      </w:del>
    </w:p>
    <w:p w14:paraId="0DE9C785" w14:textId="744B1E4E" w:rsidR="00EF294A" w:rsidRPr="00A0707A" w:rsidDel="00C05328" w:rsidRDefault="00EF294A" w:rsidP="00EF294A">
      <w:pPr>
        <w:pStyle w:val="NormalWeb"/>
        <w:numPr>
          <w:ilvl w:val="0"/>
          <w:numId w:val="28"/>
        </w:numPr>
        <w:bidi/>
        <w:rPr>
          <w:del w:id="4375" w:author="nidal saleh" w:date="2025-06-10T22:55:00Z"/>
          <w:sz w:val="36"/>
          <w:szCs w:val="36"/>
          <w:rPrChange w:id="4376" w:author="nidal saleh" w:date="2025-06-14T11:33:00Z">
            <w:rPr>
              <w:del w:id="4377" w:author="nidal saleh" w:date="2025-06-10T22:55:00Z"/>
            </w:rPr>
          </w:rPrChange>
        </w:rPr>
      </w:pPr>
      <w:del w:id="4378" w:author="nidal saleh" w:date="2025-06-10T22:55:00Z">
        <w:r w:rsidRPr="00A0707A" w:rsidDel="00C05328">
          <w:rPr>
            <w:sz w:val="36"/>
            <w:szCs w:val="36"/>
            <w:rPrChange w:id="4379" w:author="nidal saleh" w:date="2025-06-14T11:33:00Z">
              <w:rPr/>
            </w:rPrChange>
          </w:rPr>
          <w:delText>Exploded View</w:delText>
        </w:r>
        <w:r w:rsidRPr="00A0707A" w:rsidDel="00C05328">
          <w:rPr>
            <w:sz w:val="36"/>
            <w:szCs w:val="36"/>
            <w:rtl/>
            <w:rPrChange w:id="4380" w:author="nidal saleh" w:date="2025-06-14T11:33:00Z">
              <w:rPr>
                <w:rtl/>
              </w:rPr>
            </w:rPrChange>
          </w:rPr>
          <w:delText>عرض تفصيلي للقطع وتجمعها – إن توفرت</w:delText>
        </w:r>
      </w:del>
    </w:p>
    <w:p w14:paraId="5C97F93B" w14:textId="5D717980" w:rsidR="00EF294A" w:rsidRPr="00A0707A" w:rsidDel="00C05328" w:rsidRDefault="00EF294A" w:rsidP="00EF294A">
      <w:pPr>
        <w:pStyle w:val="Heading4"/>
        <w:bidi/>
        <w:rPr>
          <w:del w:id="4381" w:author="nidal saleh" w:date="2025-06-10T22:55:00Z"/>
          <w:i w:val="0"/>
          <w:iCs w:val="0"/>
          <w:sz w:val="36"/>
          <w:szCs w:val="36"/>
          <w:rPrChange w:id="4382" w:author="nidal saleh" w:date="2025-06-14T11:33:00Z">
            <w:rPr>
              <w:del w:id="4383" w:author="nidal saleh" w:date="2025-06-10T22:55:00Z"/>
              <w:i w:val="0"/>
              <w:iCs w:val="0"/>
            </w:rPr>
          </w:rPrChange>
        </w:rPr>
      </w:pPr>
      <w:del w:id="4384" w:author="nidal saleh" w:date="2025-06-10T22:55:00Z">
        <w:r w:rsidRPr="00A0707A" w:rsidDel="00C05328">
          <w:rPr>
            <w:i w:val="0"/>
            <w:iCs w:val="0"/>
            <w:sz w:val="36"/>
            <w:szCs w:val="36"/>
            <w:rPrChange w:id="4385" w:author="nidal saleh" w:date="2025-06-14T11:33:00Z">
              <w:rPr>
                <w:i w:val="0"/>
                <w:iCs w:val="0"/>
              </w:rPr>
            </w:rPrChange>
          </w:rPr>
          <w:delText xml:space="preserve"> </w:delText>
        </w:r>
        <w:r w:rsidRPr="00A0707A" w:rsidDel="00C05328">
          <w:rPr>
            <w:rStyle w:val="Strong"/>
            <w:b w:val="0"/>
            <w:bCs w:val="0"/>
            <w:i w:val="0"/>
            <w:iCs w:val="0"/>
            <w:sz w:val="36"/>
            <w:szCs w:val="36"/>
            <w:rtl/>
            <w:rPrChange w:id="4386" w:author="nidal saleh" w:date="2025-06-14T11:33:00Z">
              <w:rPr>
                <w:rStyle w:val="Strong"/>
                <w:b w:val="0"/>
                <w:bCs w:val="0"/>
                <w:i w:val="0"/>
                <w:iCs w:val="0"/>
                <w:rtl/>
              </w:rPr>
            </w:rPrChange>
          </w:rPr>
          <w:delText>التصميم الإلكتروني</w:delText>
        </w:r>
      </w:del>
    </w:p>
    <w:p w14:paraId="4D4123F3" w14:textId="0851F82C" w:rsidR="00EF294A" w:rsidRPr="00A0707A" w:rsidDel="00C05328" w:rsidRDefault="00EF294A" w:rsidP="00EF294A">
      <w:pPr>
        <w:pStyle w:val="NormalWeb"/>
        <w:numPr>
          <w:ilvl w:val="0"/>
          <w:numId w:val="29"/>
        </w:numPr>
        <w:bidi/>
        <w:rPr>
          <w:del w:id="4387" w:author="nidal saleh" w:date="2025-06-10T22:55:00Z"/>
          <w:sz w:val="36"/>
          <w:szCs w:val="36"/>
          <w:rPrChange w:id="4388" w:author="nidal saleh" w:date="2025-06-14T11:33:00Z">
            <w:rPr>
              <w:del w:id="4389" w:author="nidal saleh" w:date="2025-06-10T22:55:00Z"/>
            </w:rPr>
          </w:rPrChange>
        </w:rPr>
      </w:pPr>
      <w:del w:id="4390" w:author="nidal saleh" w:date="2025-06-10T22:55:00Z">
        <w:r w:rsidRPr="00A0707A" w:rsidDel="00C05328">
          <w:rPr>
            <w:sz w:val="36"/>
            <w:szCs w:val="36"/>
            <w:rtl/>
            <w:rPrChange w:id="4391" w:author="nidal saleh" w:date="2025-06-14T11:33:00Z">
              <w:rPr>
                <w:rtl/>
              </w:rPr>
            </w:rPrChange>
          </w:rPr>
          <w:delText>مكونات الهاردوير</w:delText>
        </w:r>
        <w:r w:rsidRPr="00A0707A" w:rsidDel="00C05328">
          <w:rPr>
            <w:sz w:val="36"/>
            <w:szCs w:val="36"/>
            <w:rPrChange w:id="4392" w:author="nidal saleh" w:date="2025-06-14T11:33:00Z">
              <w:rPr/>
            </w:rPrChange>
          </w:rPr>
          <w:delText>:</w:delText>
        </w:r>
      </w:del>
    </w:p>
    <w:p w14:paraId="570D011C" w14:textId="008BBA3D" w:rsidR="00EF294A" w:rsidRPr="00A0707A" w:rsidDel="00C05328" w:rsidRDefault="00EF294A" w:rsidP="00EF294A">
      <w:pPr>
        <w:pStyle w:val="NormalWeb"/>
        <w:numPr>
          <w:ilvl w:val="1"/>
          <w:numId w:val="29"/>
        </w:numPr>
        <w:bidi/>
        <w:rPr>
          <w:del w:id="4393" w:author="nidal saleh" w:date="2025-06-10T22:55:00Z"/>
          <w:sz w:val="36"/>
          <w:szCs w:val="36"/>
          <w:rPrChange w:id="4394" w:author="nidal saleh" w:date="2025-06-14T11:33:00Z">
            <w:rPr>
              <w:del w:id="4395" w:author="nidal saleh" w:date="2025-06-10T22:55:00Z"/>
            </w:rPr>
          </w:rPrChange>
        </w:rPr>
      </w:pPr>
      <w:del w:id="4396" w:author="nidal saleh" w:date="2025-06-10T22:55:00Z">
        <w:r w:rsidRPr="00A0707A" w:rsidDel="00C05328">
          <w:rPr>
            <w:sz w:val="36"/>
            <w:szCs w:val="36"/>
            <w:rtl/>
            <w:rPrChange w:id="4397" w:author="nidal saleh" w:date="2025-06-14T11:33:00Z">
              <w:rPr>
                <w:rtl/>
              </w:rPr>
            </w:rPrChange>
          </w:rPr>
          <w:delText>المتحكمات</w:delText>
        </w:r>
        <w:r w:rsidRPr="00A0707A" w:rsidDel="00C05328">
          <w:rPr>
            <w:sz w:val="36"/>
            <w:szCs w:val="36"/>
            <w:rPrChange w:id="4398" w:author="nidal saleh" w:date="2025-06-14T11:33:00Z">
              <w:rPr/>
            </w:rPrChange>
          </w:rPr>
          <w:delText xml:space="preserve"> </w:delText>
        </w:r>
        <w:r w:rsidRPr="00A0707A" w:rsidDel="00C05328">
          <w:rPr>
            <w:sz w:val="36"/>
            <w:szCs w:val="36"/>
            <w:rtl/>
            <w:rPrChange w:id="4399" w:author="nidal saleh" w:date="2025-06-14T11:33:00Z">
              <w:rPr>
                <w:rtl/>
              </w:rPr>
            </w:rPrChange>
          </w:rPr>
          <w:delText>مثل</w:delText>
        </w:r>
        <w:r w:rsidRPr="00A0707A" w:rsidDel="00C05328">
          <w:rPr>
            <w:sz w:val="36"/>
            <w:szCs w:val="36"/>
            <w:rPrChange w:id="4400" w:author="nidal saleh" w:date="2025-06-14T11:33:00Z">
              <w:rPr/>
            </w:rPrChange>
          </w:rPr>
          <w:delText xml:space="preserve"> Arduino, Raspberry Pi</w:delText>
        </w:r>
      </w:del>
    </w:p>
    <w:p w14:paraId="28F0753A" w14:textId="205CB2F8" w:rsidR="00EF294A" w:rsidRPr="00A0707A" w:rsidDel="00C05328" w:rsidRDefault="00EF294A" w:rsidP="00EF294A">
      <w:pPr>
        <w:pStyle w:val="NormalWeb"/>
        <w:numPr>
          <w:ilvl w:val="1"/>
          <w:numId w:val="29"/>
        </w:numPr>
        <w:bidi/>
        <w:rPr>
          <w:del w:id="4401" w:author="nidal saleh" w:date="2025-06-10T22:55:00Z"/>
          <w:sz w:val="36"/>
          <w:szCs w:val="36"/>
          <w:rPrChange w:id="4402" w:author="nidal saleh" w:date="2025-06-14T11:33:00Z">
            <w:rPr>
              <w:del w:id="4403" w:author="nidal saleh" w:date="2025-06-10T22:55:00Z"/>
            </w:rPr>
          </w:rPrChange>
        </w:rPr>
      </w:pPr>
      <w:del w:id="4404" w:author="nidal saleh" w:date="2025-06-10T22:55:00Z">
        <w:r w:rsidRPr="00A0707A" w:rsidDel="00C05328">
          <w:rPr>
            <w:sz w:val="36"/>
            <w:szCs w:val="36"/>
            <w:rtl/>
            <w:rPrChange w:id="4405" w:author="nidal saleh" w:date="2025-06-14T11:33:00Z">
              <w:rPr>
                <w:rtl/>
              </w:rPr>
            </w:rPrChange>
          </w:rPr>
          <w:delText>المحركات</w:delText>
        </w:r>
        <w:r w:rsidRPr="00A0707A" w:rsidDel="00C05328">
          <w:rPr>
            <w:sz w:val="36"/>
            <w:szCs w:val="36"/>
            <w:rPrChange w:id="4406" w:author="nidal saleh" w:date="2025-06-14T11:33:00Z">
              <w:rPr/>
            </w:rPrChange>
          </w:rPr>
          <w:delText xml:space="preserve"> (Servo, DC, Stepper)</w:delText>
        </w:r>
      </w:del>
    </w:p>
    <w:p w14:paraId="2BCDF4AF" w14:textId="2423A622" w:rsidR="00EF294A" w:rsidRPr="00A0707A" w:rsidDel="00C05328" w:rsidRDefault="00EF294A" w:rsidP="00EF294A">
      <w:pPr>
        <w:pStyle w:val="NormalWeb"/>
        <w:numPr>
          <w:ilvl w:val="1"/>
          <w:numId w:val="29"/>
        </w:numPr>
        <w:bidi/>
        <w:rPr>
          <w:del w:id="4407" w:author="nidal saleh" w:date="2025-06-10T22:55:00Z"/>
          <w:sz w:val="36"/>
          <w:szCs w:val="36"/>
          <w:rPrChange w:id="4408" w:author="nidal saleh" w:date="2025-06-14T11:33:00Z">
            <w:rPr>
              <w:del w:id="4409" w:author="nidal saleh" w:date="2025-06-10T22:55:00Z"/>
            </w:rPr>
          </w:rPrChange>
        </w:rPr>
      </w:pPr>
      <w:del w:id="4410" w:author="nidal saleh" w:date="2025-06-10T22:55:00Z">
        <w:r w:rsidRPr="00A0707A" w:rsidDel="00C05328">
          <w:rPr>
            <w:sz w:val="36"/>
            <w:szCs w:val="36"/>
            <w:rtl/>
            <w:rPrChange w:id="4411" w:author="nidal saleh" w:date="2025-06-14T11:33:00Z">
              <w:rPr>
                <w:rtl/>
              </w:rPr>
            </w:rPrChange>
          </w:rPr>
          <w:delText>الحساسات</w:delText>
        </w:r>
        <w:r w:rsidRPr="00A0707A" w:rsidDel="00C05328">
          <w:rPr>
            <w:sz w:val="36"/>
            <w:szCs w:val="36"/>
            <w:rPrChange w:id="4412" w:author="nidal saleh" w:date="2025-06-14T11:33:00Z">
              <w:rPr/>
            </w:rPrChange>
          </w:rPr>
          <w:delText xml:space="preserve"> (Ultrasonic, IR, Line Tracker...)</w:delText>
        </w:r>
      </w:del>
    </w:p>
    <w:p w14:paraId="1730A369" w14:textId="23CD3389" w:rsidR="00EF294A" w:rsidRPr="00A0707A" w:rsidDel="00C05328" w:rsidRDefault="00EF294A" w:rsidP="00EF294A">
      <w:pPr>
        <w:pStyle w:val="NormalWeb"/>
        <w:numPr>
          <w:ilvl w:val="1"/>
          <w:numId w:val="29"/>
        </w:numPr>
        <w:bidi/>
        <w:rPr>
          <w:del w:id="4413" w:author="nidal saleh" w:date="2025-06-10T22:55:00Z"/>
          <w:sz w:val="36"/>
          <w:szCs w:val="36"/>
          <w:rPrChange w:id="4414" w:author="nidal saleh" w:date="2025-06-14T11:33:00Z">
            <w:rPr>
              <w:del w:id="4415" w:author="nidal saleh" w:date="2025-06-10T22:55:00Z"/>
            </w:rPr>
          </w:rPrChange>
        </w:rPr>
      </w:pPr>
      <w:del w:id="4416" w:author="nidal saleh" w:date="2025-06-10T22:55:00Z">
        <w:r w:rsidRPr="00A0707A" w:rsidDel="00C05328">
          <w:rPr>
            <w:sz w:val="36"/>
            <w:szCs w:val="36"/>
            <w:rtl/>
            <w:rPrChange w:id="4417" w:author="nidal saleh" w:date="2025-06-14T11:33:00Z">
              <w:rPr>
                <w:rtl/>
              </w:rPr>
            </w:rPrChange>
          </w:rPr>
          <w:delText>وحدات الاتصال (بلوتوث، واي فاي...)</w:delText>
        </w:r>
      </w:del>
    </w:p>
    <w:p w14:paraId="3FF9B1B6" w14:textId="285BE8DA" w:rsidR="00EF294A" w:rsidRPr="00A0707A" w:rsidDel="00C05328" w:rsidRDefault="00EF294A" w:rsidP="00EF294A">
      <w:pPr>
        <w:pStyle w:val="NormalWeb"/>
        <w:numPr>
          <w:ilvl w:val="0"/>
          <w:numId w:val="29"/>
        </w:numPr>
        <w:bidi/>
        <w:rPr>
          <w:del w:id="4418" w:author="nidal saleh" w:date="2025-06-10T22:55:00Z"/>
          <w:sz w:val="36"/>
          <w:szCs w:val="36"/>
          <w:rPrChange w:id="4419" w:author="nidal saleh" w:date="2025-06-14T11:33:00Z">
            <w:rPr>
              <w:del w:id="4420" w:author="nidal saleh" w:date="2025-06-10T22:55:00Z"/>
            </w:rPr>
          </w:rPrChange>
        </w:rPr>
      </w:pPr>
      <w:del w:id="4421" w:author="nidal saleh" w:date="2025-06-10T22:55:00Z">
        <w:r w:rsidRPr="00A0707A" w:rsidDel="00C05328">
          <w:rPr>
            <w:sz w:val="36"/>
            <w:szCs w:val="36"/>
            <w:rtl/>
            <w:rPrChange w:id="4422" w:author="nidal saleh" w:date="2025-06-14T11:33:00Z">
              <w:rPr>
                <w:rtl/>
              </w:rPr>
            </w:rPrChange>
          </w:rPr>
          <w:delText>المخططات الإلكترونية</w:delText>
        </w:r>
        <w:r w:rsidRPr="00A0707A" w:rsidDel="00C05328">
          <w:rPr>
            <w:sz w:val="36"/>
            <w:szCs w:val="36"/>
            <w:rPrChange w:id="4423" w:author="nidal saleh" w:date="2025-06-14T11:33:00Z">
              <w:rPr/>
            </w:rPrChange>
          </w:rPr>
          <w:delText>:</w:delText>
        </w:r>
      </w:del>
    </w:p>
    <w:p w14:paraId="6923604B" w14:textId="7EC1C6EC" w:rsidR="00EF294A" w:rsidRPr="00A0707A" w:rsidDel="00C05328" w:rsidRDefault="00EF294A" w:rsidP="00EF294A">
      <w:pPr>
        <w:pStyle w:val="NormalWeb"/>
        <w:numPr>
          <w:ilvl w:val="1"/>
          <w:numId w:val="29"/>
        </w:numPr>
        <w:bidi/>
        <w:rPr>
          <w:del w:id="4424" w:author="nidal saleh" w:date="2025-06-10T22:55:00Z"/>
          <w:sz w:val="36"/>
          <w:szCs w:val="36"/>
          <w:rPrChange w:id="4425" w:author="nidal saleh" w:date="2025-06-14T11:33:00Z">
            <w:rPr>
              <w:del w:id="4426" w:author="nidal saleh" w:date="2025-06-10T22:55:00Z"/>
            </w:rPr>
          </w:rPrChange>
        </w:rPr>
      </w:pPr>
      <w:del w:id="4427" w:author="nidal saleh" w:date="2025-06-10T22:55:00Z">
        <w:r w:rsidRPr="00A0707A" w:rsidDel="00C05328">
          <w:rPr>
            <w:sz w:val="36"/>
            <w:szCs w:val="36"/>
            <w:rPrChange w:id="4428" w:author="nidal saleh" w:date="2025-06-14T11:33:00Z">
              <w:rPr/>
            </w:rPrChange>
          </w:rPr>
          <w:delText xml:space="preserve">Circuit Diagram </w:delText>
        </w:r>
        <w:r w:rsidRPr="00A0707A" w:rsidDel="00C05328">
          <w:rPr>
            <w:sz w:val="36"/>
            <w:szCs w:val="36"/>
            <w:rtl/>
            <w:rPrChange w:id="4429" w:author="nidal saleh" w:date="2025-06-14T11:33:00Z">
              <w:rPr>
                <w:rtl/>
              </w:rPr>
            </w:rPrChange>
          </w:rPr>
          <w:delText xml:space="preserve"> يمكن رسمه بـ</w:delText>
        </w:r>
        <w:r w:rsidRPr="00A0707A" w:rsidDel="00C05328">
          <w:rPr>
            <w:sz w:val="36"/>
            <w:szCs w:val="36"/>
            <w:rPrChange w:id="4430" w:author="nidal saleh" w:date="2025-06-14T11:33:00Z">
              <w:rPr/>
            </w:rPrChange>
          </w:rPr>
          <w:delText xml:space="preserve"> Fritzing </w:delText>
        </w:r>
        <w:r w:rsidRPr="00A0707A" w:rsidDel="00C05328">
          <w:rPr>
            <w:sz w:val="36"/>
            <w:szCs w:val="36"/>
            <w:rtl/>
            <w:rPrChange w:id="4431" w:author="nidal saleh" w:date="2025-06-14T11:33:00Z">
              <w:rPr>
                <w:rtl/>
              </w:rPr>
            </w:rPrChange>
          </w:rPr>
          <w:delText>أو</w:delText>
        </w:r>
        <w:r w:rsidRPr="00A0707A" w:rsidDel="00C05328">
          <w:rPr>
            <w:sz w:val="36"/>
            <w:szCs w:val="36"/>
            <w:rPrChange w:id="4432" w:author="nidal saleh" w:date="2025-06-14T11:33:00Z">
              <w:rPr/>
            </w:rPrChange>
          </w:rPr>
          <w:delText xml:space="preserve"> Proteus</w:delText>
        </w:r>
        <w:r w:rsidRPr="00A0707A" w:rsidDel="00C05328">
          <w:rPr>
            <w:sz w:val="36"/>
            <w:szCs w:val="36"/>
            <w:rtl/>
            <w:rPrChange w:id="4433" w:author="nidal saleh" w:date="2025-06-14T11:33:00Z">
              <w:rPr>
                <w:rtl/>
              </w:rPr>
            </w:rPrChange>
          </w:rPr>
          <w:delText xml:space="preserve"> </w:delText>
        </w:r>
      </w:del>
    </w:p>
    <w:p w14:paraId="0D31FA89" w14:textId="02A55738" w:rsidR="00EF294A" w:rsidRPr="00A0707A" w:rsidDel="00C05328" w:rsidRDefault="00EF294A" w:rsidP="00EF294A">
      <w:pPr>
        <w:pStyle w:val="NormalWeb"/>
        <w:numPr>
          <w:ilvl w:val="1"/>
          <w:numId w:val="29"/>
        </w:numPr>
        <w:bidi/>
        <w:rPr>
          <w:del w:id="4434" w:author="nidal saleh" w:date="2025-06-10T22:55:00Z"/>
          <w:sz w:val="36"/>
          <w:szCs w:val="36"/>
          <w:rPrChange w:id="4435" w:author="nidal saleh" w:date="2025-06-14T11:33:00Z">
            <w:rPr>
              <w:del w:id="4436" w:author="nidal saleh" w:date="2025-06-10T22:55:00Z"/>
            </w:rPr>
          </w:rPrChange>
        </w:rPr>
      </w:pPr>
      <w:del w:id="4437" w:author="nidal saleh" w:date="2025-06-10T22:55:00Z">
        <w:r w:rsidRPr="00A0707A" w:rsidDel="00C05328">
          <w:rPr>
            <w:sz w:val="36"/>
            <w:szCs w:val="36"/>
            <w:rPrChange w:id="4438" w:author="nidal saleh" w:date="2025-06-14T11:33:00Z">
              <w:rPr/>
            </w:rPrChange>
          </w:rPr>
          <w:delText xml:space="preserve">Breadboard View </w:delText>
        </w:r>
        <w:r w:rsidRPr="00A0707A" w:rsidDel="00C05328">
          <w:rPr>
            <w:sz w:val="36"/>
            <w:szCs w:val="36"/>
            <w:rtl/>
            <w:rPrChange w:id="4439" w:author="nidal saleh" w:date="2025-06-14T11:33:00Z">
              <w:rPr>
                <w:rtl/>
              </w:rPr>
            </w:rPrChange>
          </w:rPr>
          <w:delText xml:space="preserve"> إذا تم بناء نموذج أولي يدويًا</w:delText>
        </w:r>
      </w:del>
    </w:p>
    <w:p w14:paraId="12E4FCFA" w14:textId="210F96AE" w:rsidR="00A51967" w:rsidRPr="00A0707A" w:rsidDel="00C05328" w:rsidRDefault="00EF294A" w:rsidP="0065334C">
      <w:pPr>
        <w:pStyle w:val="NormalWeb"/>
        <w:numPr>
          <w:ilvl w:val="0"/>
          <w:numId w:val="29"/>
        </w:numPr>
        <w:bidi/>
        <w:rPr>
          <w:del w:id="4440" w:author="nidal saleh" w:date="2025-06-10T22:55:00Z"/>
          <w:sz w:val="36"/>
          <w:szCs w:val="36"/>
          <w:rtl/>
          <w:rPrChange w:id="4441" w:author="nidal saleh" w:date="2025-06-14T11:33:00Z">
            <w:rPr>
              <w:del w:id="4442" w:author="nidal saleh" w:date="2025-06-10T22:55:00Z"/>
              <w:rtl/>
            </w:rPr>
          </w:rPrChange>
        </w:rPr>
      </w:pPr>
      <w:del w:id="4443" w:author="nidal saleh" w:date="2025-06-10T22:55:00Z">
        <w:r w:rsidRPr="00A0707A" w:rsidDel="00C05328">
          <w:rPr>
            <w:sz w:val="36"/>
            <w:szCs w:val="36"/>
            <w:rtl/>
            <w:rPrChange w:id="4444" w:author="nidal saleh" w:date="2025-06-14T11:33:00Z">
              <w:rPr>
                <w:rtl/>
              </w:rPr>
            </w:rPrChange>
          </w:rPr>
          <w:delText>خطة الطاقة (إن وُجدت): نوع البطارية – توزيع الطاقة – الاستهلاك</w:delText>
        </w:r>
      </w:del>
    </w:p>
    <w:p w14:paraId="78F9BDF7" w14:textId="6120C4A6" w:rsidR="00233432" w:rsidRPr="00B63E95" w:rsidRDefault="00233432" w:rsidP="00A51967">
      <w:pPr>
        <w:pStyle w:val="Heading1"/>
        <w:bidi/>
        <w:rPr>
          <w:b/>
          <w:bCs/>
          <w:sz w:val="36"/>
          <w:szCs w:val="36"/>
          <w:rtl/>
          <w:lang w:bidi="ar-SY"/>
          <w:rPrChange w:id="4445" w:author="nidal saleh" w:date="2025-06-18T09:19:00Z">
            <w:rPr>
              <w:rtl/>
              <w:lang w:bidi="ar-SY"/>
            </w:rPr>
          </w:rPrChange>
        </w:rPr>
      </w:pPr>
      <w:bookmarkStart w:id="4446" w:name="_Toc201131139"/>
      <w:r w:rsidRPr="00B63E95">
        <w:rPr>
          <w:rStyle w:val="Strong"/>
          <w:sz w:val="36"/>
          <w:szCs w:val="36"/>
          <w:rtl/>
          <w:rPrChange w:id="4447" w:author="nidal saleh" w:date="2025-06-18T09:19:00Z">
            <w:rPr>
              <w:rStyle w:val="Strong"/>
              <w:b w:val="0"/>
              <w:bCs w:val="0"/>
              <w:rtl/>
            </w:rPr>
          </w:rPrChange>
        </w:rPr>
        <w:t>الفصل الخامس: التنفيذ</w:t>
      </w:r>
      <w:r w:rsidRPr="00B63E95">
        <w:rPr>
          <w:rStyle w:val="Strong"/>
          <w:sz w:val="36"/>
          <w:szCs w:val="36"/>
          <w:rPrChange w:id="4448" w:author="nidal saleh" w:date="2025-06-18T09:19:00Z">
            <w:rPr>
              <w:rStyle w:val="Strong"/>
              <w:b w:val="0"/>
              <w:bCs w:val="0"/>
            </w:rPr>
          </w:rPrChange>
        </w:rPr>
        <w:t xml:space="preserve"> (Implementation)</w:t>
      </w:r>
      <w:bookmarkEnd w:id="4446"/>
    </w:p>
    <w:p w14:paraId="1BF278B6" w14:textId="3D1EDAFF" w:rsidR="00AA0125" w:rsidRPr="00BA1C4E" w:rsidRDefault="00AA0125">
      <w:pPr>
        <w:pStyle w:val="Heading4"/>
        <w:bidi/>
        <w:rPr>
          <w:ins w:id="4449" w:author="nidal saleh" w:date="2025-06-10T23:49:00Z"/>
          <w:i w:val="0"/>
          <w:iCs w:val="0"/>
          <w:sz w:val="32"/>
          <w:szCs w:val="32"/>
          <w:rPrChange w:id="4450" w:author="nidal saleh" w:date="2025-06-14T12:09:00Z">
            <w:rPr>
              <w:ins w:id="4451" w:author="nidal saleh" w:date="2025-06-10T23:49:00Z"/>
            </w:rPr>
          </w:rPrChange>
        </w:rPr>
        <w:pPrChange w:id="4452" w:author="nidal saleh" w:date="2025-06-10T23:49:00Z">
          <w:pPr>
            <w:pStyle w:val="Heading4"/>
          </w:pPr>
        </w:pPrChange>
      </w:pPr>
      <w:ins w:id="4453" w:author="nidal saleh" w:date="2025-06-10T23:50:00Z">
        <w:r w:rsidRPr="00BA1C4E">
          <w:rPr>
            <w:rStyle w:val="Strong"/>
            <w:b w:val="0"/>
            <w:bCs w:val="0"/>
            <w:i w:val="0"/>
            <w:iCs w:val="0"/>
            <w:sz w:val="32"/>
            <w:szCs w:val="32"/>
            <w:rPrChange w:id="4454" w:author="nidal saleh" w:date="2025-06-14T12:09:00Z">
              <w:rPr>
                <w:rStyle w:val="Strong"/>
                <w:b w:val="0"/>
                <w:bCs w:val="0"/>
              </w:rPr>
            </w:rPrChange>
          </w:rPr>
          <w:t xml:space="preserve"> </w:t>
        </w:r>
      </w:ins>
      <w:ins w:id="4455" w:author="nidal saleh" w:date="2025-06-10T23:49:00Z">
        <w:r w:rsidRPr="00BA1C4E">
          <w:rPr>
            <w:rStyle w:val="Strong"/>
            <w:b w:val="0"/>
            <w:bCs w:val="0"/>
            <w:i w:val="0"/>
            <w:iCs w:val="0"/>
            <w:sz w:val="32"/>
            <w:szCs w:val="32"/>
            <w:rPrChange w:id="4456" w:author="nidal saleh" w:date="2025-06-14T12:09:00Z">
              <w:rPr>
                <w:rStyle w:val="Strong"/>
                <w:b w:val="0"/>
                <w:bCs w:val="0"/>
              </w:rPr>
            </w:rPrChange>
          </w:rPr>
          <w:t xml:space="preserve">5.1 </w:t>
        </w:r>
        <w:r w:rsidRPr="00BA1C4E">
          <w:rPr>
            <w:rStyle w:val="Strong"/>
            <w:b w:val="0"/>
            <w:bCs w:val="0"/>
            <w:i w:val="0"/>
            <w:iCs w:val="0"/>
            <w:sz w:val="32"/>
            <w:szCs w:val="32"/>
            <w:rtl/>
            <w:rPrChange w:id="4457" w:author="nidal saleh" w:date="2025-06-14T12:09:00Z">
              <w:rPr>
                <w:rStyle w:val="Strong"/>
                <w:b w:val="0"/>
                <w:bCs w:val="0"/>
                <w:rtl/>
              </w:rPr>
            </w:rPrChange>
          </w:rPr>
          <w:t>الأدوات واللغات والأطر المستخدمة</w:t>
        </w:r>
        <w:r w:rsidRPr="00BA1C4E">
          <w:rPr>
            <w:rStyle w:val="Strong"/>
            <w:b w:val="0"/>
            <w:bCs w:val="0"/>
            <w:i w:val="0"/>
            <w:iCs w:val="0"/>
            <w:sz w:val="32"/>
            <w:szCs w:val="32"/>
            <w:rPrChange w:id="4458" w:author="nidal saleh" w:date="2025-06-14T12:09:00Z">
              <w:rPr>
                <w:rStyle w:val="Strong"/>
                <w:b w:val="0"/>
                <w:bCs w:val="0"/>
              </w:rPr>
            </w:rPrChange>
          </w:rPr>
          <w:t>:</w:t>
        </w:r>
      </w:ins>
    </w:p>
    <w:p w14:paraId="400D95A4" w14:textId="77777777" w:rsidR="00AA0125" w:rsidRPr="00A0707A" w:rsidRDefault="00AA0125">
      <w:pPr>
        <w:pStyle w:val="NormalWeb"/>
        <w:bidi/>
        <w:rPr>
          <w:ins w:id="4459" w:author="nidal saleh" w:date="2025-06-10T23:49:00Z"/>
          <w:sz w:val="32"/>
          <w:szCs w:val="32"/>
          <w:rPrChange w:id="4460" w:author="nidal saleh" w:date="2025-06-14T11:33:00Z">
            <w:rPr>
              <w:ins w:id="4461" w:author="nidal saleh" w:date="2025-06-10T23:49:00Z"/>
            </w:rPr>
          </w:rPrChange>
        </w:rPr>
        <w:pPrChange w:id="4462" w:author="nidal saleh" w:date="2025-06-10T23:49:00Z">
          <w:pPr>
            <w:pStyle w:val="NormalWeb"/>
          </w:pPr>
        </w:pPrChange>
      </w:pPr>
      <w:ins w:id="4463" w:author="nidal saleh" w:date="2025-06-10T23:49:00Z">
        <w:r w:rsidRPr="00A0707A">
          <w:rPr>
            <w:sz w:val="32"/>
            <w:szCs w:val="32"/>
            <w:rtl/>
            <w:rPrChange w:id="4464" w:author="nidal saleh" w:date="2025-06-14T11:33:00Z">
              <w:rPr>
                <w:rtl/>
              </w:rPr>
            </w:rPrChange>
          </w:rPr>
          <w:t>تم بناء النظام باستخدام مجموعة من الأدوات والمكتبات المفتوحة المصدر التي توفر قدرات قوية في معالجة الصور، التفاعل مع المستخدم، وتخزين البيانات</w:t>
        </w:r>
        <w:r w:rsidRPr="00A0707A">
          <w:rPr>
            <w:sz w:val="32"/>
            <w:szCs w:val="32"/>
            <w:rPrChange w:id="4465" w:author="nidal saleh" w:date="2025-06-14T11:33:00Z">
              <w:rPr/>
            </w:rPrChange>
          </w:rPr>
          <w:t>:</w:t>
        </w:r>
      </w:ins>
    </w:p>
    <w:tbl>
      <w:tblPr>
        <w:tblW w:w="8736" w:type="dxa"/>
        <w:tblCellSpacing w:w="15" w:type="dxa"/>
        <w:tblInd w:w="871" w:type="dxa"/>
        <w:tblCellMar>
          <w:top w:w="15" w:type="dxa"/>
          <w:left w:w="15" w:type="dxa"/>
          <w:bottom w:w="15" w:type="dxa"/>
          <w:right w:w="15" w:type="dxa"/>
        </w:tblCellMar>
        <w:tblLook w:val="04A0" w:firstRow="1" w:lastRow="0" w:firstColumn="1" w:lastColumn="0" w:noHBand="0" w:noVBand="1"/>
        <w:tblPrChange w:id="4466" w:author="nidal saleh" w:date="2025-06-10T23:50: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3089"/>
        <w:gridCol w:w="5647"/>
        <w:tblGridChange w:id="4467">
          <w:tblGrid>
            <w:gridCol w:w="2468"/>
            <w:gridCol w:w="4005"/>
          </w:tblGrid>
        </w:tblGridChange>
      </w:tblGrid>
      <w:tr w:rsidR="00AA0125" w:rsidRPr="00A0707A" w14:paraId="0290BE86" w14:textId="77777777" w:rsidTr="00AA0125">
        <w:trPr>
          <w:trHeight w:val="421"/>
          <w:tblHeader/>
          <w:tblCellSpacing w:w="15" w:type="dxa"/>
          <w:ins w:id="4468" w:author="nidal saleh" w:date="2025-06-10T23:49:00Z"/>
          <w:trPrChange w:id="4469" w:author="nidal saleh" w:date="2025-06-10T23:50:00Z">
            <w:trPr>
              <w:tblHeader/>
              <w:tblCellSpacing w:w="15" w:type="dxa"/>
            </w:trPr>
          </w:trPrChange>
        </w:trPr>
        <w:tc>
          <w:tcPr>
            <w:tcW w:w="0" w:type="auto"/>
            <w:vAlign w:val="center"/>
            <w:hideMark/>
            <w:tcPrChange w:id="4470" w:author="nidal saleh" w:date="2025-06-10T23:50:00Z">
              <w:tcPr>
                <w:tcW w:w="0" w:type="auto"/>
                <w:vAlign w:val="center"/>
                <w:hideMark/>
              </w:tcPr>
            </w:tcPrChange>
          </w:tcPr>
          <w:p w14:paraId="64327EE8" w14:textId="77777777" w:rsidR="00AA0125" w:rsidRPr="00A0707A" w:rsidRDefault="00AA0125">
            <w:pPr>
              <w:bidi/>
              <w:rPr>
                <w:ins w:id="4471" w:author="nidal saleh" w:date="2025-06-10T23:49:00Z"/>
                <w:b/>
                <w:bCs/>
                <w:sz w:val="32"/>
                <w:szCs w:val="32"/>
                <w:rPrChange w:id="4472" w:author="nidal saleh" w:date="2025-06-14T11:33:00Z">
                  <w:rPr>
                    <w:ins w:id="4473" w:author="nidal saleh" w:date="2025-06-10T23:49:00Z"/>
                    <w:b/>
                    <w:bCs/>
                  </w:rPr>
                </w:rPrChange>
              </w:rPr>
              <w:pPrChange w:id="4474" w:author="nidal saleh" w:date="2025-06-10T23:49:00Z">
                <w:pPr>
                  <w:jc w:val="center"/>
                </w:pPr>
              </w:pPrChange>
            </w:pPr>
            <w:ins w:id="4475" w:author="nidal saleh" w:date="2025-06-10T23:49:00Z">
              <w:r w:rsidRPr="00A0707A">
                <w:rPr>
                  <w:b/>
                  <w:bCs/>
                  <w:sz w:val="32"/>
                  <w:szCs w:val="32"/>
                  <w:rtl/>
                  <w:rPrChange w:id="4476" w:author="nidal saleh" w:date="2025-06-14T11:33:00Z">
                    <w:rPr>
                      <w:b/>
                      <w:bCs/>
                      <w:rtl/>
                    </w:rPr>
                  </w:rPrChange>
                </w:rPr>
                <w:t>الأداة / اللغة</w:t>
              </w:r>
            </w:ins>
          </w:p>
        </w:tc>
        <w:tc>
          <w:tcPr>
            <w:tcW w:w="0" w:type="auto"/>
            <w:vAlign w:val="center"/>
            <w:hideMark/>
            <w:tcPrChange w:id="4477" w:author="nidal saleh" w:date="2025-06-10T23:50:00Z">
              <w:tcPr>
                <w:tcW w:w="0" w:type="auto"/>
                <w:vAlign w:val="center"/>
                <w:hideMark/>
              </w:tcPr>
            </w:tcPrChange>
          </w:tcPr>
          <w:p w14:paraId="003B6B51" w14:textId="77777777" w:rsidR="00AA0125" w:rsidRPr="00A0707A" w:rsidRDefault="00AA0125">
            <w:pPr>
              <w:bidi/>
              <w:rPr>
                <w:ins w:id="4478" w:author="nidal saleh" w:date="2025-06-10T23:49:00Z"/>
                <w:b/>
                <w:bCs/>
                <w:sz w:val="32"/>
                <w:szCs w:val="32"/>
                <w:rPrChange w:id="4479" w:author="nidal saleh" w:date="2025-06-14T11:33:00Z">
                  <w:rPr>
                    <w:ins w:id="4480" w:author="nidal saleh" w:date="2025-06-10T23:49:00Z"/>
                    <w:b/>
                    <w:bCs/>
                  </w:rPr>
                </w:rPrChange>
              </w:rPr>
              <w:pPrChange w:id="4481" w:author="nidal saleh" w:date="2025-06-10T23:49:00Z">
                <w:pPr>
                  <w:jc w:val="center"/>
                </w:pPr>
              </w:pPrChange>
            </w:pPr>
            <w:ins w:id="4482" w:author="nidal saleh" w:date="2025-06-10T23:49:00Z">
              <w:r w:rsidRPr="00A0707A">
                <w:rPr>
                  <w:b/>
                  <w:bCs/>
                  <w:sz w:val="32"/>
                  <w:szCs w:val="32"/>
                  <w:rtl/>
                  <w:rPrChange w:id="4483" w:author="nidal saleh" w:date="2025-06-14T11:33:00Z">
                    <w:rPr>
                      <w:b/>
                      <w:bCs/>
                      <w:rtl/>
                    </w:rPr>
                  </w:rPrChange>
                </w:rPr>
                <w:t>الاستخدام</w:t>
              </w:r>
            </w:ins>
          </w:p>
        </w:tc>
      </w:tr>
      <w:tr w:rsidR="00AA0125" w:rsidRPr="00A0707A" w14:paraId="2FF1BCA0" w14:textId="77777777" w:rsidTr="00AA0125">
        <w:trPr>
          <w:trHeight w:val="454"/>
          <w:tblCellSpacing w:w="15" w:type="dxa"/>
          <w:ins w:id="4484" w:author="nidal saleh" w:date="2025-06-10T23:49:00Z"/>
          <w:trPrChange w:id="4485" w:author="nidal saleh" w:date="2025-06-10T23:50:00Z">
            <w:trPr>
              <w:tblCellSpacing w:w="15" w:type="dxa"/>
            </w:trPr>
          </w:trPrChange>
        </w:trPr>
        <w:tc>
          <w:tcPr>
            <w:tcW w:w="0" w:type="auto"/>
            <w:vAlign w:val="center"/>
            <w:hideMark/>
            <w:tcPrChange w:id="4486" w:author="nidal saleh" w:date="2025-06-10T23:50:00Z">
              <w:tcPr>
                <w:tcW w:w="0" w:type="auto"/>
                <w:vAlign w:val="center"/>
                <w:hideMark/>
              </w:tcPr>
            </w:tcPrChange>
          </w:tcPr>
          <w:p w14:paraId="05E9C1B9" w14:textId="77777777" w:rsidR="00AA0125" w:rsidRPr="00A0707A" w:rsidRDefault="00AA0125">
            <w:pPr>
              <w:bidi/>
              <w:rPr>
                <w:ins w:id="4487" w:author="nidal saleh" w:date="2025-06-10T23:49:00Z"/>
                <w:sz w:val="32"/>
                <w:szCs w:val="32"/>
                <w:rPrChange w:id="4488" w:author="nidal saleh" w:date="2025-06-14T11:33:00Z">
                  <w:rPr>
                    <w:ins w:id="4489" w:author="nidal saleh" w:date="2025-06-10T23:49:00Z"/>
                  </w:rPr>
                </w:rPrChange>
              </w:rPr>
              <w:pPrChange w:id="4490" w:author="nidal saleh" w:date="2025-06-10T23:49:00Z">
                <w:pPr/>
              </w:pPrChange>
            </w:pPr>
            <w:ins w:id="4491" w:author="nidal saleh" w:date="2025-06-10T23:49:00Z">
              <w:r w:rsidRPr="00A0707A">
                <w:rPr>
                  <w:rStyle w:val="Strong"/>
                  <w:sz w:val="32"/>
                  <w:szCs w:val="32"/>
                  <w:rPrChange w:id="4492" w:author="nidal saleh" w:date="2025-06-14T11:33:00Z">
                    <w:rPr>
                      <w:rStyle w:val="Strong"/>
                    </w:rPr>
                  </w:rPrChange>
                </w:rPr>
                <w:t>Python</w:t>
              </w:r>
            </w:ins>
          </w:p>
        </w:tc>
        <w:tc>
          <w:tcPr>
            <w:tcW w:w="0" w:type="auto"/>
            <w:vAlign w:val="center"/>
            <w:hideMark/>
            <w:tcPrChange w:id="4493" w:author="nidal saleh" w:date="2025-06-10T23:50:00Z">
              <w:tcPr>
                <w:tcW w:w="0" w:type="auto"/>
                <w:vAlign w:val="center"/>
                <w:hideMark/>
              </w:tcPr>
            </w:tcPrChange>
          </w:tcPr>
          <w:p w14:paraId="73B98A0B" w14:textId="77777777" w:rsidR="00AA0125" w:rsidRPr="00A0707A" w:rsidRDefault="00AA0125">
            <w:pPr>
              <w:bidi/>
              <w:rPr>
                <w:ins w:id="4494" w:author="nidal saleh" w:date="2025-06-10T23:49:00Z"/>
                <w:sz w:val="32"/>
                <w:szCs w:val="32"/>
                <w:rPrChange w:id="4495" w:author="nidal saleh" w:date="2025-06-14T11:33:00Z">
                  <w:rPr>
                    <w:ins w:id="4496" w:author="nidal saleh" w:date="2025-06-10T23:49:00Z"/>
                  </w:rPr>
                </w:rPrChange>
              </w:rPr>
              <w:pPrChange w:id="4497" w:author="nidal saleh" w:date="2025-06-10T23:49:00Z">
                <w:pPr/>
              </w:pPrChange>
            </w:pPr>
            <w:ins w:id="4498" w:author="nidal saleh" w:date="2025-06-10T23:49:00Z">
              <w:r w:rsidRPr="00A0707A">
                <w:rPr>
                  <w:sz w:val="32"/>
                  <w:szCs w:val="32"/>
                  <w:rtl/>
                  <w:rPrChange w:id="4499" w:author="nidal saleh" w:date="2025-06-14T11:33:00Z">
                    <w:rPr>
                      <w:rtl/>
                    </w:rPr>
                  </w:rPrChange>
                </w:rPr>
                <w:t>اللغة الأساسية لتطوير النظام</w:t>
              </w:r>
            </w:ins>
          </w:p>
        </w:tc>
      </w:tr>
      <w:tr w:rsidR="00AA0125" w:rsidRPr="00A0707A" w14:paraId="7832341A" w14:textId="77777777" w:rsidTr="00AA0125">
        <w:trPr>
          <w:trHeight w:val="437"/>
          <w:tblCellSpacing w:w="15" w:type="dxa"/>
          <w:ins w:id="4500" w:author="nidal saleh" w:date="2025-06-10T23:49:00Z"/>
          <w:trPrChange w:id="4501" w:author="nidal saleh" w:date="2025-06-10T23:50:00Z">
            <w:trPr>
              <w:tblCellSpacing w:w="15" w:type="dxa"/>
            </w:trPr>
          </w:trPrChange>
        </w:trPr>
        <w:tc>
          <w:tcPr>
            <w:tcW w:w="0" w:type="auto"/>
            <w:vAlign w:val="center"/>
            <w:hideMark/>
            <w:tcPrChange w:id="4502" w:author="nidal saleh" w:date="2025-06-10T23:50:00Z">
              <w:tcPr>
                <w:tcW w:w="0" w:type="auto"/>
                <w:vAlign w:val="center"/>
                <w:hideMark/>
              </w:tcPr>
            </w:tcPrChange>
          </w:tcPr>
          <w:p w14:paraId="67DE024A" w14:textId="77777777" w:rsidR="00AA0125" w:rsidRPr="00A0707A" w:rsidRDefault="00AA0125">
            <w:pPr>
              <w:bidi/>
              <w:rPr>
                <w:ins w:id="4503" w:author="nidal saleh" w:date="2025-06-10T23:49:00Z"/>
                <w:sz w:val="32"/>
                <w:szCs w:val="32"/>
                <w:rPrChange w:id="4504" w:author="nidal saleh" w:date="2025-06-14T11:33:00Z">
                  <w:rPr>
                    <w:ins w:id="4505" w:author="nidal saleh" w:date="2025-06-10T23:49:00Z"/>
                  </w:rPr>
                </w:rPrChange>
              </w:rPr>
              <w:pPrChange w:id="4506" w:author="nidal saleh" w:date="2025-06-10T23:49:00Z">
                <w:pPr/>
              </w:pPrChange>
            </w:pPr>
            <w:ins w:id="4507" w:author="nidal saleh" w:date="2025-06-10T23:49:00Z">
              <w:r w:rsidRPr="00A0707A">
                <w:rPr>
                  <w:rStyle w:val="Strong"/>
                  <w:sz w:val="32"/>
                  <w:szCs w:val="32"/>
                  <w:rPrChange w:id="4508" w:author="nidal saleh" w:date="2025-06-14T11:33:00Z">
                    <w:rPr>
                      <w:rStyle w:val="Strong"/>
                    </w:rPr>
                  </w:rPrChange>
                </w:rPr>
                <w:t>OpenCV</w:t>
              </w:r>
            </w:ins>
          </w:p>
        </w:tc>
        <w:tc>
          <w:tcPr>
            <w:tcW w:w="0" w:type="auto"/>
            <w:vAlign w:val="center"/>
            <w:hideMark/>
            <w:tcPrChange w:id="4509" w:author="nidal saleh" w:date="2025-06-10T23:50:00Z">
              <w:tcPr>
                <w:tcW w:w="0" w:type="auto"/>
                <w:vAlign w:val="center"/>
                <w:hideMark/>
              </w:tcPr>
            </w:tcPrChange>
          </w:tcPr>
          <w:p w14:paraId="4B0ACB9D" w14:textId="77777777" w:rsidR="00AA0125" w:rsidRPr="00A0707A" w:rsidRDefault="00AA0125">
            <w:pPr>
              <w:bidi/>
              <w:rPr>
                <w:ins w:id="4510" w:author="nidal saleh" w:date="2025-06-10T23:49:00Z"/>
                <w:sz w:val="32"/>
                <w:szCs w:val="32"/>
                <w:rPrChange w:id="4511" w:author="nidal saleh" w:date="2025-06-14T11:33:00Z">
                  <w:rPr>
                    <w:ins w:id="4512" w:author="nidal saleh" w:date="2025-06-10T23:49:00Z"/>
                  </w:rPr>
                </w:rPrChange>
              </w:rPr>
              <w:pPrChange w:id="4513" w:author="nidal saleh" w:date="2025-06-10T23:49:00Z">
                <w:pPr/>
              </w:pPrChange>
            </w:pPr>
            <w:ins w:id="4514" w:author="nidal saleh" w:date="2025-06-10T23:49:00Z">
              <w:r w:rsidRPr="00A0707A">
                <w:rPr>
                  <w:sz w:val="32"/>
                  <w:szCs w:val="32"/>
                  <w:rtl/>
                  <w:rPrChange w:id="4515" w:author="nidal saleh" w:date="2025-06-14T11:33:00Z">
                    <w:rPr>
                      <w:rtl/>
                    </w:rPr>
                  </w:rPrChange>
                </w:rPr>
                <w:t>معالجة الصور والفيديو والتحليل اللحظي للوجه</w:t>
              </w:r>
            </w:ins>
          </w:p>
        </w:tc>
      </w:tr>
      <w:tr w:rsidR="00AA0125" w:rsidRPr="00A0707A" w14:paraId="182B71BA" w14:textId="77777777" w:rsidTr="00AA0125">
        <w:trPr>
          <w:trHeight w:val="454"/>
          <w:tblCellSpacing w:w="15" w:type="dxa"/>
          <w:ins w:id="4516" w:author="nidal saleh" w:date="2025-06-10T23:49:00Z"/>
          <w:trPrChange w:id="4517" w:author="nidal saleh" w:date="2025-06-10T23:50:00Z">
            <w:trPr>
              <w:tblCellSpacing w:w="15" w:type="dxa"/>
            </w:trPr>
          </w:trPrChange>
        </w:trPr>
        <w:tc>
          <w:tcPr>
            <w:tcW w:w="0" w:type="auto"/>
            <w:vAlign w:val="center"/>
            <w:hideMark/>
            <w:tcPrChange w:id="4518" w:author="nidal saleh" w:date="2025-06-10T23:50:00Z">
              <w:tcPr>
                <w:tcW w:w="0" w:type="auto"/>
                <w:vAlign w:val="center"/>
                <w:hideMark/>
              </w:tcPr>
            </w:tcPrChange>
          </w:tcPr>
          <w:p w14:paraId="3905C321" w14:textId="77777777" w:rsidR="00AA0125" w:rsidRPr="00A0707A" w:rsidRDefault="00AA0125">
            <w:pPr>
              <w:bidi/>
              <w:rPr>
                <w:ins w:id="4519" w:author="nidal saleh" w:date="2025-06-10T23:49:00Z"/>
                <w:sz w:val="32"/>
                <w:szCs w:val="32"/>
                <w:rPrChange w:id="4520" w:author="nidal saleh" w:date="2025-06-14T11:33:00Z">
                  <w:rPr>
                    <w:ins w:id="4521" w:author="nidal saleh" w:date="2025-06-10T23:49:00Z"/>
                  </w:rPr>
                </w:rPrChange>
              </w:rPr>
              <w:pPrChange w:id="4522" w:author="nidal saleh" w:date="2025-06-10T23:49:00Z">
                <w:pPr/>
              </w:pPrChange>
            </w:pPr>
            <w:proofErr w:type="spellStart"/>
            <w:ins w:id="4523" w:author="nidal saleh" w:date="2025-06-10T23:49:00Z">
              <w:r w:rsidRPr="00A0707A">
                <w:rPr>
                  <w:rStyle w:val="Strong"/>
                  <w:sz w:val="32"/>
                  <w:szCs w:val="32"/>
                  <w:rPrChange w:id="4524" w:author="nidal saleh" w:date="2025-06-14T11:33:00Z">
                    <w:rPr>
                      <w:rStyle w:val="Strong"/>
                    </w:rPr>
                  </w:rPrChange>
                </w:rPr>
                <w:t>Dlib</w:t>
              </w:r>
              <w:proofErr w:type="spellEnd"/>
            </w:ins>
          </w:p>
        </w:tc>
        <w:tc>
          <w:tcPr>
            <w:tcW w:w="0" w:type="auto"/>
            <w:vAlign w:val="center"/>
            <w:hideMark/>
            <w:tcPrChange w:id="4525" w:author="nidal saleh" w:date="2025-06-10T23:50:00Z">
              <w:tcPr>
                <w:tcW w:w="0" w:type="auto"/>
                <w:vAlign w:val="center"/>
                <w:hideMark/>
              </w:tcPr>
            </w:tcPrChange>
          </w:tcPr>
          <w:p w14:paraId="2D1BA23B" w14:textId="77777777" w:rsidR="00AA0125" w:rsidRPr="00A0707A" w:rsidRDefault="00AA0125">
            <w:pPr>
              <w:bidi/>
              <w:rPr>
                <w:ins w:id="4526" w:author="nidal saleh" w:date="2025-06-10T23:49:00Z"/>
                <w:sz w:val="32"/>
                <w:szCs w:val="32"/>
                <w:rPrChange w:id="4527" w:author="nidal saleh" w:date="2025-06-14T11:33:00Z">
                  <w:rPr>
                    <w:ins w:id="4528" w:author="nidal saleh" w:date="2025-06-10T23:49:00Z"/>
                  </w:rPr>
                </w:rPrChange>
              </w:rPr>
              <w:pPrChange w:id="4529" w:author="nidal saleh" w:date="2025-06-10T23:49:00Z">
                <w:pPr/>
              </w:pPrChange>
            </w:pPr>
            <w:ins w:id="4530" w:author="nidal saleh" w:date="2025-06-10T23:49:00Z">
              <w:r w:rsidRPr="00A0707A">
                <w:rPr>
                  <w:sz w:val="32"/>
                  <w:szCs w:val="32"/>
                  <w:rtl/>
                  <w:rPrChange w:id="4531" w:author="nidal saleh" w:date="2025-06-14T11:33:00Z">
                    <w:rPr>
                      <w:rtl/>
                    </w:rPr>
                  </w:rPrChange>
                </w:rPr>
                <w:t>الكشف عن معالم الوجه (68 نقطة) وتحليل تعابيره</w:t>
              </w:r>
            </w:ins>
          </w:p>
        </w:tc>
      </w:tr>
      <w:tr w:rsidR="00AA0125" w:rsidRPr="00A0707A" w14:paraId="01E0CED4" w14:textId="77777777" w:rsidTr="00AA0125">
        <w:trPr>
          <w:trHeight w:val="437"/>
          <w:tblCellSpacing w:w="15" w:type="dxa"/>
          <w:ins w:id="4532" w:author="nidal saleh" w:date="2025-06-10T23:49:00Z"/>
          <w:trPrChange w:id="4533" w:author="nidal saleh" w:date="2025-06-10T23:50:00Z">
            <w:trPr>
              <w:tblCellSpacing w:w="15" w:type="dxa"/>
            </w:trPr>
          </w:trPrChange>
        </w:trPr>
        <w:tc>
          <w:tcPr>
            <w:tcW w:w="0" w:type="auto"/>
            <w:vAlign w:val="center"/>
            <w:hideMark/>
            <w:tcPrChange w:id="4534" w:author="nidal saleh" w:date="2025-06-10T23:50:00Z">
              <w:tcPr>
                <w:tcW w:w="0" w:type="auto"/>
                <w:vAlign w:val="center"/>
                <w:hideMark/>
              </w:tcPr>
            </w:tcPrChange>
          </w:tcPr>
          <w:p w14:paraId="55B69A33" w14:textId="77777777" w:rsidR="00AA0125" w:rsidRPr="00A0707A" w:rsidRDefault="00AA0125">
            <w:pPr>
              <w:bidi/>
              <w:rPr>
                <w:ins w:id="4535" w:author="nidal saleh" w:date="2025-06-10T23:49:00Z"/>
                <w:sz w:val="32"/>
                <w:szCs w:val="32"/>
                <w:rPrChange w:id="4536" w:author="nidal saleh" w:date="2025-06-14T11:33:00Z">
                  <w:rPr>
                    <w:ins w:id="4537" w:author="nidal saleh" w:date="2025-06-10T23:49:00Z"/>
                  </w:rPr>
                </w:rPrChange>
              </w:rPr>
              <w:pPrChange w:id="4538" w:author="nidal saleh" w:date="2025-06-10T23:49:00Z">
                <w:pPr/>
              </w:pPrChange>
            </w:pPr>
            <w:proofErr w:type="spellStart"/>
            <w:ins w:id="4539" w:author="nidal saleh" w:date="2025-06-10T23:49:00Z">
              <w:r w:rsidRPr="00A0707A">
                <w:rPr>
                  <w:rStyle w:val="Strong"/>
                  <w:sz w:val="32"/>
                  <w:szCs w:val="32"/>
                  <w:rPrChange w:id="4540" w:author="nidal saleh" w:date="2025-06-14T11:33:00Z">
                    <w:rPr>
                      <w:rStyle w:val="Strong"/>
                    </w:rPr>
                  </w:rPrChange>
                </w:rPr>
                <w:t>MediaPipe</w:t>
              </w:r>
              <w:proofErr w:type="spellEnd"/>
            </w:ins>
          </w:p>
        </w:tc>
        <w:tc>
          <w:tcPr>
            <w:tcW w:w="0" w:type="auto"/>
            <w:vAlign w:val="center"/>
            <w:hideMark/>
            <w:tcPrChange w:id="4541" w:author="nidal saleh" w:date="2025-06-10T23:50:00Z">
              <w:tcPr>
                <w:tcW w:w="0" w:type="auto"/>
                <w:vAlign w:val="center"/>
                <w:hideMark/>
              </w:tcPr>
            </w:tcPrChange>
          </w:tcPr>
          <w:p w14:paraId="5946881E" w14:textId="77777777" w:rsidR="00AA0125" w:rsidRPr="00A0707A" w:rsidRDefault="00AA0125">
            <w:pPr>
              <w:bidi/>
              <w:rPr>
                <w:ins w:id="4542" w:author="nidal saleh" w:date="2025-06-10T23:49:00Z"/>
                <w:sz w:val="32"/>
                <w:szCs w:val="32"/>
                <w:rPrChange w:id="4543" w:author="nidal saleh" w:date="2025-06-14T11:33:00Z">
                  <w:rPr>
                    <w:ins w:id="4544" w:author="nidal saleh" w:date="2025-06-10T23:49:00Z"/>
                  </w:rPr>
                </w:rPrChange>
              </w:rPr>
              <w:pPrChange w:id="4545" w:author="nidal saleh" w:date="2025-06-10T23:49:00Z">
                <w:pPr/>
              </w:pPrChange>
            </w:pPr>
            <w:ins w:id="4546" w:author="nidal saleh" w:date="2025-06-10T23:49:00Z">
              <w:r w:rsidRPr="00A0707A">
                <w:rPr>
                  <w:sz w:val="32"/>
                  <w:szCs w:val="32"/>
                  <w:rtl/>
                  <w:rPrChange w:id="4547" w:author="nidal saleh" w:date="2025-06-14T11:33:00Z">
                    <w:rPr>
                      <w:rtl/>
                    </w:rPr>
                  </w:rPrChange>
                </w:rPr>
                <w:t>كشف وتتبع اليدين في الإطار لتحديد الانشغال اليدوي</w:t>
              </w:r>
            </w:ins>
          </w:p>
        </w:tc>
      </w:tr>
      <w:tr w:rsidR="00AA0125" w:rsidRPr="00A0707A" w14:paraId="19F6A46B" w14:textId="77777777" w:rsidTr="00AA0125">
        <w:trPr>
          <w:trHeight w:val="454"/>
          <w:tblCellSpacing w:w="15" w:type="dxa"/>
          <w:ins w:id="4548" w:author="nidal saleh" w:date="2025-06-10T23:49:00Z"/>
          <w:trPrChange w:id="4549" w:author="nidal saleh" w:date="2025-06-10T23:50:00Z">
            <w:trPr>
              <w:tblCellSpacing w:w="15" w:type="dxa"/>
            </w:trPr>
          </w:trPrChange>
        </w:trPr>
        <w:tc>
          <w:tcPr>
            <w:tcW w:w="0" w:type="auto"/>
            <w:vAlign w:val="center"/>
            <w:hideMark/>
            <w:tcPrChange w:id="4550" w:author="nidal saleh" w:date="2025-06-10T23:50:00Z">
              <w:tcPr>
                <w:tcW w:w="0" w:type="auto"/>
                <w:vAlign w:val="center"/>
                <w:hideMark/>
              </w:tcPr>
            </w:tcPrChange>
          </w:tcPr>
          <w:p w14:paraId="286B4C05" w14:textId="77777777" w:rsidR="00AA0125" w:rsidRPr="00A0707A" w:rsidRDefault="00AA0125">
            <w:pPr>
              <w:bidi/>
              <w:rPr>
                <w:ins w:id="4551" w:author="nidal saleh" w:date="2025-06-10T23:49:00Z"/>
                <w:sz w:val="32"/>
                <w:szCs w:val="32"/>
                <w:rPrChange w:id="4552" w:author="nidal saleh" w:date="2025-06-14T11:33:00Z">
                  <w:rPr>
                    <w:ins w:id="4553" w:author="nidal saleh" w:date="2025-06-10T23:49:00Z"/>
                  </w:rPr>
                </w:rPrChange>
              </w:rPr>
              <w:pPrChange w:id="4554" w:author="nidal saleh" w:date="2025-06-10T23:49:00Z">
                <w:pPr/>
              </w:pPrChange>
            </w:pPr>
            <w:ins w:id="4555" w:author="nidal saleh" w:date="2025-06-10T23:49:00Z">
              <w:r w:rsidRPr="00A0707A">
                <w:rPr>
                  <w:rStyle w:val="Strong"/>
                  <w:sz w:val="32"/>
                  <w:szCs w:val="32"/>
                  <w:rPrChange w:id="4556" w:author="nidal saleh" w:date="2025-06-14T11:33:00Z">
                    <w:rPr>
                      <w:rStyle w:val="Strong"/>
                    </w:rPr>
                  </w:rPrChange>
                </w:rPr>
                <w:t>NumPy</w:t>
              </w:r>
            </w:ins>
          </w:p>
        </w:tc>
        <w:tc>
          <w:tcPr>
            <w:tcW w:w="0" w:type="auto"/>
            <w:vAlign w:val="center"/>
            <w:hideMark/>
            <w:tcPrChange w:id="4557" w:author="nidal saleh" w:date="2025-06-10T23:50:00Z">
              <w:tcPr>
                <w:tcW w:w="0" w:type="auto"/>
                <w:vAlign w:val="center"/>
                <w:hideMark/>
              </w:tcPr>
            </w:tcPrChange>
          </w:tcPr>
          <w:p w14:paraId="37502DB7" w14:textId="77777777" w:rsidR="00AA0125" w:rsidRPr="00A0707A" w:rsidRDefault="00AA0125">
            <w:pPr>
              <w:bidi/>
              <w:rPr>
                <w:ins w:id="4558" w:author="nidal saleh" w:date="2025-06-10T23:49:00Z"/>
                <w:sz w:val="32"/>
                <w:szCs w:val="32"/>
                <w:rPrChange w:id="4559" w:author="nidal saleh" w:date="2025-06-14T11:33:00Z">
                  <w:rPr>
                    <w:ins w:id="4560" w:author="nidal saleh" w:date="2025-06-10T23:49:00Z"/>
                  </w:rPr>
                </w:rPrChange>
              </w:rPr>
              <w:pPrChange w:id="4561" w:author="nidal saleh" w:date="2025-06-10T23:49:00Z">
                <w:pPr/>
              </w:pPrChange>
            </w:pPr>
            <w:ins w:id="4562" w:author="nidal saleh" w:date="2025-06-10T23:49:00Z">
              <w:r w:rsidRPr="00A0707A">
                <w:rPr>
                  <w:sz w:val="32"/>
                  <w:szCs w:val="32"/>
                  <w:rtl/>
                  <w:rPrChange w:id="4563" w:author="nidal saleh" w:date="2025-06-14T11:33:00Z">
                    <w:rPr>
                      <w:rtl/>
                    </w:rPr>
                  </w:rPrChange>
                </w:rPr>
                <w:t>العمليات الرياضية على الصور والنقاط</w:t>
              </w:r>
            </w:ins>
          </w:p>
        </w:tc>
      </w:tr>
      <w:tr w:rsidR="00AA0125" w:rsidRPr="00A0707A" w14:paraId="0D51B5FE" w14:textId="77777777" w:rsidTr="00AA0125">
        <w:trPr>
          <w:trHeight w:val="437"/>
          <w:tblCellSpacing w:w="15" w:type="dxa"/>
          <w:ins w:id="4564" w:author="nidal saleh" w:date="2025-06-10T23:49:00Z"/>
          <w:trPrChange w:id="4565" w:author="nidal saleh" w:date="2025-06-10T23:50:00Z">
            <w:trPr>
              <w:tblCellSpacing w:w="15" w:type="dxa"/>
            </w:trPr>
          </w:trPrChange>
        </w:trPr>
        <w:tc>
          <w:tcPr>
            <w:tcW w:w="0" w:type="auto"/>
            <w:vAlign w:val="center"/>
            <w:hideMark/>
            <w:tcPrChange w:id="4566" w:author="nidal saleh" w:date="2025-06-10T23:50:00Z">
              <w:tcPr>
                <w:tcW w:w="0" w:type="auto"/>
                <w:vAlign w:val="center"/>
                <w:hideMark/>
              </w:tcPr>
            </w:tcPrChange>
          </w:tcPr>
          <w:p w14:paraId="260E55AB" w14:textId="77777777" w:rsidR="00AA0125" w:rsidRPr="00A0707A" w:rsidRDefault="00AA0125">
            <w:pPr>
              <w:bidi/>
              <w:rPr>
                <w:ins w:id="4567" w:author="nidal saleh" w:date="2025-06-10T23:49:00Z"/>
                <w:sz w:val="32"/>
                <w:szCs w:val="32"/>
                <w:rPrChange w:id="4568" w:author="nidal saleh" w:date="2025-06-14T11:33:00Z">
                  <w:rPr>
                    <w:ins w:id="4569" w:author="nidal saleh" w:date="2025-06-10T23:49:00Z"/>
                  </w:rPr>
                </w:rPrChange>
              </w:rPr>
              <w:pPrChange w:id="4570" w:author="nidal saleh" w:date="2025-06-10T23:49:00Z">
                <w:pPr/>
              </w:pPrChange>
            </w:pPr>
            <w:proofErr w:type="spellStart"/>
            <w:ins w:id="4571" w:author="nidal saleh" w:date="2025-06-10T23:49:00Z">
              <w:r w:rsidRPr="00A0707A">
                <w:rPr>
                  <w:rStyle w:val="Strong"/>
                  <w:sz w:val="32"/>
                  <w:szCs w:val="32"/>
                  <w:rPrChange w:id="4572" w:author="nidal saleh" w:date="2025-06-14T11:33:00Z">
                    <w:rPr>
                      <w:rStyle w:val="Strong"/>
                    </w:rPr>
                  </w:rPrChange>
                </w:rPr>
                <w:t>Pygame</w:t>
              </w:r>
              <w:proofErr w:type="spellEnd"/>
            </w:ins>
          </w:p>
        </w:tc>
        <w:tc>
          <w:tcPr>
            <w:tcW w:w="0" w:type="auto"/>
            <w:vAlign w:val="center"/>
            <w:hideMark/>
            <w:tcPrChange w:id="4573" w:author="nidal saleh" w:date="2025-06-10T23:50:00Z">
              <w:tcPr>
                <w:tcW w:w="0" w:type="auto"/>
                <w:vAlign w:val="center"/>
                <w:hideMark/>
              </w:tcPr>
            </w:tcPrChange>
          </w:tcPr>
          <w:p w14:paraId="0EF94ED3" w14:textId="77777777" w:rsidR="00AA0125" w:rsidRPr="00A0707A" w:rsidRDefault="00AA0125">
            <w:pPr>
              <w:bidi/>
              <w:rPr>
                <w:ins w:id="4574" w:author="nidal saleh" w:date="2025-06-10T23:49:00Z"/>
                <w:sz w:val="32"/>
                <w:szCs w:val="32"/>
                <w:rPrChange w:id="4575" w:author="nidal saleh" w:date="2025-06-14T11:33:00Z">
                  <w:rPr>
                    <w:ins w:id="4576" w:author="nidal saleh" w:date="2025-06-10T23:49:00Z"/>
                  </w:rPr>
                </w:rPrChange>
              </w:rPr>
              <w:pPrChange w:id="4577" w:author="nidal saleh" w:date="2025-06-10T23:49:00Z">
                <w:pPr/>
              </w:pPrChange>
            </w:pPr>
            <w:ins w:id="4578" w:author="nidal saleh" w:date="2025-06-10T23:49:00Z">
              <w:r w:rsidRPr="00A0707A">
                <w:rPr>
                  <w:sz w:val="32"/>
                  <w:szCs w:val="32"/>
                  <w:rtl/>
                  <w:rPrChange w:id="4579" w:author="nidal saleh" w:date="2025-06-14T11:33:00Z">
                    <w:rPr>
                      <w:rtl/>
                    </w:rPr>
                  </w:rPrChange>
                </w:rPr>
                <w:t>تشغيل الإنذارات الصوتية</w:t>
              </w:r>
            </w:ins>
          </w:p>
        </w:tc>
      </w:tr>
      <w:tr w:rsidR="00AA0125" w:rsidRPr="00A0707A" w14:paraId="657841C1" w14:textId="77777777" w:rsidTr="00AA0125">
        <w:trPr>
          <w:trHeight w:val="437"/>
          <w:tblCellSpacing w:w="15" w:type="dxa"/>
          <w:ins w:id="4580" w:author="nidal saleh" w:date="2025-06-10T23:49:00Z"/>
          <w:trPrChange w:id="4581" w:author="nidal saleh" w:date="2025-06-10T23:50:00Z">
            <w:trPr>
              <w:tblCellSpacing w:w="15" w:type="dxa"/>
            </w:trPr>
          </w:trPrChange>
        </w:trPr>
        <w:tc>
          <w:tcPr>
            <w:tcW w:w="0" w:type="auto"/>
            <w:vAlign w:val="center"/>
            <w:hideMark/>
            <w:tcPrChange w:id="4582" w:author="nidal saleh" w:date="2025-06-10T23:50:00Z">
              <w:tcPr>
                <w:tcW w:w="0" w:type="auto"/>
                <w:vAlign w:val="center"/>
                <w:hideMark/>
              </w:tcPr>
            </w:tcPrChange>
          </w:tcPr>
          <w:p w14:paraId="12BF93BD" w14:textId="77777777" w:rsidR="00AA0125" w:rsidRPr="00A0707A" w:rsidRDefault="00AA0125">
            <w:pPr>
              <w:bidi/>
              <w:rPr>
                <w:ins w:id="4583" w:author="nidal saleh" w:date="2025-06-10T23:49:00Z"/>
                <w:sz w:val="32"/>
                <w:szCs w:val="32"/>
                <w:rPrChange w:id="4584" w:author="nidal saleh" w:date="2025-06-14T11:33:00Z">
                  <w:rPr>
                    <w:ins w:id="4585" w:author="nidal saleh" w:date="2025-06-10T23:49:00Z"/>
                  </w:rPr>
                </w:rPrChange>
              </w:rPr>
              <w:pPrChange w:id="4586" w:author="nidal saleh" w:date="2025-06-10T23:49:00Z">
                <w:pPr/>
              </w:pPrChange>
            </w:pPr>
            <w:ins w:id="4587" w:author="nidal saleh" w:date="2025-06-10T23:49:00Z">
              <w:r w:rsidRPr="00A0707A">
                <w:rPr>
                  <w:rStyle w:val="Strong"/>
                  <w:sz w:val="32"/>
                  <w:szCs w:val="32"/>
                  <w:rPrChange w:id="4588" w:author="nidal saleh" w:date="2025-06-14T11:33:00Z">
                    <w:rPr>
                      <w:rStyle w:val="Strong"/>
                    </w:rPr>
                  </w:rPrChange>
                </w:rPr>
                <w:t>SQLite</w:t>
              </w:r>
            </w:ins>
          </w:p>
        </w:tc>
        <w:tc>
          <w:tcPr>
            <w:tcW w:w="0" w:type="auto"/>
            <w:vAlign w:val="center"/>
            <w:hideMark/>
            <w:tcPrChange w:id="4589" w:author="nidal saleh" w:date="2025-06-10T23:50:00Z">
              <w:tcPr>
                <w:tcW w:w="0" w:type="auto"/>
                <w:vAlign w:val="center"/>
                <w:hideMark/>
              </w:tcPr>
            </w:tcPrChange>
          </w:tcPr>
          <w:p w14:paraId="5A93718E" w14:textId="77777777" w:rsidR="00AA0125" w:rsidRPr="00A0707A" w:rsidRDefault="00AA0125">
            <w:pPr>
              <w:bidi/>
              <w:rPr>
                <w:ins w:id="4590" w:author="nidal saleh" w:date="2025-06-10T23:49:00Z"/>
                <w:sz w:val="32"/>
                <w:szCs w:val="32"/>
                <w:rPrChange w:id="4591" w:author="nidal saleh" w:date="2025-06-14T11:33:00Z">
                  <w:rPr>
                    <w:ins w:id="4592" w:author="nidal saleh" w:date="2025-06-10T23:49:00Z"/>
                  </w:rPr>
                </w:rPrChange>
              </w:rPr>
              <w:pPrChange w:id="4593" w:author="nidal saleh" w:date="2025-06-10T23:49:00Z">
                <w:pPr/>
              </w:pPrChange>
            </w:pPr>
            <w:ins w:id="4594" w:author="nidal saleh" w:date="2025-06-10T23:49:00Z">
              <w:r w:rsidRPr="00A0707A">
                <w:rPr>
                  <w:sz w:val="32"/>
                  <w:szCs w:val="32"/>
                  <w:rtl/>
                  <w:rPrChange w:id="4595" w:author="nidal saleh" w:date="2025-06-14T11:33:00Z">
                    <w:rPr>
                      <w:rtl/>
                    </w:rPr>
                  </w:rPrChange>
                </w:rPr>
                <w:t>تخزين بيانات التشتت في قاعدة بيانات محلية</w:t>
              </w:r>
            </w:ins>
          </w:p>
        </w:tc>
      </w:tr>
      <w:tr w:rsidR="00AA0125" w:rsidRPr="00A0707A" w14:paraId="688B200A" w14:textId="77777777" w:rsidTr="00AA0125">
        <w:trPr>
          <w:trHeight w:val="454"/>
          <w:tblCellSpacing w:w="15" w:type="dxa"/>
          <w:ins w:id="4596" w:author="nidal saleh" w:date="2025-06-10T23:49:00Z"/>
          <w:trPrChange w:id="4597" w:author="nidal saleh" w:date="2025-06-10T23:50:00Z">
            <w:trPr>
              <w:tblCellSpacing w:w="15" w:type="dxa"/>
            </w:trPr>
          </w:trPrChange>
        </w:trPr>
        <w:tc>
          <w:tcPr>
            <w:tcW w:w="0" w:type="auto"/>
            <w:vAlign w:val="center"/>
            <w:hideMark/>
            <w:tcPrChange w:id="4598" w:author="nidal saleh" w:date="2025-06-10T23:50:00Z">
              <w:tcPr>
                <w:tcW w:w="0" w:type="auto"/>
                <w:vAlign w:val="center"/>
                <w:hideMark/>
              </w:tcPr>
            </w:tcPrChange>
          </w:tcPr>
          <w:p w14:paraId="517F7BE7" w14:textId="77777777" w:rsidR="00AA0125" w:rsidRPr="00A0707A" w:rsidRDefault="00AA0125">
            <w:pPr>
              <w:bidi/>
              <w:rPr>
                <w:ins w:id="4599" w:author="nidal saleh" w:date="2025-06-10T23:49:00Z"/>
                <w:sz w:val="32"/>
                <w:szCs w:val="32"/>
                <w:rPrChange w:id="4600" w:author="nidal saleh" w:date="2025-06-14T11:33:00Z">
                  <w:rPr>
                    <w:ins w:id="4601" w:author="nidal saleh" w:date="2025-06-10T23:49:00Z"/>
                  </w:rPr>
                </w:rPrChange>
              </w:rPr>
              <w:pPrChange w:id="4602" w:author="nidal saleh" w:date="2025-06-10T23:49:00Z">
                <w:pPr/>
              </w:pPrChange>
            </w:pPr>
            <w:proofErr w:type="spellStart"/>
            <w:ins w:id="4603" w:author="nidal saleh" w:date="2025-06-10T23:49:00Z">
              <w:r w:rsidRPr="00A0707A">
                <w:rPr>
                  <w:rStyle w:val="Strong"/>
                  <w:sz w:val="32"/>
                  <w:szCs w:val="32"/>
                  <w:rPrChange w:id="4604" w:author="nidal saleh" w:date="2025-06-14T11:33:00Z">
                    <w:rPr>
                      <w:rStyle w:val="Strong"/>
                    </w:rPr>
                  </w:rPrChange>
                </w:rPr>
                <w:t>Tkinter</w:t>
              </w:r>
              <w:proofErr w:type="spellEnd"/>
            </w:ins>
          </w:p>
        </w:tc>
        <w:tc>
          <w:tcPr>
            <w:tcW w:w="0" w:type="auto"/>
            <w:vAlign w:val="center"/>
            <w:hideMark/>
            <w:tcPrChange w:id="4605" w:author="nidal saleh" w:date="2025-06-10T23:50:00Z">
              <w:tcPr>
                <w:tcW w:w="0" w:type="auto"/>
                <w:vAlign w:val="center"/>
                <w:hideMark/>
              </w:tcPr>
            </w:tcPrChange>
          </w:tcPr>
          <w:p w14:paraId="22C13140" w14:textId="77777777" w:rsidR="00AA0125" w:rsidRPr="00A0707A" w:rsidRDefault="00AA0125">
            <w:pPr>
              <w:bidi/>
              <w:rPr>
                <w:ins w:id="4606" w:author="nidal saleh" w:date="2025-06-10T23:49:00Z"/>
                <w:sz w:val="32"/>
                <w:szCs w:val="32"/>
                <w:rPrChange w:id="4607" w:author="nidal saleh" w:date="2025-06-14T11:33:00Z">
                  <w:rPr>
                    <w:ins w:id="4608" w:author="nidal saleh" w:date="2025-06-10T23:49:00Z"/>
                  </w:rPr>
                </w:rPrChange>
              </w:rPr>
              <w:pPrChange w:id="4609" w:author="nidal saleh" w:date="2025-06-10T23:49:00Z">
                <w:pPr/>
              </w:pPrChange>
            </w:pPr>
            <w:ins w:id="4610" w:author="nidal saleh" w:date="2025-06-10T23:49:00Z">
              <w:r w:rsidRPr="00A0707A">
                <w:rPr>
                  <w:sz w:val="32"/>
                  <w:szCs w:val="32"/>
                  <w:rtl/>
                  <w:rPrChange w:id="4611" w:author="nidal saleh" w:date="2025-06-14T11:33:00Z">
                    <w:rPr>
                      <w:rtl/>
                    </w:rPr>
                  </w:rPrChange>
                </w:rPr>
                <w:t>بناء واجهة المستخدم الرسومية</w:t>
              </w:r>
            </w:ins>
          </w:p>
        </w:tc>
      </w:tr>
      <w:tr w:rsidR="00AA0125" w:rsidRPr="00A0707A" w14:paraId="3FD2C8BE" w14:textId="77777777" w:rsidTr="00AA0125">
        <w:trPr>
          <w:trHeight w:val="437"/>
          <w:tblCellSpacing w:w="15" w:type="dxa"/>
          <w:ins w:id="4612" w:author="nidal saleh" w:date="2025-06-10T23:49:00Z"/>
          <w:trPrChange w:id="4613" w:author="nidal saleh" w:date="2025-06-10T23:50:00Z">
            <w:trPr>
              <w:tblCellSpacing w:w="15" w:type="dxa"/>
            </w:trPr>
          </w:trPrChange>
        </w:trPr>
        <w:tc>
          <w:tcPr>
            <w:tcW w:w="0" w:type="auto"/>
            <w:vAlign w:val="center"/>
            <w:hideMark/>
            <w:tcPrChange w:id="4614" w:author="nidal saleh" w:date="2025-06-10T23:50:00Z">
              <w:tcPr>
                <w:tcW w:w="0" w:type="auto"/>
                <w:vAlign w:val="center"/>
                <w:hideMark/>
              </w:tcPr>
            </w:tcPrChange>
          </w:tcPr>
          <w:p w14:paraId="3C591DE3" w14:textId="77777777" w:rsidR="00AA0125" w:rsidRPr="00A0707A" w:rsidRDefault="00AA0125">
            <w:pPr>
              <w:bidi/>
              <w:rPr>
                <w:ins w:id="4615" w:author="nidal saleh" w:date="2025-06-10T23:49:00Z"/>
                <w:sz w:val="32"/>
                <w:szCs w:val="32"/>
                <w:rPrChange w:id="4616" w:author="nidal saleh" w:date="2025-06-14T11:33:00Z">
                  <w:rPr>
                    <w:ins w:id="4617" w:author="nidal saleh" w:date="2025-06-10T23:49:00Z"/>
                  </w:rPr>
                </w:rPrChange>
              </w:rPr>
              <w:pPrChange w:id="4618" w:author="nidal saleh" w:date="2025-06-10T23:49:00Z">
                <w:pPr/>
              </w:pPrChange>
            </w:pPr>
            <w:proofErr w:type="spellStart"/>
            <w:ins w:id="4619" w:author="nidal saleh" w:date="2025-06-10T23:49:00Z">
              <w:r w:rsidRPr="00A0707A">
                <w:rPr>
                  <w:rStyle w:val="Strong"/>
                  <w:sz w:val="32"/>
                  <w:szCs w:val="32"/>
                  <w:rPrChange w:id="4620" w:author="nidal saleh" w:date="2025-06-14T11:33:00Z">
                    <w:rPr>
                      <w:rStyle w:val="Strong"/>
                    </w:rPr>
                  </w:rPrChange>
                </w:rPr>
                <w:t>ReportLab</w:t>
              </w:r>
              <w:proofErr w:type="spellEnd"/>
            </w:ins>
          </w:p>
        </w:tc>
        <w:tc>
          <w:tcPr>
            <w:tcW w:w="0" w:type="auto"/>
            <w:vAlign w:val="center"/>
            <w:hideMark/>
            <w:tcPrChange w:id="4621" w:author="nidal saleh" w:date="2025-06-10T23:50:00Z">
              <w:tcPr>
                <w:tcW w:w="0" w:type="auto"/>
                <w:vAlign w:val="center"/>
                <w:hideMark/>
              </w:tcPr>
            </w:tcPrChange>
          </w:tcPr>
          <w:p w14:paraId="41DC69C7" w14:textId="77777777" w:rsidR="00AA0125" w:rsidRPr="00A0707A" w:rsidRDefault="00AA0125">
            <w:pPr>
              <w:bidi/>
              <w:rPr>
                <w:ins w:id="4622" w:author="nidal saleh" w:date="2025-06-10T23:49:00Z"/>
                <w:sz w:val="32"/>
                <w:szCs w:val="32"/>
                <w:rPrChange w:id="4623" w:author="nidal saleh" w:date="2025-06-14T11:33:00Z">
                  <w:rPr>
                    <w:ins w:id="4624" w:author="nidal saleh" w:date="2025-06-10T23:49:00Z"/>
                  </w:rPr>
                </w:rPrChange>
              </w:rPr>
              <w:pPrChange w:id="4625" w:author="nidal saleh" w:date="2025-06-10T23:49:00Z">
                <w:pPr/>
              </w:pPrChange>
            </w:pPr>
            <w:ins w:id="4626" w:author="nidal saleh" w:date="2025-06-10T23:49:00Z">
              <w:r w:rsidRPr="00A0707A">
                <w:rPr>
                  <w:sz w:val="32"/>
                  <w:szCs w:val="32"/>
                  <w:rtl/>
                  <w:rPrChange w:id="4627" w:author="nidal saleh" w:date="2025-06-14T11:33:00Z">
                    <w:rPr>
                      <w:rtl/>
                    </w:rPr>
                  </w:rPrChange>
                </w:rPr>
                <w:t>توليد تقارير</w:t>
              </w:r>
              <w:r w:rsidRPr="00A0707A">
                <w:rPr>
                  <w:sz w:val="32"/>
                  <w:szCs w:val="32"/>
                  <w:rPrChange w:id="4628" w:author="nidal saleh" w:date="2025-06-14T11:33:00Z">
                    <w:rPr/>
                  </w:rPrChange>
                </w:rPr>
                <w:t xml:space="preserve"> PDF </w:t>
              </w:r>
              <w:r w:rsidRPr="00A0707A">
                <w:rPr>
                  <w:sz w:val="32"/>
                  <w:szCs w:val="32"/>
                  <w:rtl/>
                  <w:rPrChange w:id="4629" w:author="nidal saleh" w:date="2025-06-14T11:33:00Z">
                    <w:rPr>
                      <w:rtl/>
                    </w:rPr>
                  </w:rPrChange>
                </w:rPr>
                <w:t>يومية</w:t>
              </w:r>
            </w:ins>
          </w:p>
        </w:tc>
      </w:tr>
      <w:tr w:rsidR="00AA0125" w:rsidRPr="00A0707A" w14:paraId="4E50CA8E" w14:textId="77777777" w:rsidTr="00AA0125">
        <w:trPr>
          <w:trHeight w:val="454"/>
          <w:tblCellSpacing w:w="15" w:type="dxa"/>
          <w:ins w:id="4630" w:author="nidal saleh" w:date="2025-06-10T23:49:00Z"/>
          <w:trPrChange w:id="4631" w:author="nidal saleh" w:date="2025-06-10T23:50:00Z">
            <w:trPr>
              <w:tblCellSpacing w:w="15" w:type="dxa"/>
            </w:trPr>
          </w:trPrChange>
        </w:trPr>
        <w:tc>
          <w:tcPr>
            <w:tcW w:w="0" w:type="auto"/>
            <w:vAlign w:val="center"/>
            <w:hideMark/>
            <w:tcPrChange w:id="4632" w:author="nidal saleh" w:date="2025-06-10T23:50:00Z">
              <w:tcPr>
                <w:tcW w:w="0" w:type="auto"/>
                <w:vAlign w:val="center"/>
                <w:hideMark/>
              </w:tcPr>
            </w:tcPrChange>
          </w:tcPr>
          <w:p w14:paraId="146BE583" w14:textId="77777777" w:rsidR="00AA0125" w:rsidRPr="00A0707A" w:rsidRDefault="00AA0125">
            <w:pPr>
              <w:bidi/>
              <w:rPr>
                <w:ins w:id="4633" w:author="nidal saleh" w:date="2025-06-10T23:49:00Z"/>
                <w:sz w:val="32"/>
                <w:szCs w:val="32"/>
                <w:rtl/>
                <w:lang w:bidi="ar-SY"/>
                <w:rPrChange w:id="4634" w:author="nidal saleh" w:date="2025-06-14T11:33:00Z">
                  <w:rPr>
                    <w:ins w:id="4635" w:author="nidal saleh" w:date="2025-06-10T23:49:00Z"/>
                    <w:rtl/>
                    <w:lang w:bidi="ar-SY"/>
                  </w:rPr>
                </w:rPrChange>
              </w:rPr>
              <w:pPrChange w:id="4636" w:author="nidal saleh" w:date="2025-06-10T23:49:00Z">
                <w:pPr/>
              </w:pPrChange>
            </w:pPr>
            <w:ins w:id="4637" w:author="nidal saleh" w:date="2025-06-10T23:49:00Z">
              <w:r w:rsidRPr="00A0707A">
                <w:rPr>
                  <w:rStyle w:val="Strong"/>
                  <w:sz w:val="32"/>
                  <w:szCs w:val="32"/>
                  <w:rPrChange w:id="4638" w:author="nidal saleh" w:date="2025-06-14T11:33:00Z">
                    <w:rPr>
                      <w:rStyle w:val="Strong"/>
                    </w:rPr>
                  </w:rPrChange>
                </w:rPr>
                <w:t>Email &amp; Telegram API</w:t>
              </w:r>
            </w:ins>
          </w:p>
        </w:tc>
        <w:tc>
          <w:tcPr>
            <w:tcW w:w="0" w:type="auto"/>
            <w:vAlign w:val="center"/>
            <w:hideMark/>
            <w:tcPrChange w:id="4639" w:author="nidal saleh" w:date="2025-06-10T23:50:00Z">
              <w:tcPr>
                <w:tcW w:w="0" w:type="auto"/>
                <w:vAlign w:val="center"/>
                <w:hideMark/>
              </w:tcPr>
            </w:tcPrChange>
          </w:tcPr>
          <w:p w14:paraId="0A5086D2" w14:textId="77777777" w:rsidR="00AA0125" w:rsidRPr="00A0707A" w:rsidRDefault="00AA0125">
            <w:pPr>
              <w:bidi/>
              <w:rPr>
                <w:ins w:id="4640" w:author="nidal saleh" w:date="2025-06-10T23:49:00Z"/>
                <w:sz w:val="32"/>
                <w:szCs w:val="32"/>
                <w:rPrChange w:id="4641" w:author="nidal saleh" w:date="2025-06-14T11:33:00Z">
                  <w:rPr>
                    <w:ins w:id="4642" w:author="nidal saleh" w:date="2025-06-10T23:49:00Z"/>
                  </w:rPr>
                </w:rPrChange>
              </w:rPr>
              <w:pPrChange w:id="4643" w:author="nidal saleh" w:date="2025-06-10T23:49:00Z">
                <w:pPr/>
              </w:pPrChange>
            </w:pPr>
            <w:ins w:id="4644" w:author="nidal saleh" w:date="2025-06-10T23:49:00Z">
              <w:r w:rsidRPr="00A0707A">
                <w:rPr>
                  <w:sz w:val="32"/>
                  <w:szCs w:val="32"/>
                  <w:rtl/>
                  <w:rPrChange w:id="4645" w:author="nidal saleh" w:date="2025-06-14T11:33:00Z">
                    <w:rPr>
                      <w:rtl/>
                    </w:rPr>
                  </w:rPrChange>
                </w:rPr>
                <w:t>إرسال إشعارات تنبيه لحظي</w:t>
              </w:r>
            </w:ins>
          </w:p>
        </w:tc>
      </w:tr>
    </w:tbl>
    <w:p w14:paraId="49FE8C77" w14:textId="41CF8275" w:rsidR="00233432" w:rsidRPr="00080BB0" w:rsidDel="00AA0125" w:rsidRDefault="00DD6D90">
      <w:pPr>
        <w:pStyle w:val="NormalWeb"/>
        <w:bidi/>
        <w:jc w:val="center"/>
        <w:rPr>
          <w:del w:id="4646" w:author="nidal saleh" w:date="2025-06-10T23:49:00Z"/>
          <w:sz w:val="28"/>
          <w:szCs w:val="28"/>
          <w:rPrChange w:id="4647" w:author="nidal saleh" w:date="2025-06-26T15:53:00Z">
            <w:rPr>
              <w:del w:id="4648" w:author="nidal saleh" w:date="2025-06-10T23:49:00Z"/>
            </w:rPr>
          </w:rPrChange>
        </w:rPr>
        <w:pPrChange w:id="4649" w:author="nidal saleh" w:date="2025-06-14T12:21:00Z">
          <w:pPr>
            <w:pStyle w:val="NormalWeb"/>
            <w:bidi/>
          </w:pPr>
        </w:pPrChange>
      </w:pPr>
      <w:ins w:id="4650" w:author="nidal saleh" w:date="2025-06-14T12:21:00Z">
        <w:r w:rsidRPr="00080BB0">
          <w:rPr>
            <w:rFonts w:hint="eastAsia"/>
            <w:sz w:val="28"/>
            <w:szCs w:val="28"/>
            <w:rtl/>
            <w:rPrChange w:id="4651" w:author="nidal saleh" w:date="2025-06-26T15:53:00Z">
              <w:rPr>
                <w:rFonts w:hint="eastAsia"/>
                <w:rtl/>
              </w:rPr>
            </w:rPrChange>
          </w:rPr>
          <w:t>جدول</w:t>
        </w:r>
        <w:r w:rsidRPr="00080BB0">
          <w:rPr>
            <w:sz w:val="28"/>
            <w:szCs w:val="28"/>
            <w:rtl/>
            <w:rPrChange w:id="4652" w:author="nidal saleh" w:date="2025-06-26T15:53:00Z">
              <w:rPr>
                <w:rtl/>
              </w:rPr>
            </w:rPrChange>
          </w:rPr>
          <w:t xml:space="preserve"> 5.1</w:t>
        </w:r>
      </w:ins>
      <w:ins w:id="4653" w:author="nidal saleh" w:date="2025-06-26T14:49:00Z">
        <w:r w:rsidR="0074179E" w:rsidRPr="00080BB0">
          <w:rPr>
            <w:sz w:val="28"/>
            <w:szCs w:val="28"/>
            <w:rtl/>
            <w:rPrChange w:id="4654" w:author="nidal saleh" w:date="2025-06-26T15:53:00Z">
              <w:rPr>
                <w:rtl/>
              </w:rPr>
            </w:rPrChange>
          </w:rPr>
          <w:t xml:space="preserve">: </w:t>
        </w:r>
        <w:r w:rsidR="0074179E" w:rsidRPr="00080BB0">
          <w:rPr>
            <w:rFonts w:hint="eastAsia"/>
            <w:sz w:val="28"/>
            <w:szCs w:val="28"/>
            <w:rtl/>
            <w:rPrChange w:id="4655" w:author="nidal saleh" w:date="2025-06-26T15:53:00Z">
              <w:rPr>
                <w:rFonts w:hint="eastAsia"/>
                <w:rtl/>
              </w:rPr>
            </w:rPrChange>
          </w:rPr>
          <w:t>ا</w:t>
        </w:r>
        <w:r w:rsidR="0074179E" w:rsidRPr="00080BB0">
          <w:rPr>
            <w:rStyle w:val="Strong"/>
            <w:b w:val="0"/>
            <w:bCs w:val="0"/>
            <w:sz w:val="28"/>
            <w:szCs w:val="28"/>
            <w:rtl/>
            <w:rPrChange w:id="4656" w:author="nidal saleh" w:date="2025-06-26T15:53:00Z">
              <w:rPr>
                <w:rStyle w:val="Strong"/>
                <w:b w:val="0"/>
                <w:bCs w:val="0"/>
                <w:sz w:val="32"/>
                <w:szCs w:val="32"/>
                <w:rtl/>
              </w:rPr>
            </w:rPrChange>
          </w:rPr>
          <w:t>لأدوات واللغات والأطر المستخدمة.</w:t>
        </w:r>
      </w:ins>
      <w:del w:id="4657" w:author="nidal saleh" w:date="2025-06-10T23:49:00Z">
        <w:r w:rsidR="00233432" w:rsidRPr="00080BB0" w:rsidDel="00AA0125">
          <w:rPr>
            <w:sz w:val="28"/>
            <w:szCs w:val="28"/>
            <w:rtl/>
            <w:rPrChange w:id="4658" w:author="nidal saleh" w:date="2025-06-26T15:53:00Z">
              <w:rPr>
                <w:rtl/>
              </w:rPr>
            </w:rPrChange>
          </w:rPr>
          <w:delText>الأدوات واللغات والأطر المستخدمة</w:delText>
        </w:r>
        <w:r w:rsidR="00233432" w:rsidRPr="00080BB0" w:rsidDel="00AA0125">
          <w:rPr>
            <w:sz w:val="28"/>
            <w:szCs w:val="28"/>
            <w:rPrChange w:id="4659" w:author="nidal saleh" w:date="2025-06-26T15:53:00Z">
              <w:rPr/>
            </w:rPrChange>
          </w:rPr>
          <w:delText xml:space="preserve"> </w:delText>
        </w:r>
        <w:r w:rsidR="00A14BEF" w:rsidRPr="00080BB0" w:rsidDel="00AA0125">
          <w:rPr>
            <w:sz w:val="28"/>
            <w:szCs w:val="28"/>
            <w:rtl/>
            <w:rPrChange w:id="4660" w:author="nidal saleh" w:date="2025-06-26T15:53:00Z">
              <w:rPr>
                <w:rtl/>
              </w:rPr>
            </w:rPrChange>
          </w:rPr>
          <w:delText xml:space="preserve"> </w:delText>
        </w:r>
        <w:r w:rsidR="00233432" w:rsidRPr="00080BB0" w:rsidDel="00AA0125">
          <w:rPr>
            <w:sz w:val="28"/>
            <w:szCs w:val="28"/>
            <w:rtl/>
            <w:rPrChange w:id="4661" w:author="nidal saleh" w:date="2025-06-26T15:53:00Z">
              <w:rPr>
                <w:rtl/>
              </w:rPr>
            </w:rPrChange>
          </w:rPr>
          <w:delText>مثل</w:delText>
        </w:r>
        <w:r w:rsidR="00233432" w:rsidRPr="00080BB0" w:rsidDel="00AA0125">
          <w:rPr>
            <w:sz w:val="28"/>
            <w:szCs w:val="28"/>
            <w:rPrChange w:id="4662" w:author="nidal saleh" w:date="2025-06-26T15:53:00Z">
              <w:rPr/>
            </w:rPrChange>
          </w:rPr>
          <w:delText xml:space="preserve"> Python, TensorFlow, OpenCV</w:delText>
        </w:r>
      </w:del>
    </w:p>
    <w:p w14:paraId="455F9017" w14:textId="38E4E283" w:rsidR="00233432" w:rsidDel="00AA0125" w:rsidRDefault="00233432">
      <w:pPr>
        <w:pStyle w:val="NormalWeb"/>
        <w:bidi/>
        <w:jc w:val="center"/>
        <w:rPr>
          <w:del w:id="4663" w:author="nidal saleh" w:date="2025-06-10T23:52:00Z"/>
          <w:rtl/>
        </w:rPr>
        <w:pPrChange w:id="4664" w:author="nidal saleh" w:date="2025-06-14T12:21:00Z">
          <w:pPr>
            <w:pStyle w:val="NormalWeb"/>
            <w:bidi/>
          </w:pPr>
        </w:pPrChange>
      </w:pPr>
      <w:del w:id="4665" w:author="nidal saleh" w:date="2025-06-10T23:52:00Z">
        <w:r w:rsidDel="00AA0125">
          <w:rPr>
            <w:rtl/>
          </w:rPr>
          <w:delText>شرح آلية بناء النماذج أو النظام</w:delText>
        </w:r>
      </w:del>
    </w:p>
    <w:p w14:paraId="7334DB0C" w14:textId="77777777" w:rsidR="00AA0125" w:rsidRDefault="00AA0125">
      <w:pPr>
        <w:pStyle w:val="NormalWeb"/>
        <w:bidi/>
        <w:jc w:val="center"/>
        <w:rPr>
          <w:ins w:id="4666" w:author="nidal saleh" w:date="2025-06-10T23:52:00Z"/>
        </w:rPr>
        <w:pPrChange w:id="4667" w:author="nidal saleh" w:date="2025-06-14T12:21:00Z">
          <w:pPr>
            <w:pStyle w:val="NormalWeb"/>
            <w:bidi/>
          </w:pPr>
        </w:pPrChange>
      </w:pPr>
    </w:p>
    <w:p w14:paraId="7FC744A1" w14:textId="12BE1D40" w:rsidR="00AA0125" w:rsidRPr="00BA1C4E" w:rsidRDefault="009C4B42">
      <w:pPr>
        <w:pStyle w:val="Heading4"/>
        <w:bidi/>
        <w:rPr>
          <w:ins w:id="4668" w:author="nidal saleh" w:date="2025-06-10T23:52:00Z"/>
          <w:rFonts w:asciiTheme="majorBidi" w:hAnsiTheme="majorBidi"/>
          <w:i w:val="0"/>
          <w:iCs w:val="0"/>
          <w:sz w:val="28"/>
          <w:szCs w:val="28"/>
          <w:rPrChange w:id="4669" w:author="nidal saleh" w:date="2025-06-14T12:09:00Z">
            <w:rPr>
              <w:ins w:id="4670" w:author="nidal saleh" w:date="2025-06-10T23:52:00Z"/>
            </w:rPr>
          </w:rPrChange>
        </w:rPr>
        <w:pPrChange w:id="4671" w:author="nidal saleh" w:date="2025-06-10T23:53:00Z">
          <w:pPr>
            <w:pStyle w:val="Heading4"/>
          </w:pPr>
        </w:pPrChange>
      </w:pPr>
      <w:ins w:id="4672" w:author="nidal saleh" w:date="2025-06-13T13:52:00Z">
        <w:r w:rsidRPr="00BA1C4E">
          <w:rPr>
            <w:rStyle w:val="Strong"/>
            <w:rFonts w:asciiTheme="majorBidi" w:hAnsiTheme="majorBidi"/>
            <w:b w:val="0"/>
            <w:bCs w:val="0"/>
            <w:i w:val="0"/>
            <w:iCs w:val="0"/>
            <w:sz w:val="32"/>
            <w:szCs w:val="32"/>
            <w:rPrChange w:id="4673" w:author="nidal saleh" w:date="2025-06-14T12:09:00Z">
              <w:rPr>
                <w:rStyle w:val="Strong"/>
                <w:b w:val="0"/>
                <w:bCs w:val="0"/>
              </w:rPr>
            </w:rPrChange>
          </w:rPr>
          <w:t xml:space="preserve"> </w:t>
        </w:r>
      </w:ins>
      <w:ins w:id="4674" w:author="nidal saleh" w:date="2025-06-10T23:52:00Z">
        <w:r w:rsidR="00AA0125" w:rsidRPr="00BA1C4E">
          <w:rPr>
            <w:rStyle w:val="Strong"/>
            <w:rFonts w:asciiTheme="majorBidi" w:hAnsiTheme="majorBidi"/>
            <w:b w:val="0"/>
            <w:bCs w:val="0"/>
            <w:i w:val="0"/>
            <w:iCs w:val="0"/>
            <w:sz w:val="32"/>
            <w:szCs w:val="32"/>
            <w:rPrChange w:id="4675" w:author="nidal saleh" w:date="2025-06-14T12:09:00Z">
              <w:rPr>
                <w:rStyle w:val="Strong"/>
                <w:b w:val="0"/>
                <w:bCs w:val="0"/>
              </w:rPr>
            </w:rPrChange>
          </w:rPr>
          <w:t xml:space="preserve">5.2 </w:t>
        </w:r>
      </w:ins>
      <w:ins w:id="4676" w:author="nidal saleh" w:date="2025-06-10T23:53:00Z">
        <w:r w:rsidR="00AA0125" w:rsidRPr="00BA1C4E">
          <w:rPr>
            <w:rStyle w:val="Strong"/>
            <w:rFonts w:asciiTheme="majorBidi" w:hAnsiTheme="majorBidi"/>
            <w:b w:val="0"/>
            <w:bCs w:val="0"/>
            <w:i w:val="0"/>
            <w:iCs w:val="0"/>
            <w:sz w:val="32"/>
            <w:szCs w:val="32"/>
            <w:rtl/>
            <w:rPrChange w:id="4677" w:author="nidal saleh" w:date="2025-06-14T12:09:00Z">
              <w:rPr>
                <w:rStyle w:val="Strong"/>
                <w:b w:val="0"/>
                <w:bCs w:val="0"/>
                <w:rtl/>
              </w:rPr>
            </w:rPrChange>
          </w:rPr>
          <w:t xml:space="preserve"> </w:t>
        </w:r>
      </w:ins>
      <w:ins w:id="4678" w:author="nidal saleh" w:date="2025-06-10T23:52:00Z">
        <w:r w:rsidR="00AA0125" w:rsidRPr="00BA1C4E">
          <w:rPr>
            <w:rStyle w:val="Strong"/>
            <w:rFonts w:asciiTheme="majorBidi" w:hAnsiTheme="majorBidi"/>
            <w:b w:val="0"/>
            <w:bCs w:val="0"/>
            <w:i w:val="0"/>
            <w:iCs w:val="0"/>
            <w:sz w:val="32"/>
            <w:szCs w:val="32"/>
            <w:rtl/>
            <w:rPrChange w:id="4679" w:author="nidal saleh" w:date="2025-06-14T12:09:00Z">
              <w:rPr>
                <w:rStyle w:val="Strong"/>
                <w:b w:val="0"/>
                <w:bCs w:val="0"/>
                <w:rtl/>
              </w:rPr>
            </w:rPrChange>
          </w:rPr>
          <w:t>شرح آلية بناء النظام</w:t>
        </w:r>
        <w:r w:rsidR="00AA0125" w:rsidRPr="00BA1C4E">
          <w:rPr>
            <w:rStyle w:val="Strong"/>
            <w:rFonts w:asciiTheme="majorBidi" w:hAnsiTheme="majorBidi"/>
            <w:b w:val="0"/>
            <w:bCs w:val="0"/>
            <w:i w:val="0"/>
            <w:iCs w:val="0"/>
            <w:sz w:val="32"/>
            <w:szCs w:val="32"/>
            <w:rPrChange w:id="4680" w:author="nidal saleh" w:date="2025-06-14T12:09:00Z">
              <w:rPr>
                <w:rStyle w:val="Strong"/>
                <w:b w:val="0"/>
                <w:bCs w:val="0"/>
              </w:rPr>
            </w:rPrChange>
          </w:rPr>
          <w:t>:</w:t>
        </w:r>
      </w:ins>
    </w:p>
    <w:p w14:paraId="1AA0D9B7" w14:textId="77777777" w:rsidR="00AA0125" w:rsidRPr="00CD2EF4" w:rsidRDefault="00AA0125">
      <w:pPr>
        <w:pStyle w:val="NormalWeb"/>
        <w:bidi/>
        <w:rPr>
          <w:ins w:id="4681" w:author="nidal saleh" w:date="2025-06-10T23:52:00Z"/>
          <w:sz w:val="32"/>
          <w:szCs w:val="32"/>
          <w:rPrChange w:id="4682" w:author="nidal saleh" w:date="2025-06-14T11:48:00Z">
            <w:rPr>
              <w:ins w:id="4683" w:author="nidal saleh" w:date="2025-06-10T23:52:00Z"/>
            </w:rPr>
          </w:rPrChange>
        </w:rPr>
        <w:pPrChange w:id="4684" w:author="nidal saleh" w:date="2025-06-10T23:53:00Z">
          <w:pPr>
            <w:pStyle w:val="NormalWeb"/>
          </w:pPr>
        </w:pPrChange>
      </w:pPr>
      <w:ins w:id="4685" w:author="nidal saleh" w:date="2025-06-10T23:52:00Z">
        <w:r w:rsidRPr="00CD2EF4">
          <w:rPr>
            <w:sz w:val="32"/>
            <w:szCs w:val="32"/>
            <w:rtl/>
            <w:rPrChange w:id="4686" w:author="nidal saleh" w:date="2025-06-14T11:48:00Z">
              <w:rPr>
                <w:rtl/>
              </w:rPr>
            </w:rPrChange>
          </w:rPr>
          <w:t>يتكوّن النظام من سلسلة من المراحل المتكاملة</w:t>
        </w:r>
        <w:r w:rsidRPr="00CD2EF4">
          <w:rPr>
            <w:sz w:val="32"/>
            <w:szCs w:val="32"/>
            <w:rPrChange w:id="4687" w:author="nidal saleh" w:date="2025-06-14T11:48:00Z">
              <w:rPr/>
            </w:rPrChange>
          </w:rPr>
          <w:t>:</w:t>
        </w:r>
      </w:ins>
    </w:p>
    <w:p w14:paraId="4101B728" w14:textId="000A9546" w:rsidR="009C4B42" w:rsidRPr="00CD2EF4" w:rsidRDefault="00AA0125">
      <w:pPr>
        <w:pStyle w:val="NormalWeb"/>
        <w:numPr>
          <w:ilvl w:val="0"/>
          <w:numId w:val="55"/>
        </w:numPr>
        <w:bidi/>
        <w:rPr>
          <w:ins w:id="4688" w:author="nidal saleh" w:date="2025-06-10T23:52:00Z"/>
          <w:sz w:val="32"/>
          <w:szCs w:val="32"/>
          <w:rPrChange w:id="4689" w:author="nidal saleh" w:date="2025-06-14T11:48:00Z">
            <w:rPr>
              <w:ins w:id="4690" w:author="nidal saleh" w:date="2025-06-10T23:52:00Z"/>
            </w:rPr>
          </w:rPrChange>
        </w:rPr>
        <w:pPrChange w:id="4691" w:author="nidal saleh" w:date="2025-06-13T13:50:00Z">
          <w:pPr>
            <w:pStyle w:val="NormalWeb"/>
            <w:numPr>
              <w:numId w:val="55"/>
            </w:numPr>
            <w:tabs>
              <w:tab w:val="num" w:pos="720"/>
            </w:tabs>
            <w:ind w:left="720" w:hanging="360"/>
          </w:pPr>
        </w:pPrChange>
      </w:pPr>
      <w:ins w:id="4692" w:author="nidal saleh" w:date="2025-06-10T23:52:00Z">
        <w:r w:rsidRPr="00CD2EF4">
          <w:rPr>
            <w:rStyle w:val="Strong"/>
            <w:rFonts w:eastAsiaTheme="majorEastAsia"/>
            <w:sz w:val="32"/>
            <w:szCs w:val="32"/>
            <w:rtl/>
            <w:rPrChange w:id="4693" w:author="nidal saleh" w:date="2025-06-14T11:48:00Z">
              <w:rPr>
                <w:rStyle w:val="Strong"/>
                <w:rFonts w:eastAsiaTheme="majorEastAsia"/>
                <w:rtl/>
              </w:rPr>
            </w:rPrChange>
          </w:rPr>
          <w:t>قراءة الفيديو من الكاميرا</w:t>
        </w:r>
        <w:r w:rsidRPr="00CD2EF4">
          <w:rPr>
            <w:rStyle w:val="Strong"/>
            <w:rFonts w:eastAsiaTheme="majorEastAsia"/>
            <w:sz w:val="32"/>
            <w:szCs w:val="32"/>
            <w:rPrChange w:id="4694" w:author="nidal saleh" w:date="2025-06-14T11:48:00Z">
              <w:rPr>
                <w:rStyle w:val="Strong"/>
                <w:rFonts w:eastAsiaTheme="majorEastAsia"/>
              </w:rPr>
            </w:rPrChange>
          </w:rPr>
          <w:t>:</w:t>
        </w:r>
        <w:r w:rsidRPr="00CD2EF4">
          <w:rPr>
            <w:sz w:val="32"/>
            <w:szCs w:val="32"/>
            <w:rPrChange w:id="4695" w:author="nidal saleh" w:date="2025-06-14T11:48:00Z">
              <w:rPr/>
            </w:rPrChange>
          </w:rPr>
          <w:br/>
        </w:r>
        <w:r w:rsidRPr="00CD2EF4">
          <w:rPr>
            <w:sz w:val="32"/>
            <w:szCs w:val="32"/>
            <w:rtl/>
            <w:rPrChange w:id="4696" w:author="nidal saleh" w:date="2025-06-14T11:48:00Z">
              <w:rPr>
                <w:rtl/>
              </w:rPr>
            </w:rPrChange>
          </w:rPr>
          <w:t>باستخدام</w:t>
        </w:r>
        <w:r w:rsidRPr="00CD2EF4">
          <w:rPr>
            <w:sz w:val="32"/>
            <w:szCs w:val="32"/>
            <w:rPrChange w:id="4697" w:author="nidal saleh" w:date="2025-06-14T11:48:00Z">
              <w:rPr/>
            </w:rPrChange>
          </w:rPr>
          <w:t xml:space="preserve"> OpenCV </w:t>
        </w:r>
        <w:r w:rsidRPr="00CD2EF4">
          <w:rPr>
            <w:sz w:val="32"/>
            <w:szCs w:val="32"/>
            <w:rtl/>
            <w:rPrChange w:id="4698" w:author="nidal saleh" w:date="2025-06-14T11:48:00Z">
              <w:rPr>
                <w:rtl/>
              </w:rPr>
            </w:rPrChange>
          </w:rPr>
          <w:t>يتم التقاط الفيديو في الزمن الحقيقي</w:t>
        </w:r>
        <w:r w:rsidRPr="00CD2EF4">
          <w:rPr>
            <w:sz w:val="32"/>
            <w:szCs w:val="32"/>
            <w:rPrChange w:id="4699" w:author="nidal saleh" w:date="2025-06-14T11:48:00Z">
              <w:rPr/>
            </w:rPrChange>
          </w:rPr>
          <w:t>.</w:t>
        </w:r>
      </w:ins>
    </w:p>
    <w:p w14:paraId="7CA4AF42" w14:textId="77777777" w:rsidR="00AA0125" w:rsidRPr="00CD2EF4" w:rsidRDefault="00AA0125">
      <w:pPr>
        <w:pStyle w:val="NormalWeb"/>
        <w:numPr>
          <w:ilvl w:val="0"/>
          <w:numId w:val="55"/>
        </w:numPr>
        <w:bidi/>
        <w:rPr>
          <w:ins w:id="4700" w:author="nidal saleh" w:date="2025-06-10T23:52:00Z"/>
          <w:sz w:val="32"/>
          <w:szCs w:val="32"/>
          <w:rPrChange w:id="4701" w:author="nidal saleh" w:date="2025-06-14T11:48:00Z">
            <w:rPr>
              <w:ins w:id="4702" w:author="nidal saleh" w:date="2025-06-10T23:52:00Z"/>
            </w:rPr>
          </w:rPrChange>
        </w:rPr>
        <w:pPrChange w:id="4703" w:author="nidal saleh" w:date="2025-06-10T23:53:00Z">
          <w:pPr>
            <w:pStyle w:val="NormalWeb"/>
            <w:numPr>
              <w:numId w:val="55"/>
            </w:numPr>
            <w:tabs>
              <w:tab w:val="num" w:pos="720"/>
            </w:tabs>
            <w:ind w:left="720" w:hanging="360"/>
          </w:pPr>
        </w:pPrChange>
      </w:pPr>
      <w:ins w:id="4704" w:author="nidal saleh" w:date="2025-06-10T23:52:00Z">
        <w:r w:rsidRPr="00CD2EF4">
          <w:rPr>
            <w:rStyle w:val="Strong"/>
            <w:rFonts w:eastAsiaTheme="majorEastAsia"/>
            <w:sz w:val="32"/>
            <w:szCs w:val="32"/>
            <w:rtl/>
            <w:rPrChange w:id="4705" w:author="nidal saleh" w:date="2025-06-14T11:48:00Z">
              <w:rPr>
                <w:rStyle w:val="Strong"/>
                <w:rFonts w:eastAsiaTheme="majorEastAsia"/>
                <w:rtl/>
              </w:rPr>
            </w:rPrChange>
          </w:rPr>
          <w:t>تحليل ملامح الوجه</w:t>
        </w:r>
        <w:r w:rsidRPr="00CD2EF4">
          <w:rPr>
            <w:rStyle w:val="Strong"/>
            <w:rFonts w:eastAsiaTheme="majorEastAsia"/>
            <w:sz w:val="32"/>
            <w:szCs w:val="32"/>
            <w:rPrChange w:id="4706" w:author="nidal saleh" w:date="2025-06-14T11:48:00Z">
              <w:rPr>
                <w:rStyle w:val="Strong"/>
                <w:rFonts w:eastAsiaTheme="majorEastAsia"/>
              </w:rPr>
            </w:rPrChange>
          </w:rPr>
          <w:t>:</w:t>
        </w:r>
        <w:r w:rsidRPr="00CD2EF4">
          <w:rPr>
            <w:sz w:val="32"/>
            <w:szCs w:val="32"/>
            <w:rPrChange w:id="4707" w:author="nidal saleh" w:date="2025-06-14T11:48:00Z">
              <w:rPr/>
            </w:rPrChange>
          </w:rPr>
          <w:br/>
        </w:r>
        <w:r w:rsidRPr="00CD2EF4">
          <w:rPr>
            <w:sz w:val="32"/>
            <w:szCs w:val="32"/>
            <w:rtl/>
            <w:rPrChange w:id="4708" w:author="nidal saleh" w:date="2025-06-14T11:48:00Z">
              <w:rPr>
                <w:rtl/>
              </w:rPr>
            </w:rPrChange>
          </w:rPr>
          <w:t>باستخدام</w:t>
        </w:r>
        <w:r w:rsidRPr="00CD2EF4">
          <w:rPr>
            <w:sz w:val="32"/>
            <w:szCs w:val="32"/>
            <w:rPrChange w:id="4709" w:author="nidal saleh" w:date="2025-06-14T11:48:00Z">
              <w:rPr/>
            </w:rPrChange>
          </w:rPr>
          <w:t xml:space="preserve"> </w:t>
        </w:r>
        <w:proofErr w:type="spellStart"/>
        <w:r w:rsidRPr="00CD2EF4">
          <w:rPr>
            <w:sz w:val="32"/>
            <w:szCs w:val="32"/>
            <w:rPrChange w:id="4710" w:author="nidal saleh" w:date="2025-06-14T11:48:00Z">
              <w:rPr/>
            </w:rPrChange>
          </w:rPr>
          <w:t>Dlib</w:t>
        </w:r>
        <w:proofErr w:type="spellEnd"/>
        <w:r w:rsidRPr="00CD2EF4">
          <w:rPr>
            <w:sz w:val="32"/>
            <w:szCs w:val="32"/>
            <w:rPrChange w:id="4711" w:author="nidal saleh" w:date="2025-06-14T11:48:00Z">
              <w:rPr/>
            </w:rPrChange>
          </w:rPr>
          <w:t xml:space="preserve"> </w:t>
        </w:r>
        <w:r w:rsidRPr="00CD2EF4">
          <w:rPr>
            <w:sz w:val="32"/>
            <w:szCs w:val="32"/>
            <w:rtl/>
            <w:rPrChange w:id="4712" w:author="nidal saleh" w:date="2025-06-14T11:48:00Z">
              <w:rPr>
                <w:rtl/>
              </w:rPr>
            </w:rPrChange>
          </w:rPr>
          <w:t>يتم تحديد النقاط</w:t>
        </w:r>
        <w:r w:rsidRPr="00CD2EF4">
          <w:rPr>
            <w:sz w:val="32"/>
            <w:szCs w:val="32"/>
            <w:rPrChange w:id="4713" w:author="nidal saleh" w:date="2025-06-14T11:48:00Z">
              <w:rPr/>
            </w:rPrChange>
          </w:rPr>
          <w:t xml:space="preserve"> (landmarks) </w:t>
        </w:r>
        <w:r w:rsidRPr="00CD2EF4">
          <w:rPr>
            <w:sz w:val="32"/>
            <w:szCs w:val="32"/>
            <w:rtl/>
            <w:rPrChange w:id="4714" w:author="nidal saleh" w:date="2025-06-14T11:48:00Z">
              <w:rPr>
                <w:rtl/>
              </w:rPr>
            </w:rPrChange>
          </w:rPr>
          <w:t>واستخدامها لحساب نسب</w:t>
        </w:r>
        <w:r w:rsidRPr="00CD2EF4">
          <w:rPr>
            <w:sz w:val="32"/>
            <w:szCs w:val="32"/>
            <w:rPrChange w:id="4715" w:author="nidal saleh" w:date="2025-06-14T11:48:00Z">
              <w:rPr/>
            </w:rPrChange>
          </w:rPr>
          <w:t>:</w:t>
        </w:r>
      </w:ins>
    </w:p>
    <w:p w14:paraId="54E47C6C" w14:textId="54255CA2" w:rsidR="00AA0125" w:rsidRPr="00CD2EF4" w:rsidRDefault="00AA0125">
      <w:pPr>
        <w:pStyle w:val="NormalWeb"/>
        <w:numPr>
          <w:ilvl w:val="1"/>
          <w:numId w:val="55"/>
        </w:numPr>
        <w:bidi/>
        <w:rPr>
          <w:ins w:id="4716" w:author="nidal saleh" w:date="2025-06-10T23:52:00Z"/>
          <w:sz w:val="32"/>
          <w:szCs w:val="32"/>
          <w:rPrChange w:id="4717" w:author="nidal saleh" w:date="2025-06-14T11:48:00Z">
            <w:rPr>
              <w:ins w:id="4718" w:author="nidal saleh" w:date="2025-06-10T23:52:00Z"/>
            </w:rPr>
          </w:rPrChange>
        </w:rPr>
        <w:pPrChange w:id="4719" w:author="nidal saleh" w:date="2025-06-10T23:53:00Z">
          <w:pPr>
            <w:pStyle w:val="NormalWeb"/>
            <w:numPr>
              <w:ilvl w:val="1"/>
              <w:numId w:val="55"/>
            </w:numPr>
            <w:tabs>
              <w:tab w:val="num" w:pos="1440"/>
            </w:tabs>
            <w:ind w:left="1440" w:hanging="360"/>
          </w:pPr>
        </w:pPrChange>
      </w:pPr>
      <w:ins w:id="4720" w:author="nidal saleh" w:date="2025-06-10T23:52:00Z">
        <w:r w:rsidRPr="00CD2EF4">
          <w:rPr>
            <w:rStyle w:val="Strong"/>
            <w:rFonts w:eastAsiaTheme="majorEastAsia"/>
            <w:sz w:val="32"/>
            <w:szCs w:val="32"/>
            <w:rPrChange w:id="4721" w:author="nidal saleh" w:date="2025-06-14T11:48:00Z">
              <w:rPr>
                <w:rStyle w:val="Strong"/>
                <w:rFonts w:eastAsiaTheme="majorEastAsia"/>
              </w:rPr>
            </w:rPrChange>
          </w:rPr>
          <w:t>EAR</w:t>
        </w:r>
        <w:r w:rsidRPr="00CD2EF4">
          <w:rPr>
            <w:sz w:val="32"/>
            <w:szCs w:val="32"/>
            <w:rPrChange w:id="4722" w:author="nidal saleh" w:date="2025-06-14T11:48:00Z">
              <w:rPr/>
            </w:rPrChange>
          </w:rPr>
          <w:t xml:space="preserve"> </w:t>
        </w:r>
      </w:ins>
      <w:ins w:id="4723" w:author="nidal saleh" w:date="2025-06-10T23:53:00Z">
        <w:r w:rsidRPr="00CD2EF4">
          <w:rPr>
            <w:sz w:val="32"/>
            <w:szCs w:val="32"/>
            <w:rtl/>
            <w:rPrChange w:id="4724" w:author="nidal saleh" w:date="2025-06-14T11:48:00Z">
              <w:rPr>
                <w:rtl/>
              </w:rPr>
            </w:rPrChange>
          </w:rPr>
          <w:t xml:space="preserve"> : </w:t>
        </w:r>
      </w:ins>
      <w:ins w:id="4725" w:author="nidal saleh" w:date="2025-06-10T23:52:00Z">
        <w:r w:rsidRPr="00CD2EF4">
          <w:rPr>
            <w:sz w:val="32"/>
            <w:szCs w:val="32"/>
            <w:rtl/>
            <w:rPrChange w:id="4726" w:author="nidal saleh" w:date="2025-06-14T11:48:00Z">
              <w:rPr>
                <w:rtl/>
              </w:rPr>
            </w:rPrChange>
          </w:rPr>
          <w:t>إغلاق العينين</w:t>
        </w:r>
        <w:r w:rsidRPr="00CD2EF4">
          <w:rPr>
            <w:sz w:val="32"/>
            <w:szCs w:val="32"/>
            <w:rPrChange w:id="4727" w:author="nidal saleh" w:date="2025-06-14T11:48:00Z">
              <w:rPr/>
            </w:rPrChange>
          </w:rPr>
          <w:t>.</w:t>
        </w:r>
      </w:ins>
    </w:p>
    <w:p w14:paraId="5C862867" w14:textId="7435A7DD" w:rsidR="00AA0125" w:rsidRPr="00CD2EF4" w:rsidRDefault="00AA0125">
      <w:pPr>
        <w:pStyle w:val="NormalWeb"/>
        <w:numPr>
          <w:ilvl w:val="1"/>
          <w:numId w:val="55"/>
        </w:numPr>
        <w:bidi/>
        <w:rPr>
          <w:ins w:id="4728" w:author="nidal saleh" w:date="2025-06-10T23:52:00Z"/>
          <w:sz w:val="32"/>
          <w:szCs w:val="32"/>
          <w:rPrChange w:id="4729" w:author="nidal saleh" w:date="2025-06-14T11:48:00Z">
            <w:rPr>
              <w:ins w:id="4730" w:author="nidal saleh" w:date="2025-06-10T23:52:00Z"/>
            </w:rPr>
          </w:rPrChange>
        </w:rPr>
        <w:pPrChange w:id="4731" w:author="nidal saleh" w:date="2025-06-10T23:53:00Z">
          <w:pPr>
            <w:pStyle w:val="NormalWeb"/>
            <w:numPr>
              <w:ilvl w:val="1"/>
              <w:numId w:val="55"/>
            </w:numPr>
            <w:tabs>
              <w:tab w:val="num" w:pos="1440"/>
            </w:tabs>
            <w:ind w:left="1440" w:hanging="360"/>
          </w:pPr>
        </w:pPrChange>
      </w:pPr>
      <w:ins w:id="4732" w:author="nidal saleh" w:date="2025-06-10T23:52:00Z">
        <w:r w:rsidRPr="00CD2EF4">
          <w:rPr>
            <w:rStyle w:val="Strong"/>
            <w:rFonts w:eastAsiaTheme="majorEastAsia"/>
            <w:sz w:val="32"/>
            <w:szCs w:val="32"/>
            <w:rPrChange w:id="4733" w:author="nidal saleh" w:date="2025-06-14T11:48:00Z">
              <w:rPr>
                <w:rStyle w:val="Strong"/>
                <w:rFonts w:eastAsiaTheme="majorEastAsia"/>
              </w:rPr>
            </w:rPrChange>
          </w:rPr>
          <w:t>MAR</w:t>
        </w:r>
        <w:r w:rsidRPr="00CD2EF4">
          <w:rPr>
            <w:sz w:val="32"/>
            <w:szCs w:val="32"/>
            <w:rPrChange w:id="4734" w:author="nidal saleh" w:date="2025-06-14T11:48:00Z">
              <w:rPr/>
            </w:rPrChange>
          </w:rPr>
          <w:t xml:space="preserve"> </w:t>
        </w:r>
      </w:ins>
      <w:ins w:id="4735" w:author="nidal saleh" w:date="2025-06-10T23:53:00Z">
        <w:r w:rsidRPr="00CD2EF4">
          <w:rPr>
            <w:sz w:val="32"/>
            <w:szCs w:val="32"/>
            <w:rtl/>
            <w:rPrChange w:id="4736" w:author="nidal saleh" w:date="2025-06-14T11:48:00Z">
              <w:rPr>
                <w:rtl/>
              </w:rPr>
            </w:rPrChange>
          </w:rPr>
          <w:t xml:space="preserve"> : </w:t>
        </w:r>
      </w:ins>
      <w:ins w:id="4737" w:author="nidal saleh" w:date="2025-06-10T23:52:00Z">
        <w:r w:rsidRPr="00CD2EF4">
          <w:rPr>
            <w:sz w:val="32"/>
            <w:szCs w:val="32"/>
            <w:rtl/>
            <w:rPrChange w:id="4738" w:author="nidal saleh" w:date="2025-06-14T11:48:00Z">
              <w:rPr>
                <w:rtl/>
              </w:rPr>
            </w:rPrChange>
          </w:rPr>
          <w:t>التثاؤب</w:t>
        </w:r>
        <w:r w:rsidRPr="00CD2EF4">
          <w:rPr>
            <w:sz w:val="32"/>
            <w:szCs w:val="32"/>
            <w:rPrChange w:id="4739" w:author="nidal saleh" w:date="2025-06-14T11:48:00Z">
              <w:rPr/>
            </w:rPrChange>
          </w:rPr>
          <w:t>.</w:t>
        </w:r>
      </w:ins>
    </w:p>
    <w:p w14:paraId="21C8EA36" w14:textId="5F9C30A2" w:rsidR="00AA0125" w:rsidRPr="00CD2EF4" w:rsidRDefault="00AA0125">
      <w:pPr>
        <w:pStyle w:val="NormalWeb"/>
        <w:numPr>
          <w:ilvl w:val="1"/>
          <w:numId w:val="55"/>
        </w:numPr>
        <w:bidi/>
        <w:rPr>
          <w:ins w:id="4740" w:author="nidal saleh" w:date="2025-06-10T23:52:00Z"/>
          <w:sz w:val="32"/>
          <w:szCs w:val="32"/>
          <w:rPrChange w:id="4741" w:author="nidal saleh" w:date="2025-06-14T11:48:00Z">
            <w:rPr>
              <w:ins w:id="4742" w:author="nidal saleh" w:date="2025-06-10T23:52:00Z"/>
            </w:rPr>
          </w:rPrChange>
        </w:rPr>
        <w:pPrChange w:id="4743" w:author="nidal saleh" w:date="2025-06-10T23:53:00Z">
          <w:pPr>
            <w:pStyle w:val="NormalWeb"/>
            <w:numPr>
              <w:ilvl w:val="1"/>
              <w:numId w:val="55"/>
            </w:numPr>
            <w:tabs>
              <w:tab w:val="num" w:pos="1440"/>
            </w:tabs>
            <w:ind w:left="1440" w:hanging="360"/>
          </w:pPr>
        </w:pPrChange>
      </w:pPr>
      <w:ins w:id="4744" w:author="nidal saleh" w:date="2025-06-10T23:52:00Z">
        <w:r w:rsidRPr="00CD2EF4">
          <w:rPr>
            <w:rStyle w:val="Strong"/>
            <w:rFonts w:eastAsiaTheme="majorEastAsia"/>
            <w:sz w:val="32"/>
            <w:szCs w:val="32"/>
            <w:rPrChange w:id="4745" w:author="nidal saleh" w:date="2025-06-14T11:48:00Z">
              <w:rPr>
                <w:rStyle w:val="Strong"/>
                <w:rFonts w:eastAsiaTheme="majorEastAsia"/>
              </w:rPr>
            </w:rPrChange>
          </w:rPr>
          <w:t>Yaw</w:t>
        </w:r>
        <w:r w:rsidRPr="00CD2EF4">
          <w:rPr>
            <w:sz w:val="32"/>
            <w:szCs w:val="32"/>
            <w:rPrChange w:id="4746" w:author="nidal saleh" w:date="2025-06-14T11:48:00Z">
              <w:rPr/>
            </w:rPrChange>
          </w:rPr>
          <w:t xml:space="preserve"> </w:t>
        </w:r>
      </w:ins>
      <w:ins w:id="4747" w:author="nidal saleh" w:date="2025-06-10T23:53:00Z">
        <w:r w:rsidRPr="00CD2EF4">
          <w:rPr>
            <w:sz w:val="32"/>
            <w:szCs w:val="32"/>
            <w:rtl/>
            <w:rPrChange w:id="4748" w:author="nidal saleh" w:date="2025-06-14T11:48:00Z">
              <w:rPr>
                <w:rtl/>
              </w:rPr>
            </w:rPrChange>
          </w:rPr>
          <w:t xml:space="preserve"> : </w:t>
        </w:r>
      </w:ins>
      <w:ins w:id="4749" w:author="nidal saleh" w:date="2025-06-10T23:52:00Z">
        <w:r w:rsidRPr="00CD2EF4">
          <w:rPr>
            <w:sz w:val="32"/>
            <w:szCs w:val="32"/>
            <w:rtl/>
            <w:rPrChange w:id="4750" w:author="nidal saleh" w:date="2025-06-14T11:48:00Z">
              <w:rPr>
                <w:rtl/>
              </w:rPr>
            </w:rPrChange>
          </w:rPr>
          <w:t>انحراف الرأس</w:t>
        </w:r>
        <w:r w:rsidRPr="00CD2EF4">
          <w:rPr>
            <w:sz w:val="32"/>
            <w:szCs w:val="32"/>
            <w:rPrChange w:id="4751" w:author="nidal saleh" w:date="2025-06-14T11:48:00Z">
              <w:rPr/>
            </w:rPrChange>
          </w:rPr>
          <w:t>.</w:t>
        </w:r>
      </w:ins>
    </w:p>
    <w:p w14:paraId="33CDD795" w14:textId="77777777" w:rsidR="00AA0125" w:rsidRPr="00CD2EF4" w:rsidRDefault="00AA0125">
      <w:pPr>
        <w:pStyle w:val="NormalWeb"/>
        <w:numPr>
          <w:ilvl w:val="0"/>
          <w:numId w:val="55"/>
        </w:numPr>
        <w:bidi/>
        <w:rPr>
          <w:ins w:id="4752" w:author="nidal saleh" w:date="2025-06-10T23:52:00Z"/>
          <w:sz w:val="32"/>
          <w:szCs w:val="32"/>
          <w:rPrChange w:id="4753" w:author="nidal saleh" w:date="2025-06-14T11:48:00Z">
            <w:rPr>
              <w:ins w:id="4754" w:author="nidal saleh" w:date="2025-06-10T23:52:00Z"/>
            </w:rPr>
          </w:rPrChange>
        </w:rPr>
        <w:pPrChange w:id="4755" w:author="nidal saleh" w:date="2025-06-10T23:53:00Z">
          <w:pPr>
            <w:pStyle w:val="NormalWeb"/>
            <w:numPr>
              <w:numId w:val="55"/>
            </w:numPr>
            <w:tabs>
              <w:tab w:val="num" w:pos="720"/>
            </w:tabs>
            <w:ind w:left="720" w:hanging="360"/>
          </w:pPr>
        </w:pPrChange>
      </w:pPr>
      <w:ins w:id="4756" w:author="nidal saleh" w:date="2025-06-10T23:52:00Z">
        <w:r w:rsidRPr="00CD2EF4">
          <w:rPr>
            <w:rStyle w:val="Strong"/>
            <w:rFonts w:eastAsiaTheme="majorEastAsia"/>
            <w:sz w:val="32"/>
            <w:szCs w:val="32"/>
            <w:rtl/>
            <w:rPrChange w:id="4757" w:author="nidal saleh" w:date="2025-06-14T11:48:00Z">
              <w:rPr>
                <w:rStyle w:val="Strong"/>
                <w:rFonts w:eastAsiaTheme="majorEastAsia"/>
                <w:rtl/>
              </w:rPr>
            </w:rPrChange>
          </w:rPr>
          <w:lastRenderedPageBreak/>
          <w:t>تحليل اليدين</w:t>
        </w:r>
        <w:r w:rsidRPr="00CD2EF4">
          <w:rPr>
            <w:rStyle w:val="Strong"/>
            <w:rFonts w:eastAsiaTheme="majorEastAsia"/>
            <w:sz w:val="32"/>
            <w:szCs w:val="32"/>
            <w:rPrChange w:id="4758" w:author="nidal saleh" w:date="2025-06-14T11:48:00Z">
              <w:rPr>
                <w:rStyle w:val="Strong"/>
                <w:rFonts w:eastAsiaTheme="majorEastAsia"/>
              </w:rPr>
            </w:rPrChange>
          </w:rPr>
          <w:t>:</w:t>
        </w:r>
        <w:r w:rsidRPr="00CD2EF4">
          <w:rPr>
            <w:sz w:val="32"/>
            <w:szCs w:val="32"/>
            <w:rPrChange w:id="4759" w:author="nidal saleh" w:date="2025-06-14T11:48:00Z">
              <w:rPr/>
            </w:rPrChange>
          </w:rPr>
          <w:br/>
        </w:r>
        <w:r w:rsidRPr="00CD2EF4">
          <w:rPr>
            <w:sz w:val="32"/>
            <w:szCs w:val="32"/>
            <w:rtl/>
            <w:rPrChange w:id="4760" w:author="nidal saleh" w:date="2025-06-14T11:48:00Z">
              <w:rPr>
                <w:rtl/>
              </w:rPr>
            </w:rPrChange>
          </w:rPr>
          <w:t>باستخدام</w:t>
        </w:r>
        <w:r w:rsidRPr="00CD2EF4">
          <w:rPr>
            <w:sz w:val="32"/>
            <w:szCs w:val="32"/>
            <w:rPrChange w:id="4761" w:author="nidal saleh" w:date="2025-06-14T11:48:00Z">
              <w:rPr/>
            </w:rPrChange>
          </w:rPr>
          <w:t xml:space="preserve"> </w:t>
        </w:r>
        <w:proofErr w:type="spellStart"/>
        <w:r w:rsidRPr="00CD2EF4">
          <w:rPr>
            <w:sz w:val="32"/>
            <w:szCs w:val="32"/>
            <w:rPrChange w:id="4762" w:author="nidal saleh" w:date="2025-06-14T11:48:00Z">
              <w:rPr/>
            </w:rPrChange>
          </w:rPr>
          <w:t>MediaPipe</w:t>
        </w:r>
        <w:proofErr w:type="spellEnd"/>
        <w:r w:rsidRPr="00CD2EF4">
          <w:rPr>
            <w:sz w:val="32"/>
            <w:szCs w:val="32"/>
            <w:rPrChange w:id="4763" w:author="nidal saleh" w:date="2025-06-14T11:48:00Z">
              <w:rPr/>
            </w:rPrChange>
          </w:rPr>
          <w:t xml:space="preserve"> </w:t>
        </w:r>
        <w:r w:rsidRPr="00CD2EF4">
          <w:rPr>
            <w:sz w:val="32"/>
            <w:szCs w:val="32"/>
            <w:rtl/>
            <w:rPrChange w:id="4764" w:author="nidal saleh" w:date="2025-06-14T11:48:00Z">
              <w:rPr>
                <w:rtl/>
              </w:rPr>
            </w:rPrChange>
          </w:rPr>
          <w:t>يتم اكتشاف يد واحدة أو أكثر داخل الكادر</w:t>
        </w:r>
        <w:r w:rsidRPr="00CD2EF4">
          <w:rPr>
            <w:sz w:val="32"/>
            <w:szCs w:val="32"/>
            <w:rPrChange w:id="4765" w:author="nidal saleh" w:date="2025-06-14T11:48:00Z">
              <w:rPr/>
            </w:rPrChange>
          </w:rPr>
          <w:t>.</w:t>
        </w:r>
      </w:ins>
    </w:p>
    <w:p w14:paraId="7AD45148" w14:textId="77777777" w:rsidR="00AA0125" w:rsidRPr="00CD2EF4" w:rsidRDefault="00AA0125">
      <w:pPr>
        <w:pStyle w:val="NormalWeb"/>
        <w:numPr>
          <w:ilvl w:val="0"/>
          <w:numId w:val="55"/>
        </w:numPr>
        <w:bidi/>
        <w:rPr>
          <w:ins w:id="4766" w:author="nidal saleh" w:date="2025-06-10T23:52:00Z"/>
          <w:sz w:val="32"/>
          <w:szCs w:val="32"/>
          <w:rPrChange w:id="4767" w:author="nidal saleh" w:date="2025-06-14T11:48:00Z">
            <w:rPr>
              <w:ins w:id="4768" w:author="nidal saleh" w:date="2025-06-10T23:52:00Z"/>
            </w:rPr>
          </w:rPrChange>
        </w:rPr>
        <w:pPrChange w:id="4769" w:author="nidal saleh" w:date="2025-06-10T23:53:00Z">
          <w:pPr>
            <w:pStyle w:val="NormalWeb"/>
            <w:numPr>
              <w:numId w:val="55"/>
            </w:numPr>
            <w:tabs>
              <w:tab w:val="num" w:pos="720"/>
            </w:tabs>
            <w:ind w:left="720" w:hanging="360"/>
          </w:pPr>
        </w:pPrChange>
      </w:pPr>
      <w:ins w:id="4770" w:author="nidal saleh" w:date="2025-06-10T23:52:00Z">
        <w:r w:rsidRPr="00CD2EF4">
          <w:rPr>
            <w:rStyle w:val="Strong"/>
            <w:rFonts w:eastAsiaTheme="majorEastAsia"/>
            <w:sz w:val="32"/>
            <w:szCs w:val="32"/>
            <w:rtl/>
            <w:rPrChange w:id="4771" w:author="nidal saleh" w:date="2025-06-14T11:48:00Z">
              <w:rPr>
                <w:rStyle w:val="Strong"/>
                <w:rFonts w:eastAsiaTheme="majorEastAsia"/>
                <w:rtl/>
              </w:rPr>
            </w:rPrChange>
          </w:rPr>
          <w:t>الكشف عن التشتت</w:t>
        </w:r>
        <w:r w:rsidRPr="00CD2EF4">
          <w:rPr>
            <w:rStyle w:val="Strong"/>
            <w:rFonts w:eastAsiaTheme="majorEastAsia"/>
            <w:sz w:val="32"/>
            <w:szCs w:val="32"/>
            <w:rPrChange w:id="4772" w:author="nidal saleh" w:date="2025-06-14T11:48:00Z">
              <w:rPr>
                <w:rStyle w:val="Strong"/>
                <w:rFonts w:eastAsiaTheme="majorEastAsia"/>
              </w:rPr>
            </w:rPrChange>
          </w:rPr>
          <w:t>:</w:t>
        </w:r>
        <w:r w:rsidRPr="00CD2EF4">
          <w:rPr>
            <w:sz w:val="32"/>
            <w:szCs w:val="32"/>
            <w:rPrChange w:id="4773" w:author="nidal saleh" w:date="2025-06-14T11:48:00Z">
              <w:rPr/>
            </w:rPrChange>
          </w:rPr>
          <w:br/>
        </w:r>
        <w:r w:rsidRPr="00CD2EF4">
          <w:rPr>
            <w:sz w:val="32"/>
            <w:szCs w:val="32"/>
            <w:rtl/>
            <w:rPrChange w:id="4774" w:author="nidal saleh" w:date="2025-06-14T11:48:00Z">
              <w:rPr>
                <w:rtl/>
              </w:rPr>
            </w:rPrChange>
          </w:rPr>
          <w:t>عند تجاوز عتبات معينة يتم اعتبار الحالة حالة تشتت وتشغيل الإنذار</w:t>
        </w:r>
        <w:r w:rsidRPr="00CD2EF4">
          <w:rPr>
            <w:sz w:val="32"/>
            <w:szCs w:val="32"/>
            <w:rPrChange w:id="4775" w:author="nidal saleh" w:date="2025-06-14T11:48:00Z">
              <w:rPr/>
            </w:rPrChange>
          </w:rPr>
          <w:t>.</w:t>
        </w:r>
      </w:ins>
    </w:p>
    <w:p w14:paraId="3E3F3569" w14:textId="77777777" w:rsidR="00AA0125" w:rsidRPr="00CD2EF4" w:rsidRDefault="00AA0125">
      <w:pPr>
        <w:pStyle w:val="NormalWeb"/>
        <w:numPr>
          <w:ilvl w:val="0"/>
          <w:numId w:val="55"/>
        </w:numPr>
        <w:bidi/>
        <w:rPr>
          <w:ins w:id="4776" w:author="nidal saleh" w:date="2025-06-10T23:52:00Z"/>
          <w:sz w:val="32"/>
          <w:szCs w:val="32"/>
          <w:rPrChange w:id="4777" w:author="nidal saleh" w:date="2025-06-14T11:48:00Z">
            <w:rPr>
              <w:ins w:id="4778" w:author="nidal saleh" w:date="2025-06-10T23:52:00Z"/>
            </w:rPr>
          </w:rPrChange>
        </w:rPr>
        <w:pPrChange w:id="4779" w:author="nidal saleh" w:date="2025-06-10T23:53:00Z">
          <w:pPr>
            <w:pStyle w:val="NormalWeb"/>
            <w:numPr>
              <w:numId w:val="55"/>
            </w:numPr>
            <w:tabs>
              <w:tab w:val="num" w:pos="720"/>
            </w:tabs>
            <w:ind w:left="720" w:hanging="360"/>
          </w:pPr>
        </w:pPrChange>
      </w:pPr>
      <w:ins w:id="4780" w:author="nidal saleh" w:date="2025-06-10T23:52:00Z">
        <w:r w:rsidRPr="00CD2EF4">
          <w:rPr>
            <w:rStyle w:val="Strong"/>
            <w:rFonts w:eastAsiaTheme="majorEastAsia"/>
            <w:sz w:val="32"/>
            <w:szCs w:val="32"/>
            <w:rtl/>
            <w:rPrChange w:id="4781" w:author="nidal saleh" w:date="2025-06-14T11:48:00Z">
              <w:rPr>
                <w:rStyle w:val="Strong"/>
                <w:rFonts w:eastAsiaTheme="majorEastAsia"/>
                <w:rtl/>
              </w:rPr>
            </w:rPrChange>
          </w:rPr>
          <w:t>التنبيه والتسجيل</w:t>
        </w:r>
        <w:r w:rsidRPr="00CD2EF4">
          <w:rPr>
            <w:rStyle w:val="Strong"/>
            <w:rFonts w:eastAsiaTheme="majorEastAsia"/>
            <w:sz w:val="32"/>
            <w:szCs w:val="32"/>
            <w:rPrChange w:id="4782" w:author="nidal saleh" w:date="2025-06-14T11:48:00Z">
              <w:rPr>
                <w:rStyle w:val="Strong"/>
                <w:rFonts w:eastAsiaTheme="majorEastAsia"/>
              </w:rPr>
            </w:rPrChange>
          </w:rPr>
          <w:t>:</w:t>
        </w:r>
        <w:r w:rsidRPr="00CD2EF4">
          <w:rPr>
            <w:sz w:val="32"/>
            <w:szCs w:val="32"/>
            <w:rPrChange w:id="4783" w:author="nidal saleh" w:date="2025-06-14T11:48:00Z">
              <w:rPr/>
            </w:rPrChange>
          </w:rPr>
          <w:br/>
        </w:r>
        <w:r w:rsidRPr="00CD2EF4">
          <w:rPr>
            <w:sz w:val="32"/>
            <w:szCs w:val="32"/>
            <w:rtl/>
            <w:rPrChange w:id="4784" w:author="nidal saleh" w:date="2025-06-14T11:48:00Z">
              <w:rPr>
                <w:rtl/>
              </w:rPr>
            </w:rPrChange>
          </w:rPr>
          <w:t>يتم إرسال إشعار بالبريد و</w:t>
        </w:r>
        <w:r w:rsidRPr="00CD2EF4">
          <w:rPr>
            <w:sz w:val="32"/>
            <w:szCs w:val="32"/>
            <w:rPrChange w:id="4785" w:author="nidal saleh" w:date="2025-06-14T11:48:00Z">
              <w:rPr/>
            </w:rPrChange>
          </w:rPr>
          <w:t>Telegram</w:t>
        </w:r>
        <w:r w:rsidRPr="00CD2EF4">
          <w:rPr>
            <w:sz w:val="32"/>
            <w:szCs w:val="32"/>
            <w:rtl/>
            <w:rPrChange w:id="4786" w:author="nidal saleh" w:date="2025-06-14T11:48:00Z">
              <w:rPr>
                <w:rtl/>
              </w:rPr>
            </w:rPrChange>
          </w:rPr>
          <w:t>، وتسجيل الحالة في قاعدة البيانات</w:t>
        </w:r>
        <w:r w:rsidRPr="00CD2EF4">
          <w:rPr>
            <w:sz w:val="32"/>
            <w:szCs w:val="32"/>
            <w:rPrChange w:id="4787" w:author="nidal saleh" w:date="2025-06-14T11:48:00Z">
              <w:rPr/>
            </w:rPrChange>
          </w:rPr>
          <w:t>.</w:t>
        </w:r>
      </w:ins>
    </w:p>
    <w:p w14:paraId="19F0D989" w14:textId="4C2B890F" w:rsidR="00AA0125" w:rsidRPr="00CD2EF4" w:rsidRDefault="00AA0125">
      <w:pPr>
        <w:pStyle w:val="NormalWeb"/>
        <w:numPr>
          <w:ilvl w:val="0"/>
          <w:numId w:val="55"/>
        </w:numPr>
        <w:bidi/>
        <w:rPr>
          <w:ins w:id="4788" w:author="nidal saleh" w:date="2025-06-14T11:34:00Z"/>
          <w:sz w:val="32"/>
          <w:szCs w:val="32"/>
          <w:rPrChange w:id="4789" w:author="nidal saleh" w:date="2025-06-14T11:48:00Z">
            <w:rPr>
              <w:ins w:id="4790" w:author="nidal saleh" w:date="2025-06-14T11:34:00Z"/>
              <w:sz w:val="36"/>
              <w:szCs w:val="36"/>
            </w:rPr>
          </w:rPrChange>
        </w:rPr>
      </w:pPr>
      <w:ins w:id="4791" w:author="nidal saleh" w:date="2025-06-10T23:52:00Z">
        <w:r w:rsidRPr="00CD2EF4">
          <w:rPr>
            <w:rStyle w:val="Strong"/>
            <w:rFonts w:eastAsiaTheme="majorEastAsia"/>
            <w:sz w:val="32"/>
            <w:szCs w:val="32"/>
            <w:rtl/>
            <w:rPrChange w:id="4792" w:author="nidal saleh" w:date="2025-06-14T11:48:00Z">
              <w:rPr>
                <w:rStyle w:val="Strong"/>
                <w:rFonts w:eastAsiaTheme="majorEastAsia"/>
                <w:rtl/>
              </w:rPr>
            </w:rPrChange>
          </w:rPr>
          <w:t>الواجهة الرسومية</w:t>
        </w:r>
        <w:r w:rsidRPr="00CD2EF4">
          <w:rPr>
            <w:rStyle w:val="Strong"/>
            <w:rFonts w:eastAsiaTheme="majorEastAsia"/>
            <w:sz w:val="32"/>
            <w:szCs w:val="32"/>
            <w:rPrChange w:id="4793" w:author="nidal saleh" w:date="2025-06-14T11:48:00Z">
              <w:rPr>
                <w:rStyle w:val="Strong"/>
                <w:rFonts w:eastAsiaTheme="majorEastAsia"/>
              </w:rPr>
            </w:rPrChange>
          </w:rPr>
          <w:t>:</w:t>
        </w:r>
        <w:r w:rsidRPr="00CD2EF4">
          <w:rPr>
            <w:sz w:val="32"/>
            <w:szCs w:val="32"/>
            <w:rPrChange w:id="4794" w:author="nidal saleh" w:date="2025-06-14T11:48:00Z">
              <w:rPr/>
            </w:rPrChange>
          </w:rPr>
          <w:br/>
        </w:r>
        <w:r w:rsidRPr="00CD2EF4">
          <w:rPr>
            <w:sz w:val="32"/>
            <w:szCs w:val="32"/>
            <w:rtl/>
            <w:rPrChange w:id="4795" w:author="nidal saleh" w:date="2025-06-14T11:48:00Z">
              <w:rPr>
                <w:rtl/>
              </w:rPr>
            </w:rPrChange>
          </w:rPr>
          <w:t>تعرض سجل الحالات وتسمح بالتصفية والتقارير النصية و</w:t>
        </w:r>
        <w:r w:rsidRPr="00CD2EF4">
          <w:rPr>
            <w:sz w:val="32"/>
            <w:szCs w:val="32"/>
            <w:rPrChange w:id="4796" w:author="nidal saleh" w:date="2025-06-14T11:48:00Z">
              <w:rPr/>
            </w:rPrChange>
          </w:rPr>
          <w:t>PDF</w:t>
        </w:r>
      </w:ins>
      <w:ins w:id="4797" w:author="nidal saleh" w:date="2025-06-10T23:54:00Z">
        <w:r w:rsidRPr="00CD2EF4">
          <w:rPr>
            <w:sz w:val="32"/>
            <w:szCs w:val="32"/>
            <w:rtl/>
            <w:rPrChange w:id="4798" w:author="nidal saleh" w:date="2025-06-14T11:48:00Z">
              <w:rPr>
                <w:rtl/>
              </w:rPr>
            </w:rPrChange>
          </w:rPr>
          <w:t xml:space="preserve"> .</w:t>
        </w:r>
      </w:ins>
    </w:p>
    <w:p w14:paraId="0D96BDAF" w14:textId="77777777" w:rsidR="00A0707A" w:rsidRPr="00CD2EF4" w:rsidRDefault="00A0707A" w:rsidP="00A0707A">
      <w:pPr>
        <w:pStyle w:val="NormalWeb"/>
        <w:bidi/>
        <w:rPr>
          <w:ins w:id="4799" w:author="nidal saleh" w:date="2025-06-14T11:34:00Z"/>
          <w:sz w:val="32"/>
          <w:szCs w:val="32"/>
          <w:rtl/>
          <w:rPrChange w:id="4800" w:author="nidal saleh" w:date="2025-06-14T11:48:00Z">
            <w:rPr>
              <w:ins w:id="4801" w:author="nidal saleh" w:date="2025-06-14T11:34:00Z"/>
              <w:sz w:val="36"/>
              <w:szCs w:val="36"/>
              <w:rtl/>
            </w:rPr>
          </w:rPrChange>
        </w:rPr>
      </w:pPr>
    </w:p>
    <w:p w14:paraId="1D1A5F12" w14:textId="084D9AB0" w:rsidR="00AA0125" w:rsidRPr="0066679F" w:rsidRDefault="0066679F">
      <w:pPr>
        <w:pStyle w:val="Heading4"/>
        <w:bidi/>
        <w:rPr>
          <w:ins w:id="4802" w:author="nidal saleh" w:date="2025-06-10T23:55:00Z"/>
          <w:i w:val="0"/>
          <w:iCs w:val="0"/>
          <w:sz w:val="32"/>
          <w:szCs w:val="32"/>
          <w:rPrChange w:id="4803" w:author="nidal saleh" w:date="2025-06-26T16:03:00Z">
            <w:rPr>
              <w:ins w:id="4804" w:author="nidal saleh" w:date="2025-06-10T23:55:00Z"/>
            </w:rPr>
          </w:rPrChange>
        </w:rPr>
        <w:pPrChange w:id="4805" w:author="nidal saleh" w:date="2025-06-10T23:55:00Z">
          <w:pPr>
            <w:pStyle w:val="Heading4"/>
          </w:pPr>
        </w:pPrChange>
      </w:pPr>
      <w:ins w:id="4806" w:author="nidal saleh" w:date="2025-06-26T16:03:00Z">
        <w:r w:rsidRPr="0066679F">
          <w:rPr>
            <w:rStyle w:val="Strong"/>
            <w:b w:val="0"/>
            <w:bCs w:val="0"/>
            <w:i w:val="0"/>
            <w:iCs w:val="0"/>
            <w:sz w:val="32"/>
            <w:szCs w:val="32"/>
            <w:rPrChange w:id="4807" w:author="nidal saleh" w:date="2025-06-26T16:03:00Z">
              <w:rPr>
                <w:rStyle w:val="Strong"/>
                <w:b w:val="0"/>
                <w:bCs w:val="0"/>
                <w:sz w:val="32"/>
                <w:szCs w:val="32"/>
              </w:rPr>
            </w:rPrChange>
          </w:rPr>
          <w:t xml:space="preserve"> </w:t>
        </w:r>
      </w:ins>
      <w:ins w:id="4808" w:author="nidal saleh" w:date="2025-06-10T23:55:00Z">
        <w:r w:rsidR="00AA0125" w:rsidRPr="0066679F">
          <w:rPr>
            <w:rStyle w:val="Strong"/>
            <w:b w:val="0"/>
            <w:bCs w:val="0"/>
            <w:i w:val="0"/>
            <w:iCs w:val="0"/>
            <w:sz w:val="32"/>
            <w:szCs w:val="32"/>
            <w:rPrChange w:id="4809" w:author="nidal saleh" w:date="2025-06-26T16:03:00Z">
              <w:rPr>
                <w:rStyle w:val="Strong"/>
                <w:b w:val="0"/>
                <w:bCs w:val="0"/>
              </w:rPr>
            </w:rPrChange>
          </w:rPr>
          <w:t xml:space="preserve">5.3 </w:t>
        </w:r>
        <w:r w:rsidR="00AA0125" w:rsidRPr="0066679F">
          <w:rPr>
            <w:rStyle w:val="Strong"/>
            <w:b w:val="0"/>
            <w:bCs w:val="0"/>
            <w:i w:val="0"/>
            <w:iCs w:val="0"/>
            <w:sz w:val="32"/>
            <w:szCs w:val="32"/>
            <w:rtl/>
            <w:rPrChange w:id="4810" w:author="nidal saleh" w:date="2025-06-26T16:03:00Z">
              <w:rPr>
                <w:rStyle w:val="Strong"/>
                <w:b w:val="0"/>
                <w:bCs w:val="0"/>
                <w:rtl/>
              </w:rPr>
            </w:rPrChange>
          </w:rPr>
          <w:t>أجزاء رئيسية من الشيفرة (مع شرح)</w:t>
        </w:r>
        <w:r w:rsidR="00AA0125" w:rsidRPr="0066679F">
          <w:rPr>
            <w:rStyle w:val="Strong"/>
            <w:b w:val="0"/>
            <w:bCs w:val="0"/>
            <w:i w:val="0"/>
            <w:iCs w:val="0"/>
            <w:sz w:val="32"/>
            <w:szCs w:val="32"/>
            <w:rPrChange w:id="4811" w:author="nidal saleh" w:date="2025-06-26T16:03:00Z">
              <w:rPr>
                <w:rStyle w:val="Strong"/>
                <w:b w:val="0"/>
                <w:bCs w:val="0"/>
              </w:rPr>
            </w:rPrChange>
          </w:rPr>
          <w:t>:</w:t>
        </w:r>
      </w:ins>
    </w:p>
    <w:p w14:paraId="3A8FAEDF" w14:textId="64018FDC" w:rsidR="00775753" w:rsidRPr="00CD2EF4" w:rsidRDefault="00775753">
      <w:pPr>
        <w:bidi/>
        <w:spacing w:before="100" w:beforeAutospacing="1" w:after="100" w:afterAutospacing="1" w:line="240" w:lineRule="auto"/>
        <w:rPr>
          <w:ins w:id="4812" w:author="nidal saleh" w:date="2025-06-11T00:00:00Z"/>
          <w:rFonts w:ascii="Times New Roman" w:eastAsia="Times New Roman" w:hAnsi="Times New Roman" w:cs="Times New Roman"/>
          <w:sz w:val="32"/>
          <w:szCs w:val="32"/>
          <w:rPrChange w:id="4813" w:author="nidal saleh" w:date="2025-06-14T11:48:00Z">
            <w:rPr>
              <w:ins w:id="4814" w:author="nidal saleh" w:date="2025-06-11T00:00:00Z"/>
              <w:rFonts w:ascii="Times New Roman" w:eastAsia="Times New Roman" w:hAnsi="Times New Roman" w:cs="Times New Roman"/>
              <w:sz w:val="24"/>
              <w:szCs w:val="24"/>
            </w:rPr>
          </w:rPrChange>
        </w:rPr>
        <w:pPrChange w:id="4815" w:author="nidal saleh" w:date="2025-06-11T00:01:00Z">
          <w:pPr>
            <w:spacing w:before="100" w:beforeAutospacing="1" w:after="100" w:afterAutospacing="1" w:line="240" w:lineRule="auto"/>
          </w:pPr>
        </w:pPrChange>
      </w:pPr>
      <w:ins w:id="4816" w:author="nidal saleh" w:date="2025-06-11T00:00:00Z">
        <w:r w:rsidRPr="00A0707A">
          <w:rPr>
            <w:rFonts w:ascii="Times New Roman" w:eastAsia="Times New Roman" w:hAnsi="Times New Roman" w:cs="Times New Roman"/>
            <w:sz w:val="32"/>
            <w:szCs w:val="32"/>
            <w:rPrChange w:id="4817" w:author="nidal saleh" w:date="2025-06-14T11:34:00Z">
              <w:rPr>
                <w:rFonts w:ascii="Times New Roman" w:eastAsia="Times New Roman" w:hAnsi="Times New Roman" w:cs="Times New Roman"/>
                <w:sz w:val="24"/>
                <w:szCs w:val="24"/>
              </w:rPr>
            </w:rPrChange>
          </w:rPr>
          <w:t xml:space="preserve"> </w:t>
        </w:r>
        <w:r w:rsidRPr="00CD2EF4">
          <w:rPr>
            <w:rFonts w:ascii="Times New Roman" w:eastAsia="Times New Roman" w:hAnsi="Times New Roman" w:cs="Times New Roman"/>
            <w:b/>
            <w:bCs/>
            <w:sz w:val="32"/>
            <w:szCs w:val="32"/>
            <w:rtl/>
            <w:rPrChange w:id="4818" w:author="nidal saleh" w:date="2025-06-14T11:48:00Z">
              <w:rPr>
                <w:rFonts w:ascii="Times New Roman" w:eastAsia="Times New Roman" w:hAnsi="Times New Roman" w:cs="Times New Roman"/>
                <w:b/>
                <w:bCs/>
                <w:sz w:val="24"/>
                <w:szCs w:val="24"/>
                <w:rtl/>
              </w:rPr>
            </w:rPrChange>
          </w:rPr>
          <w:t>أ) حساب نسبة إغلاق العين</w:t>
        </w:r>
        <w:r w:rsidRPr="00CD2EF4">
          <w:rPr>
            <w:rFonts w:ascii="Times New Roman" w:eastAsia="Times New Roman" w:hAnsi="Times New Roman" w:cs="Times New Roman"/>
            <w:b/>
            <w:bCs/>
            <w:sz w:val="32"/>
            <w:szCs w:val="32"/>
            <w:rPrChange w:id="4819" w:author="nidal saleh" w:date="2025-06-14T11:48:00Z">
              <w:rPr>
                <w:rFonts w:ascii="Times New Roman" w:eastAsia="Times New Roman" w:hAnsi="Times New Roman" w:cs="Times New Roman"/>
                <w:b/>
                <w:bCs/>
                <w:sz w:val="24"/>
                <w:szCs w:val="24"/>
              </w:rPr>
            </w:rPrChange>
          </w:rPr>
          <w:t xml:space="preserve"> </w:t>
        </w:r>
      </w:ins>
      <w:ins w:id="4820" w:author="nidal saleh" w:date="2025-06-11T00:04:00Z">
        <w:r w:rsidR="00CD72F7" w:rsidRPr="00CD2EF4">
          <w:rPr>
            <w:rFonts w:ascii="Times New Roman" w:eastAsia="Times New Roman" w:hAnsi="Times New Roman" w:cs="Times New Roman"/>
            <w:b/>
            <w:bCs/>
            <w:sz w:val="32"/>
            <w:szCs w:val="32"/>
            <w:rPrChange w:id="4821" w:author="nidal saleh" w:date="2025-06-14T11:48:00Z">
              <w:rPr>
                <w:rFonts w:ascii="Times New Roman" w:eastAsia="Times New Roman" w:hAnsi="Times New Roman" w:cs="Times New Roman"/>
                <w:b/>
                <w:bCs/>
                <w:sz w:val="24"/>
                <w:szCs w:val="24"/>
              </w:rPr>
            </w:rPrChange>
          </w:rPr>
          <w:t>:</w:t>
        </w:r>
      </w:ins>
      <w:ins w:id="4822" w:author="nidal saleh" w:date="2025-06-11T00:00:00Z">
        <w:r w:rsidRPr="00CD2EF4">
          <w:rPr>
            <w:rFonts w:ascii="Times New Roman" w:eastAsia="Times New Roman" w:hAnsi="Times New Roman" w:cs="Times New Roman"/>
            <w:b/>
            <w:bCs/>
            <w:sz w:val="32"/>
            <w:szCs w:val="32"/>
            <w:rPrChange w:id="4823" w:author="nidal saleh" w:date="2025-06-14T11:48:00Z">
              <w:rPr>
                <w:rFonts w:ascii="Times New Roman" w:eastAsia="Times New Roman" w:hAnsi="Times New Roman" w:cs="Times New Roman"/>
                <w:b/>
                <w:bCs/>
                <w:sz w:val="24"/>
                <w:szCs w:val="24"/>
              </w:rPr>
            </w:rPrChange>
          </w:rPr>
          <w:t>(EAR)</w:t>
        </w:r>
      </w:ins>
    </w:p>
    <w:p w14:paraId="57B76A2E" w14:textId="77777777" w:rsidR="00CD72F7" w:rsidRPr="00CD2EF4" w:rsidRDefault="00CD72F7" w:rsidP="00CD72F7">
      <w:pPr>
        <w:shd w:val="clear" w:color="auto" w:fill="1F1F1F"/>
        <w:spacing w:after="0" w:line="240" w:lineRule="atLeast"/>
        <w:rPr>
          <w:ins w:id="4824" w:author="nidal saleh" w:date="2025-06-11T00:03:00Z"/>
          <w:rFonts w:ascii="Consolas" w:eastAsia="Times New Roman" w:hAnsi="Consolas" w:cs="Times New Roman"/>
          <w:color w:val="CCCCCC"/>
          <w:sz w:val="32"/>
          <w:szCs w:val="32"/>
          <w:rPrChange w:id="4825" w:author="nidal saleh" w:date="2025-06-14T11:48:00Z">
            <w:rPr>
              <w:ins w:id="4826" w:author="nidal saleh" w:date="2025-06-11T00:03:00Z"/>
              <w:rFonts w:ascii="Consolas" w:eastAsia="Times New Roman" w:hAnsi="Consolas" w:cs="Times New Roman"/>
              <w:color w:val="CCCCCC"/>
              <w:sz w:val="18"/>
              <w:szCs w:val="18"/>
            </w:rPr>
          </w:rPrChange>
        </w:rPr>
      </w:pPr>
    </w:p>
    <w:p w14:paraId="32714C3D" w14:textId="77777777" w:rsidR="00CD72F7" w:rsidRPr="00CD2EF4" w:rsidRDefault="00CD72F7" w:rsidP="00CD72F7">
      <w:pPr>
        <w:shd w:val="clear" w:color="auto" w:fill="1F1F1F"/>
        <w:spacing w:after="0" w:line="240" w:lineRule="atLeast"/>
        <w:rPr>
          <w:ins w:id="4827" w:author="nidal saleh" w:date="2025-06-11T00:03:00Z"/>
          <w:rFonts w:ascii="Consolas" w:eastAsia="Times New Roman" w:hAnsi="Consolas" w:cs="Times New Roman"/>
          <w:color w:val="CCCCCC"/>
          <w:sz w:val="32"/>
          <w:szCs w:val="32"/>
          <w:rPrChange w:id="4828" w:author="nidal saleh" w:date="2025-06-14T11:48:00Z">
            <w:rPr>
              <w:ins w:id="4829" w:author="nidal saleh" w:date="2025-06-11T00:03:00Z"/>
              <w:rFonts w:ascii="Consolas" w:eastAsia="Times New Roman" w:hAnsi="Consolas" w:cs="Times New Roman"/>
              <w:color w:val="CCCCCC"/>
              <w:sz w:val="18"/>
              <w:szCs w:val="18"/>
            </w:rPr>
          </w:rPrChange>
        </w:rPr>
      </w:pPr>
      <w:ins w:id="4830" w:author="nidal saleh" w:date="2025-06-11T00:03:00Z">
        <w:r w:rsidRPr="00CD2EF4">
          <w:rPr>
            <w:rFonts w:ascii="Consolas" w:eastAsia="Times New Roman" w:hAnsi="Consolas" w:cs="Times New Roman"/>
            <w:color w:val="569CD6"/>
            <w:sz w:val="32"/>
            <w:szCs w:val="32"/>
            <w:rPrChange w:id="4831" w:author="nidal saleh" w:date="2025-06-14T11:48:00Z">
              <w:rPr>
                <w:rFonts w:ascii="Consolas" w:eastAsia="Times New Roman" w:hAnsi="Consolas" w:cs="Times New Roman"/>
                <w:color w:val="569CD6"/>
                <w:sz w:val="18"/>
                <w:szCs w:val="18"/>
              </w:rPr>
            </w:rPrChange>
          </w:rPr>
          <w:t>def</w:t>
        </w:r>
        <w:r w:rsidRPr="00CD2EF4">
          <w:rPr>
            <w:rFonts w:ascii="Consolas" w:eastAsia="Times New Roman" w:hAnsi="Consolas" w:cs="Times New Roman"/>
            <w:color w:val="CCCCCC"/>
            <w:sz w:val="32"/>
            <w:szCs w:val="32"/>
            <w:rPrChange w:id="4832"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DCDCAA"/>
            <w:sz w:val="32"/>
            <w:szCs w:val="32"/>
            <w:rPrChange w:id="4833" w:author="nidal saleh" w:date="2025-06-14T11:48:00Z">
              <w:rPr>
                <w:rFonts w:ascii="Consolas" w:eastAsia="Times New Roman" w:hAnsi="Consolas" w:cs="Times New Roman"/>
                <w:color w:val="DCDCAA"/>
                <w:sz w:val="18"/>
                <w:szCs w:val="18"/>
              </w:rPr>
            </w:rPrChange>
          </w:rPr>
          <w:t>eye_aspect_ratio</w:t>
        </w:r>
        <w:proofErr w:type="spellEnd"/>
        <w:r w:rsidRPr="00CD2EF4">
          <w:rPr>
            <w:rFonts w:ascii="Consolas" w:eastAsia="Times New Roman" w:hAnsi="Consolas" w:cs="Times New Roman"/>
            <w:color w:val="CCCCCC"/>
            <w:sz w:val="32"/>
            <w:szCs w:val="32"/>
            <w:rPrChange w:id="4834"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9CDCFE"/>
            <w:sz w:val="32"/>
            <w:szCs w:val="32"/>
            <w:rPrChange w:id="4835" w:author="nidal saleh" w:date="2025-06-14T11:48:00Z">
              <w:rPr>
                <w:rFonts w:ascii="Consolas" w:eastAsia="Times New Roman" w:hAnsi="Consolas" w:cs="Times New Roman"/>
                <w:color w:val="9CDCFE"/>
                <w:sz w:val="18"/>
                <w:szCs w:val="18"/>
              </w:rPr>
            </w:rPrChange>
          </w:rPr>
          <w:t>eye</w:t>
        </w:r>
        <w:r w:rsidRPr="00CD2EF4">
          <w:rPr>
            <w:rFonts w:ascii="Consolas" w:eastAsia="Times New Roman" w:hAnsi="Consolas" w:cs="Times New Roman"/>
            <w:color w:val="CCCCCC"/>
            <w:sz w:val="32"/>
            <w:szCs w:val="32"/>
            <w:rPrChange w:id="4836" w:author="nidal saleh" w:date="2025-06-14T11:48:00Z">
              <w:rPr>
                <w:rFonts w:ascii="Consolas" w:eastAsia="Times New Roman" w:hAnsi="Consolas" w:cs="Times New Roman"/>
                <w:color w:val="CCCCCC"/>
                <w:sz w:val="18"/>
                <w:szCs w:val="18"/>
              </w:rPr>
            </w:rPrChange>
          </w:rPr>
          <w:t>):</w:t>
        </w:r>
      </w:ins>
    </w:p>
    <w:p w14:paraId="3F869EB8" w14:textId="77777777" w:rsidR="00CD72F7" w:rsidRPr="00CD2EF4" w:rsidRDefault="00CD72F7" w:rsidP="00CD72F7">
      <w:pPr>
        <w:shd w:val="clear" w:color="auto" w:fill="1F1F1F"/>
        <w:spacing w:after="0" w:line="240" w:lineRule="atLeast"/>
        <w:rPr>
          <w:ins w:id="4837" w:author="nidal saleh" w:date="2025-06-11T00:03:00Z"/>
          <w:rFonts w:ascii="Consolas" w:eastAsia="Times New Roman" w:hAnsi="Consolas" w:cs="Times New Roman"/>
          <w:color w:val="CCCCCC"/>
          <w:sz w:val="32"/>
          <w:szCs w:val="32"/>
          <w:rPrChange w:id="4838" w:author="nidal saleh" w:date="2025-06-14T11:48:00Z">
            <w:rPr>
              <w:ins w:id="4839" w:author="nidal saleh" w:date="2025-06-11T00:03:00Z"/>
              <w:rFonts w:ascii="Consolas" w:eastAsia="Times New Roman" w:hAnsi="Consolas" w:cs="Times New Roman"/>
              <w:color w:val="CCCCCC"/>
              <w:sz w:val="18"/>
              <w:szCs w:val="18"/>
            </w:rPr>
          </w:rPrChange>
        </w:rPr>
      </w:pPr>
      <w:ins w:id="4840" w:author="nidal saleh" w:date="2025-06-11T00:03:00Z">
        <w:r w:rsidRPr="00CD2EF4">
          <w:rPr>
            <w:rFonts w:ascii="Consolas" w:eastAsia="Times New Roman" w:hAnsi="Consolas" w:cs="Times New Roman"/>
            <w:color w:val="CCCCCC"/>
            <w:sz w:val="32"/>
            <w:szCs w:val="32"/>
            <w:rPrChange w:id="4841"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4FC1FF"/>
            <w:sz w:val="32"/>
            <w:szCs w:val="32"/>
            <w:rPrChange w:id="4842" w:author="nidal saleh" w:date="2025-06-14T11:48:00Z">
              <w:rPr>
                <w:rFonts w:ascii="Consolas" w:eastAsia="Times New Roman" w:hAnsi="Consolas" w:cs="Times New Roman"/>
                <w:color w:val="4FC1FF"/>
                <w:sz w:val="18"/>
                <w:szCs w:val="18"/>
              </w:rPr>
            </w:rPrChange>
          </w:rPr>
          <w:t>A</w:t>
        </w:r>
        <w:r w:rsidRPr="00CD2EF4">
          <w:rPr>
            <w:rFonts w:ascii="Consolas" w:eastAsia="Times New Roman" w:hAnsi="Consolas" w:cs="Times New Roman"/>
            <w:color w:val="CCCCCC"/>
            <w:sz w:val="32"/>
            <w:szCs w:val="32"/>
            <w:rPrChange w:id="4843"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4844"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4845"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4EC9B0"/>
            <w:sz w:val="32"/>
            <w:szCs w:val="32"/>
            <w:rPrChange w:id="4846" w:author="nidal saleh" w:date="2025-06-14T11:48:00Z">
              <w:rPr>
                <w:rFonts w:ascii="Consolas" w:eastAsia="Times New Roman" w:hAnsi="Consolas" w:cs="Times New Roman"/>
                <w:color w:val="4EC9B0"/>
                <w:sz w:val="18"/>
                <w:szCs w:val="18"/>
              </w:rPr>
            </w:rPrChange>
          </w:rPr>
          <w:t>dist</w:t>
        </w:r>
        <w:r w:rsidRPr="00CD2EF4">
          <w:rPr>
            <w:rFonts w:ascii="Consolas" w:eastAsia="Times New Roman" w:hAnsi="Consolas" w:cs="Times New Roman"/>
            <w:color w:val="CCCCCC"/>
            <w:sz w:val="32"/>
            <w:szCs w:val="32"/>
            <w:rPrChange w:id="4847"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CDCAA"/>
            <w:sz w:val="32"/>
            <w:szCs w:val="32"/>
            <w:rPrChange w:id="4848" w:author="nidal saleh" w:date="2025-06-14T11:48:00Z">
              <w:rPr>
                <w:rFonts w:ascii="Consolas" w:eastAsia="Times New Roman" w:hAnsi="Consolas" w:cs="Times New Roman"/>
                <w:color w:val="DCDCAA"/>
                <w:sz w:val="18"/>
                <w:szCs w:val="18"/>
              </w:rPr>
            </w:rPrChange>
          </w:rPr>
          <w:t>euclidean</w:t>
        </w:r>
        <w:proofErr w:type="spellEnd"/>
        <w:r w:rsidRPr="00CD2EF4">
          <w:rPr>
            <w:rFonts w:ascii="Consolas" w:eastAsia="Times New Roman" w:hAnsi="Consolas" w:cs="Times New Roman"/>
            <w:color w:val="CCCCCC"/>
            <w:sz w:val="32"/>
            <w:szCs w:val="32"/>
            <w:rPrChange w:id="4849"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9CDCFE"/>
            <w:sz w:val="32"/>
            <w:szCs w:val="32"/>
            <w:rPrChange w:id="4850" w:author="nidal saleh" w:date="2025-06-14T11:48:00Z">
              <w:rPr>
                <w:rFonts w:ascii="Consolas" w:eastAsia="Times New Roman" w:hAnsi="Consolas" w:cs="Times New Roman"/>
                <w:color w:val="9CDCFE"/>
                <w:sz w:val="18"/>
                <w:szCs w:val="18"/>
              </w:rPr>
            </w:rPrChange>
          </w:rPr>
          <w:t>eye</w:t>
        </w:r>
        <w:r w:rsidRPr="00CD2EF4">
          <w:rPr>
            <w:rFonts w:ascii="Consolas" w:eastAsia="Times New Roman" w:hAnsi="Consolas" w:cs="Times New Roman"/>
            <w:color w:val="CCCCCC"/>
            <w:sz w:val="32"/>
            <w:szCs w:val="32"/>
            <w:rPrChange w:id="4851"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4852" w:author="nidal saleh" w:date="2025-06-14T11:48:00Z">
              <w:rPr>
                <w:rFonts w:ascii="Consolas" w:eastAsia="Times New Roman" w:hAnsi="Consolas" w:cs="Times New Roman"/>
                <w:color w:val="B5CEA8"/>
                <w:sz w:val="18"/>
                <w:szCs w:val="18"/>
              </w:rPr>
            </w:rPrChange>
          </w:rPr>
          <w:t>1</w:t>
        </w:r>
        <w:r w:rsidRPr="00CD2EF4">
          <w:rPr>
            <w:rFonts w:ascii="Consolas" w:eastAsia="Times New Roman" w:hAnsi="Consolas" w:cs="Times New Roman"/>
            <w:color w:val="CCCCCC"/>
            <w:sz w:val="32"/>
            <w:szCs w:val="32"/>
            <w:rPrChange w:id="4853"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4854" w:author="nidal saleh" w:date="2025-06-14T11:48:00Z">
              <w:rPr>
                <w:rFonts w:ascii="Consolas" w:eastAsia="Times New Roman" w:hAnsi="Consolas" w:cs="Times New Roman"/>
                <w:color w:val="9CDCFE"/>
                <w:sz w:val="18"/>
                <w:szCs w:val="18"/>
              </w:rPr>
            </w:rPrChange>
          </w:rPr>
          <w:t>eye</w:t>
        </w:r>
        <w:r w:rsidRPr="00CD2EF4">
          <w:rPr>
            <w:rFonts w:ascii="Consolas" w:eastAsia="Times New Roman" w:hAnsi="Consolas" w:cs="Times New Roman"/>
            <w:color w:val="CCCCCC"/>
            <w:sz w:val="32"/>
            <w:szCs w:val="32"/>
            <w:rPrChange w:id="4855"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4856" w:author="nidal saleh" w:date="2025-06-14T11:48:00Z">
              <w:rPr>
                <w:rFonts w:ascii="Consolas" w:eastAsia="Times New Roman" w:hAnsi="Consolas" w:cs="Times New Roman"/>
                <w:color w:val="B5CEA8"/>
                <w:sz w:val="18"/>
                <w:szCs w:val="18"/>
              </w:rPr>
            </w:rPrChange>
          </w:rPr>
          <w:t>5</w:t>
        </w:r>
        <w:r w:rsidRPr="00CD2EF4">
          <w:rPr>
            <w:rFonts w:ascii="Consolas" w:eastAsia="Times New Roman" w:hAnsi="Consolas" w:cs="Times New Roman"/>
            <w:color w:val="CCCCCC"/>
            <w:sz w:val="32"/>
            <w:szCs w:val="32"/>
            <w:rPrChange w:id="4857" w:author="nidal saleh" w:date="2025-06-14T11:48:00Z">
              <w:rPr>
                <w:rFonts w:ascii="Consolas" w:eastAsia="Times New Roman" w:hAnsi="Consolas" w:cs="Times New Roman"/>
                <w:color w:val="CCCCCC"/>
                <w:sz w:val="18"/>
                <w:szCs w:val="18"/>
              </w:rPr>
            </w:rPrChange>
          </w:rPr>
          <w:t>])</w:t>
        </w:r>
      </w:ins>
    </w:p>
    <w:p w14:paraId="2A83DB87" w14:textId="77777777" w:rsidR="00CD72F7" w:rsidRPr="00CD2EF4" w:rsidRDefault="00CD72F7" w:rsidP="00CD72F7">
      <w:pPr>
        <w:shd w:val="clear" w:color="auto" w:fill="1F1F1F"/>
        <w:spacing w:after="0" w:line="240" w:lineRule="atLeast"/>
        <w:rPr>
          <w:ins w:id="4858" w:author="nidal saleh" w:date="2025-06-11T00:03:00Z"/>
          <w:rFonts w:ascii="Consolas" w:eastAsia="Times New Roman" w:hAnsi="Consolas" w:cs="Times New Roman"/>
          <w:color w:val="CCCCCC"/>
          <w:sz w:val="32"/>
          <w:szCs w:val="32"/>
          <w:rPrChange w:id="4859" w:author="nidal saleh" w:date="2025-06-14T11:48:00Z">
            <w:rPr>
              <w:ins w:id="4860" w:author="nidal saleh" w:date="2025-06-11T00:03:00Z"/>
              <w:rFonts w:ascii="Consolas" w:eastAsia="Times New Roman" w:hAnsi="Consolas" w:cs="Times New Roman"/>
              <w:color w:val="CCCCCC"/>
              <w:sz w:val="18"/>
              <w:szCs w:val="18"/>
            </w:rPr>
          </w:rPrChange>
        </w:rPr>
      </w:pPr>
      <w:ins w:id="4861" w:author="nidal saleh" w:date="2025-06-11T00:03:00Z">
        <w:r w:rsidRPr="00CD2EF4">
          <w:rPr>
            <w:rFonts w:ascii="Consolas" w:eastAsia="Times New Roman" w:hAnsi="Consolas" w:cs="Times New Roman"/>
            <w:color w:val="CCCCCC"/>
            <w:sz w:val="32"/>
            <w:szCs w:val="32"/>
            <w:rPrChange w:id="4862"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4FC1FF"/>
            <w:sz w:val="32"/>
            <w:szCs w:val="32"/>
            <w:rPrChange w:id="4863" w:author="nidal saleh" w:date="2025-06-14T11:48:00Z">
              <w:rPr>
                <w:rFonts w:ascii="Consolas" w:eastAsia="Times New Roman" w:hAnsi="Consolas" w:cs="Times New Roman"/>
                <w:color w:val="4FC1FF"/>
                <w:sz w:val="18"/>
                <w:szCs w:val="18"/>
              </w:rPr>
            </w:rPrChange>
          </w:rPr>
          <w:t>B</w:t>
        </w:r>
        <w:r w:rsidRPr="00CD2EF4">
          <w:rPr>
            <w:rFonts w:ascii="Consolas" w:eastAsia="Times New Roman" w:hAnsi="Consolas" w:cs="Times New Roman"/>
            <w:color w:val="CCCCCC"/>
            <w:sz w:val="32"/>
            <w:szCs w:val="32"/>
            <w:rPrChange w:id="4864"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4865"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4866"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4EC9B0"/>
            <w:sz w:val="32"/>
            <w:szCs w:val="32"/>
            <w:rPrChange w:id="4867" w:author="nidal saleh" w:date="2025-06-14T11:48:00Z">
              <w:rPr>
                <w:rFonts w:ascii="Consolas" w:eastAsia="Times New Roman" w:hAnsi="Consolas" w:cs="Times New Roman"/>
                <w:color w:val="4EC9B0"/>
                <w:sz w:val="18"/>
                <w:szCs w:val="18"/>
              </w:rPr>
            </w:rPrChange>
          </w:rPr>
          <w:t>dist</w:t>
        </w:r>
        <w:r w:rsidRPr="00CD2EF4">
          <w:rPr>
            <w:rFonts w:ascii="Consolas" w:eastAsia="Times New Roman" w:hAnsi="Consolas" w:cs="Times New Roman"/>
            <w:color w:val="CCCCCC"/>
            <w:sz w:val="32"/>
            <w:szCs w:val="32"/>
            <w:rPrChange w:id="4868"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CDCAA"/>
            <w:sz w:val="32"/>
            <w:szCs w:val="32"/>
            <w:rPrChange w:id="4869" w:author="nidal saleh" w:date="2025-06-14T11:48:00Z">
              <w:rPr>
                <w:rFonts w:ascii="Consolas" w:eastAsia="Times New Roman" w:hAnsi="Consolas" w:cs="Times New Roman"/>
                <w:color w:val="DCDCAA"/>
                <w:sz w:val="18"/>
                <w:szCs w:val="18"/>
              </w:rPr>
            </w:rPrChange>
          </w:rPr>
          <w:t>euclidean</w:t>
        </w:r>
        <w:proofErr w:type="spellEnd"/>
        <w:r w:rsidRPr="00CD2EF4">
          <w:rPr>
            <w:rFonts w:ascii="Consolas" w:eastAsia="Times New Roman" w:hAnsi="Consolas" w:cs="Times New Roman"/>
            <w:color w:val="CCCCCC"/>
            <w:sz w:val="32"/>
            <w:szCs w:val="32"/>
            <w:rPrChange w:id="4870"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9CDCFE"/>
            <w:sz w:val="32"/>
            <w:szCs w:val="32"/>
            <w:rPrChange w:id="4871" w:author="nidal saleh" w:date="2025-06-14T11:48:00Z">
              <w:rPr>
                <w:rFonts w:ascii="Consolas" w:eastAsia="Times New Roman" w:hAnsi="Consolas" w:cs="Times New Roman"/>
                <w:color w:val="9CDCFE"/>
                <w:sz w:val="18"/>
                <w:szCs w:val="18"/>
              </w:rPr>
            </w:rPrChange>
          </w:rPr>
          <w:t>eye</w:t>
        </w:r>
        <w:r w:rsidRPr="00CD2EF4">
          <w:rPr>
            <w:rFonts w:ascii="Consolas" w:eastAsia="Times New Roman" w:hAnsi="Consolas" w:cs="Times New Roman"/>
            <w:color w:val="CCCCCC"/>
            <w:sz w:val="32"/>
            <w:szCs w:val="32"/>
            <w:rPrChange w:id="4872"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4873" w:author="nidal saleh" w:date="2025-06-14T11:48:00Z">
              <w:rPr>
                <w:rFonts w:ascii="Consolas" w:eastAsia="Times New Roman" w:hAnsi="Consolas" w:cs="Times New Roman"/>
                <w:color w:val="B5CEA8"/>
                <w:sz w:val="18"/>
                <w:szCs w:val="18"/>
              </w:rPr>
            </w:rPrChange>
          </w:rPr>
          <w:t>2</w:t>
        </w:r>
        <w:r w:rsidRPr="00CD2EF4">
          <w:rPr>
            <w:rFonts w:ascii="Consolas" w:eastAsia="Times New Roman" w:hAnsi="Consolas" w:cs="Times New Roman"/>
            <w:color w:val="CCCCCC"/>
            <w:sz w:val="32"/>
            <w:szCs w:val="32"/>
            <w:rPrChange w:id="4874"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4875" w:author="nidal saleh" w:date="2025-06-14T11:48:00Z">
              <w:rPr>
                <w:rFonts w:ascii="Consolas" w:eastAsia="Times New Roman" w:hAnsi="Consolas" w:cs="Times New Roman"/>
                <w:color w:val="9CDCFE"/>
                <w:sz w:val="18"/>
                <w:szCs w:val="18"/>
              </w:rPr>
            </w:rPrChange>
          </w:rPr>
          <w:t>eye</w:t>
        </w:r>
        <w:r w:rsidRPr="00CD2EF4">
          <w:rPr>
            <w:rFonts w:ascii="Consolas" w:eastAsia="Times New Roman" w:hAnsi="Consolas" w:cs="Times New Roman"/>
            <w:color w:val="CCCCCC"/>
            <w:sz w:val="32"/>
            <w:szCs w:val="32"/>
            <w:rPrChange w:id="4876"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4877" w:author="nidal saleh" w:date="2025-06-14T11:48:00Z">
              <w:rPr>
                <w:rFonts w:ascii="Consolas" w:eastAsia="Times New Roman" w:hAnsi="Consolas" w:cs="Times New Roman"/>
                <w:color w:val="B5CEA8"/>
                <w:sz w:val="18"/>
                <w:szCs w:val="18"/>
              </w:rPr>
            </w:rPrChange>
          </w:rPr>
          <w:t>4</w:t>
        </w:r>
        <w:r w:rsidRPr="00CD2EF4">
          <w:rPr>
            <w:rFonts w:ascii="Consolas" w:eastAsia="Times New Roman" w:hAnsi="Consolas" w:cs="Times New Roman"/>
            <w:color w:val="CCCCCC"/>
            <w:sz w:val="32"/>
            <w:szCs w:val="32"/>
            <w:rPrChange w:id="4878" w:author="nidal saleh" w:date="2025-06-14T11:48:00Z">
              <w:rPr>
                <w:rFonts w:ascii="Consolas" w:eastAsia="Times New Roman" w:hAnsi="Consolas" w:cs="Times New Roman"/>
                <w:color w:val="CCCCCC"/>
                <w:sz w:val="18"/>
                <w:szCs w:val="18"/>
              </w:rPr>
            </w:rPrChange>
          </w:rPr>
          <w:t>])</w:t>
        </w:r>
      </w:ins>
    </w:p>
    <w:p w14:paraId="1F8985FD" w14:textId="77777777" w:rsidR="00CD72F7" w:rsidRPr="00CD2EF4" w:rsidRDefault="00CD72F7" w:rsidP="00CD72F7">
      <w:pPr>
        <w:shd w:val="clear" w:color="auto" w:fill="1F1F1F"/>
        <w:spacing w:after="0" w:line="240" w:lineRule="atLeast"/>
        <w:rPr>
          <w:ins w:id="4879" w:author="nidal saleh" w:date="2025-06-11T00:03:00Z"/>
          <w:rFonts w:ascii="Consolas" w:eastAsia="Times New Roman" w:hAnsi="Consolas" w:cs="Times New Roman"/>
          <w:color w:val="CCCCCC"/>
          <w:sz w:val="32"/>
          <w:szCs w:val="32"/>
          <w:rPrChange w:id="4880" w:author="nidal saleh" w:date="2025-06-14T11:48:00Z">
            <w:rPr>
              <w:ins w:id="4881" w:author="nidal saleh" w:date="2025-06-11T00:03:00Z"/>
              <w:rFonts w:ascii="Consolas" w:eastAsia="Times New Roman" w:hAnsi="Consolas" w:cs="Times New Roman"/>
              <w:color w:val="CCCCCC"/>
              <w:sz w:val="18"/>
              <w:szCs w:val="18"/>
            </w:rPr>
          </w:rPrChange>
        </w:rPr>
      </w:pPr>
      <w:ins w:id="4882" w:author="nidal saleh" w:date="2025-06-11T00:03:00Z">
        <w:r w:rsidRPr="00CD2EF4">
          <w:rPr>
            <w:rFonts w:ascii="Consolas" w:eastAsia="Times New Roman" w:hAnsi="Consolas" w:cs="Times New Roman"/>
            <w:color w:val="CCCCCC"/>
            <w:sz w:val="32"/>
            <w:szCs w:val="32"/>
            <w:rPrChange w:id="4883"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4FC1FF"/>
            <w:sz w:val="32"/>
            <w:szCs w:val="32"/>
            <w:rPrChange w:id="4884" w:author="nidal saleh" w:date="2025-06-14T11:48:00Z">
              <w:rPr>
                <w:rFonts w:ascii="Consolas" w:eastAsia="Times New Roman" w:hAnsi="Consolas" w:cs="Times New Roman"/>
                <w:color w:val="4FC1FF"/>
                <w:sz w:val="18"/>
                <w:szCs w:val="18"/>
              </w:rPr>
            </w:rPrChange>
          </w:rPr>
          <w:t>C</w:t>
        </w:r>
        <w:r w:rsidRPr="00CD2EF4">
          <w:rPr>
            <w:rFonts w:ascii="Consolas" w:eastAsia="Times New Roman" w:hAnsi="Consolas" w:cs="Times New Roman"/>
            <w:color w:val="CCCCCC"/>
            <w:sz w:val="32"/>
            <w:szCs w:val="32"/>
            <w:rPrChange w:id="4885"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4886"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4887"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4EC9B0"/>
            <w:sz w:val="32"/>
            <w:szCs w:val="32"/>
            <w:rPrChange w:id="4888" w:author="nidal saleh" w:date="2025-06-14T11:48:00Z">
              <w:rPr>
                <w:rFonts w:ascii="Consolas" w:eastAsia="Times New Roman" w:hAnsi="Consolas" w:cs="Times New Roman"/>
                <w:color w:val="4EC9B0"/>
                <w:sz w:val="18"/>
                <w:szCs w:val="18"/>
              </w:rPr>
            </w:rPrChange>
          </w:rPr>
          <w:t>dist</w:t>
        </w:r>
        <w:r w:rsidRPr="00CD2EF4">
          <w:rPr>
            <w:rFonts w:ascii="Consolas" w:eastAsia="Times New Roman" w:hAnsi="Consolas" w:cs="Times New Roman"/>
            <w:color w:val="CCCCCC"/>
            <w:sz w:val="32"/>
            <w:szCs w:val="32"/>
            <w:rPrChange w:id="4889"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CDCAA"/>
            <w:sz w:val="32"/>
            <w:szCs w:val="32"/>
            <w:rPrChange w:id="4890" w:author="nidal saleh" w:date="2025-06-14T11:48:00Z">
              <w:rPr>
                <w:rFonts w:ascii="Consolas" w:eastAsia="Times New Roman" w:hAnsi="Consolas" w:cs="Times New Roman"/>
                <w:color w:val="DCDCAA"/>
                <w:sz w:val="18"/>
                <w:szCs w:val="18"/>
              </w:rPr>
            </w:rPrChange>
          </w:rPr>
          <w:t>euclidean</w:t>
        </w:r>
        <w:proofErr w:type="spellEnd"/>
        <w:r w:rsidRPr="00CD2EF4">
          <w:rPr>
            <w:rFonts w:ascii="Consolas" w:eastAsia="Times New Roman" w:hAnsi="Consolas" w:cs="Times New Roman"/>
            <w:color w:val="CCCCCC"/>
            <w:sz w:val="32"/>
            <w:szCs w:val="32"/>
            <w:rPrChange w:id="4891"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9CDCFE"/>
            <w:sz w:val="32"/>
            <w:szCs w:val="32"/>
            <w:rPrChange w:id="4892" w:author="nidal saleh" w:date="2025-06-14T11:48:00Z">
              <w:rPr>
                <w:rFonts w:ascii="Consolas" w:eastAsia="Times New Roman" w:hAnsi="Consolas" w:cs="Times New Roman"/>
                <w:color w:val="9CDCFE"/>
                <w:sz w:val="18"/>
                <w:szCs w:val="18"/>
              </w:rPr>
            </w:rPrChange>
          </w:rPr>
          <w:t>eye</w:t>
        </w:r>
        <w:r w:rsidRPr="00CD2EF4">
          <w:rPr>
            <w:rFonts w:ascii="Consolas" w:eastAsia="Times New Roman" w:hAnsi="Consolas" w:cs="Times New Roman"/>
            <w:color w:val="CCCCCC"/>
            <w:sz w:val="32"/>
            <w:szCs w:val="32"/>
            <w:rPrChange w:id="4893"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4894" w:author="nidal saleh" w:date="2025-06-14T11:48:00Z">
              <w:rPr>
                <w:rFonts w:ascii="Consolas" w:eastAsia="Times New Roman" w:hAnsi="Consolas" w:cs="Times New Roman"/>
                <w:color w:val="B5CEA8"/>
                <w:sz w:val="18"/>
                <w:szCs w:val="18"/>
              </w:rPr>
            </w:rPrChange>
          </w:rPr>
          <w:t>0</w:t>
        </w:r>
        <w:r w:rsidRPr="00CD2EF4">
          <w:rPr>
            <w:rFonts w:ascii="Consolas" w:eastAsia="Times New Roman" w:hAnsi="Consolas" w:cs="Times New Roman"/>
            <w:color w:val="CCCCCC"/>
            <w:sz w:val="32"/>
            <w:szCs w:val="32"/>
            <w:rPrChange w:id="4895"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4896" w:author="nidal saleh" w:date="2025-06-14T11:48:00Z">
              <w:rPr>
                <w:rFonts w:ascii="Consolas" w:eastAsia="Times New Roman" w:hAnsi="Consolas" w:cs="Times New Roman"/>
                <w:color w:val="9CDCFE"/>
                <w:sz w:val="18"/>
                <w:szCs w:val="18"/>
              </w:rPr>
            </w:rPrChange>
          </w:rPr>
          <w:t>eye</w:t>
        </w:r>
        <w:r w:rsidRPr="00CD2EF4">
          <w:rPr>
            <w:rFonts w:ascii="Consolas" w:eastAsia="Times New Roman" w:hAnsi="Consolas" w:cs="Times New Roman"/>
            <w:color w:val="CCCCCC"/>
            <w:sz w:val="32"/>
            <w:szCs w:val="32"/>
            <w:rPrChange w:id="4897"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4898" w:author="nidal saleh" w:date="2025-06-14T11:48:00Z">
              <w:rPr>
                <w:rFonts w:ascii="Consolas" w:eastAsia="Times New Roman" w:hAnsi="Consolas" w:cs="Times New Roman"/>
                <w:color w:val="B5CEA8"/>
                <w:sz w:val="18"/>
                <w:szCs w:val="18"/>
              </w:rPr>
            </w:rPrChange>
          </w:rPr>
          <w:t>3</w:t>
        </w:r>
        <w:r w:rsidRPr="00CD2EF4">
          <w:rPr>
            <w:rFonts w:ascii="Consolas" w:eastAsia="Times New Roman" w:hAnsi="Consolas" w:cs="Times New Roman"/>
            <w:color w:val="CCCCCC"/>
            <w:sz w:val="32"/>
            <w:szCs w:val="32"/>
            <w:rPrChange w:id="4899" w:author="nidal saleh" w:date="2025-06-14T11:48:00Z">
              <w:rPr>
                <w:rFonts w:ascii="Consolas" w:eastAsia="Times New Roman" w:hAnsi="Consolas" w:cs="Times New Roman"/>
                <w:color w:val="CCCCCC"/>
                <w:sz w:val="18"/>
                <w:szCs w:val="18"/>
              </w:rPr>
            </w:rPrChange>
          </w:rPr>
          <w:t>])</w:t>
        </w:r>
      </w:ins>
    </w:p>
    <w:p w14:paraId="79E5FA5F" w14:textId="77777777" w:rsidR="00CD72F7" w:rsidRPr="00CD2EF4" w:rsidRDefault="00CD72F7" w:rsidP="00CD72F7">
      <w:pPr>
        <w:shd w:val="clear" w:color="auto" w:fill="1F1F1F"/>
        <w:spacing w:after="0" w:line="240" w:lineRule="atLeast"/>
        <w:rPr>
          <w:ins w:id="4900" w:author="nidal saleh" w:date="2025-06-11T00:03:00Z"/>
          <w:rFonts w:ascii="Consolas" w:eastAsia="Times New Roman" w:hAnsi="Consolas" w:cs="Times New Roman"/>
          <w:color w:val="CCCCCC"/>
          <w:sz w:val="32"/>
          <w:szCs w:val="32"/>
          <w:rPrChange w:id="4901" w:author="nidal saleh" w:date="2025-06-14T11:48:00Z">
            <w:rPr>
              <w:ins w:id="4902" w:author="nidal saleh" w:date="2025-06-11T00:03:00Z"/>
              <w:rFonts w:ascii="Consolas" w:eastAsia="Times New Roman" w:hAnsi="Consolas" w:cs="Times New Roman"/>
              <w:color w:val="CCCCCC"/>
              <w:sz w:val="18"/>
              <w:szCs w:val="18"/>
            </w:rPr>
          </w:rPrChange>
        </w:rPr>
      </w:pPr>
      <w:ins w:id="4903" w:author="nidal saleh" w:date="2025-06-11T00:03:00Z">
        <w:r w:rsidRPr="00CD2EF4">
          <w:rPr>
            <w:rFonts w:ascii="Consolas" w:eastAsia="Times New Roman" w:hAnsi="Consolas" w:cs="Times New Roman"/>
            <w:color w:val="CCCCCC"/>
            <w:sz w:val="32"/>
            <w:szCs w:val="32"/>
            <w:rPrChange w:id="4904"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C586C0"/>
            <w:sz w:val="32"/>
            <w:szCs w:val="32"/>
            <w:rPrChange w:id="4905" w:author="nidal saleh" w:date="2025-06-14T11:48:00Z">
              <w:rPr>
                <w:rFonts w:ascii="Consolas" w:eastAsia="Times New Roman" w:hAnsi="Consolas" w:cs="Times New Roman"/>
                <w:color w:val="C586C0"/>
                <w:sz w:val="18"/>
                <w:szCs w:val="18"/>
              </w:rPr>
            </w:rPrChange>
          </w:rPr>
          <w:t>return</w:t>
        </w:r>
        <w:r w:rsidRPr="00CD2EF4">
          <w:rPr>
            <w:rFonts w:ascii="Consolas" w:eastAsia="Times New Roman" w:hAnsi="Consolas" w:cs="Times New Roman"/>
            <w:color w:val="CCCCCC"/>
            <w:sz w:val="32"/>
            <w:szCs w:val="32"/>
            <w:rPrChange w:id="4906"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4FC1FF"/>
            <w:sz w:val="32"/>
            <w:szCs w:val="32"/>
            <w:rPrChange w:id="4907" w:author="nidal saleh" w:date="2025-06-14T11:48:00Z">
              <w:rPr>
                <w:rFonts w:ascii="Consolas" w:eastAsia="Times New Roman" w:hAnsi="Consolas" w:cs="Times New Roman"/>
                <w:color w:val="4FC1FF"/>
                <w:sz w:val="18"/>
                <w:szCs w:val="18"/>
              </w:rPr>
            </w:rPrChange>
          </w:rPr>
          <w:t>A</w:t>
        </w:r>
        <w:r w:rsidRPr="00CD2EF4">
          <w:rPr>
            <w:rFonts w:ascii="Consolas" w:eastAsia="Times New Roman" w:hAnsi="Consolas" w:cs="Times New Roman"/>
            <w:color w:val="CCCCCC"/>
            <w:sz w:val="32"/>
            <w:szCs w:val="32"/>
            <w:rPrChange w:id="4908"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4909"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4910"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4FC1FF"/>
            <w:sz w:val="32"/>
            <w:szCs w:val="32"/>
            <w:rPrChange w:id="4911" w:author="nidal saleh" w:date="2025-06-14T11:48:00Z">
              <w:rPr>
                <w:rFonts w:ascii="Consolas" w:eastAsia="Times New Roman" w:hAnsi="Consolas" w:cs="Times New Roman"/>
                <w:color w:val="4FC1FF"/>
                <w:sz w:val="18"/>
                <w:szCs w:val="18"/>
              </w:rPr>
            </w:rPrChange>
          </w:rPr>
          <w:t>B</w:t>
        </w:r>
        <w:r w:rsidRPr="00CD2EF4">
          <w:rPr>
            <w:rFonts w:ascii="Consolas" w:eastAsia="Times New Roman" w:hAnsi="Consolas" w:cs="Times New Roman"/>
            <w:color w:val="CCCCCC"/>
            <w:sz w:val="32"/>
            <w:szCs w:val="32"/>
            <w:rPrChange w:id="4912"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4913"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4914"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B5CEA8"/>
            <w:sz w:val="32"/>
            <w:szCs w:val="32"/>
            <w:rPrChange w:id="4915" w:author="nidal saleh" w:date="2025-06-14T11:48:00Z">
              <w:rPr>
                <w:rFonts w:ascii="Consolas" w:eastAsia="Times New Roman" w:hAnsi="Consolas" w:cs="Times New Roman"/>
                <w:color w:val="B5CEA8"/>
                <w:sz w:val="18"/>
                <w:szCs w:val="18"/>
              </w:rPr>
            </w:rPrChange>
          </w:rPr>
          <w:t>2.0</w:t>
        </w:r>
        <w:r w:rsidRPr="00CD2EF4">
          <w:rPr>
            <w:rFonts w:ascii="Consolas" w:eastAsia="Times New Roman" w:hAnsi="Consolas" w:cs="Times New Roman"/>
            <w:color w:val="CCCCCC"/>
            <w:sz w:val="32"/>
            <w:szCs w:val="32"/>
            <w:rPrChange w:id="4916"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4917"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4918"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4FC1FF"/>
            <w:sz w:val="32"/>
            <w:szCs w:val="32"/>
            <w:rPrChange w:id="4919" w:author="nidal saleh" w:date="2025-06-14T11:48:00Z">
              <w:rPr>
                <w:rFonts w:ascii="Consolas" w:eastAsia="Times New Roman" w:hAnsi="Consolas" w:cs="Times New Roman"/>
                <w:color w:val="4FC1FF"/>
                <w:sz w:val="18"/>
                <w:szCs w:val="18"/>
              </w:rPr>
            </w:rPrChange>
          </w:rPr>
          <w:t>C</w:t>
        </w:r>
        <w:r w:rsidRPr="00CD2EF4">
          <w:rPr>
            <w:rFonts w:ascii="Consolas" w:eastAsia="Times New Roman" w:hAnsi="Consolas" w:cs="Times New Roman"/>
            <w:color w:val="CCCCCC"/>
            <w:sz w:val="32"/>
            <w:szCs w:val="32"/>
            <w:rPrChange w:id="4920" w:author="nidal saleh" w:date="2025-06-14T11:48:00Z">
              <w:rPr>
                <w:rFonts w:ascii="Consolas" w:eastAsia="Times New Roman" w:hAnsi="Consolas" w:cs="Times New Roman"/>
                <w:color w:val="CCCCCC"/>
                <w:sz w:val="18"/>
                <w:szCs w:val="18"/>
              </w:rPr>
            </w:rPrChange>
          </w:rPr>
          <w:t>)</w:t>
        </w:r>
      </w:ins>
    </w:p>
    <w:p w14:paraId="06C308F3" w14:textId="77777777" w:rsidR="00CD72F7" w:rsidRPr="00CD2EF4" w:rsidRDefault="00CD72F7" w:rsidP="00CD72F7">
      <w:pPr>
        <w:shd w:val="clear" w:color="auto" w:fill="1F1F1F"/>
        <w:spacing w:after="0" w:line="240" w:lineRule="atLeast"/>
        <w:rPr>
          <w:ins w:id="4921" w:author="nidal saleh" w:date="2025-06-11T00:03:00Z"/>
          <w:rFonts w:ascii="Consolas" w:eastAsia="Times New Roman" w:hAnsi="Consolas" w:cs="Times New Roman"/>
          <w:color w:val="CCCCCC"/>
          <w:sz w:val="32"/>
          <w:szCs w:val="32"/>
          <w:rPrChange w:id="4922" w:author="nidal saleh" w:date="2025-06-14T11:48:00Z">
            <w:rPr>
              <w:ins w:id="4923" w:author="nidal saleh" w:date="2025-06-11T00:03:00Z"/>
              <w:rFonts w:ascii="Consolas" w:eastAsia="Times New Roman" w:hAnsi="Consolas" w:cs="Times New Roman"/>
              <w:color w:val="CCCCCC"/>
              <w:sz w:val="18"/>
              <w:szCs w:val="18"/>
            </w:rPr>
          </w:rPrChange>
        </w:rPr>
      </w:pPr>
    </w:p>
    <w:p w14:paraId="5A27D2FC" w14:textId="77777777" w:rsidR="00775753" w:rsidRPr="00CD2EF4" w:rsidRDefault="00775753">
      <w:pPr>
        <w:bidi/>
        <w:spacing w:before="100" w:beforeAutospacing="1" w:after="100" w:afterAutospacing="1" w:line="240" w:lineRule="auto"/>
        <w:rPr>
          <w:ins w:id="4924" w:author="nidal saleh" w:date="2025-06-11T00:00:00Z"/>
          <w:rFonts w:ascii="Times New Roman" w:eastAsia="Times New Roman" w:hAnsi="Times New Roman" w:cs="Times New Roman"/>
          <w:sz w:val="32"/>
          <w:szCs w:val="32"/>
          <w:rPrChange w:id="4925" w:author="nidal saleh" w:date="2025-06-14T11:48:00Z">
            <w:rPr>
              <w:ins w:id="4926" w:author="nidal saleh" w:date="2025-06-11T00:00:00Z"/>
              <w:rFonts w:ascii="Times New Roman" w:eastAsia="Times New Roman" w:hAnsi="Times New Roman" w:cs="Times New Roman"/>
              <w:sz w:val="24"/>
              <w:szCs w:val="24"/>
            </w:rPr>
          </w:rPrChange>
        </w:rPr>
        <w:pPrChange w:id="4927" w:author="nidal saleh" w:date="2025-06-11T00:01:00Z">
          <w:pPr>
            <w:spacing w:before="100" w:beforeAutospacing="1" w:after="100" w:afterAutospacing="1" w:line="240" w:lineRule="auto"/>
          </w:pPr>
        </w:pPrChange>
      </w:pPr>
      <w:ins w:id="4928" w:author="nidal saleh" w:date="2025-06-11T00:00:00Z">
        <w:r w:rsidRPr="00CD2EF4">
          <w:rPr>
            <w:rFonts w:ascii="Times New Roman" w:eastAsia="Times New Roman" w:hAnsi="Times New Roman" w:cs="Times New Roman"/>
            <w:b/>
            <w:bCs/>
            <w:sz w:val="32"/>
            <w:szCs w:val="32"/>
            <w:rtl/>
            <w:rPrChange w:id="4929" w:author="nidal saleh" w:date="2025-06-14T11:48:00Z">
              <w:rPr>
                <w:rFonts w:ascii="Times New Roman" w:eastAsia="Times New Roman" w:hAnsi="Times New Roman" w:cs="Times New Roman"/>
                <w:b/>
                <w:bCs/>
                <w:sz w:val="24"/>
                <w:szCs w:val="24"/>
                <w:rtl/>
              </w:rPr>
            </w:rPrChange>
          </w:rPr>
          <w:t>الشرح</w:t>
        </w:r>
        <w:r w:rsidRPr="00CD2EF4">
          <w:rPr>
            <w:rFonts w:ascii="Times New Roman" w:eastAsia="Times New Roman" w:hAnsi="Times New Roman" w:cs="Times New Roman"/>
            <w:b/>
            <w:bCs/>
            <w:sz w:val="32"/>
            <w:szCs w:val="32"/>
            <w:rPrChange w:id="4930" w:author="nidal saleh" w:date="2025-06-14T11:48:00Z">
              <w:rPr>
                <w:rFonts w:ascii="Times New Roman" w:eastAsia="Times New Roman" w:hAnsi="Times New Roman" w:cs="Times New Roman"/>
                <w:b/>
                <w:bCs/>
                <w:sz w:val="24"/>
                <w:szCs w:val="24"/>
              </w:rPr>
            </w:rPrChange>
          </w:rPr>
          <w:t>:</w:t>
        </w:r>
        <w:r w:rsidRPr="00CD2EF4">
          <w:rPr>
            <w:rFonts w:ascii="Times New Roman" w:eastAsia="Times New Roman" w:hAnsi="Times New Roman" w:cs="Times New Roman"/>
            <w:sz w:val="32"/>
            <w:szCs w:val="32"/>
            <w:rPrChange w:id="4931" w:author="nidal saleh" w:date="2025-06-14T11:48:00Z">
              <w:rPr>
                <w:rFonts w:ascii="Times New Roman" w:eastAsia="Times New Roman" w:hAnsi="Times New Roman" w:cs="Times New Roman"/>
                <w:sz w:val="24"/>
                <w:szCs w:val="24"/>
              </w:rPr>
            </w:rPrChange>
          </w:rPr>
          <w:br/>
        </w:r>
        <w:r w:rsidRPr="00CD2EF4">
          <w:rPr>
            <w:rFonts w:ascii="Times New Roman" w:eastAsia="Times New Roman" w:hAnsi="Times New Roman" w:cs="Times New Roman"/>
            <w:sz w:val="32"/>
            <w:szCs w:val="32"/>
            <w:rtl/>
            <w:rPrChange w:id="4932" w:author="nidal saleh" w:date="2025-06-14T11:48:00Z">
              <w:rPr>
                <w:rFonts w:ascii="Times New Roman" w:eastAsia="Times New Roman" w:hAnsi="Times New Roman" w:cs="Times New Roman"/>
                <w:sz w:val="24"/>
                <w:szCs w:val="24"/>
                <w:rtl/>
              </w:rPr>
            </w:rPrChange>
          </w:rPr>
          <w:t>تحسب هذه الدالة نسبة المسافة الرأسية إلى الأفقية بين نقاط العين. إذا انخفضت القيمة عن حد معين، يتم اعتبار العين مغلقة</w:t>
        </w:r>
        <w:r w:rsidRPr="00CD2EF4">
          <w:rPr>
            <w:rFonts w:ascii="Times New Roman" w:eastAsia="Times New Roman" w:hAnsi="Times New Roman" w:cs="Times New Roman"/>
            <w:sz w:val="32"/>
            <w:szCs w:val="32"/>
            <w:rPrChange w:id="4933" w:author="nidal saleh" w:date="2025-06-14T11:48:00Z">
              <w:rPr>
                <w:rFonts w:ascii="Times New Roman" w:eastAsia="Times New Roman" w:hAnsi="Times New Roman" w:cs="Times New Roman"/>
                <w:sz w:val="24"/>
                <w:szCs w:val="24"/>
              </w:rPr>
            </w:rPrChange>
          </w:rPr>
          <w:t>.</w:t>
        </w:r>
      </w:ins>
    </w:p>
    <w:p w14:paraId="44D5EBCF" w14:textId="77777777" w:rsidR="00775753" w:rsidRPr="00CD2EF4" w:rsidRDefault="00000000">
      <w:pPr>
        <w:bidi/>
        <w:spacing w:after="0" w:line="240" w:lineRule="auto"/>
        <w:rPr>
          <w:ins w:id="4934" w:author="nidal saleh" w:date="2025-06-11T00:00:00Z"/>
          <w:rFonts w:ascii="Times New Roman" w:eastAsia="Times New Roman" w:hAnsi="Times New Roman" w:cs="Times New Roman"/>
          <w:sz w:val="32"/>
          <w:szCs w:val="32"/>
          <w:rPrChange w:id="4935" w:author="nidal saleh" w:date="2025-06-14T11:48:00Z">
            <w:rPr>
              <w:ins w:id="4936" w:author="nidal saleh" w:date="2025-06-11T00:00:00Z"/>
              <w:rFonts w:ascii="Times New Roman" w:eastAsia="Times New Roman" w:hAnsi="Times New Roman" w:cs="Times New Roman"/>
              <w:sz w:val="24"/>
              <w:szCs w:val="24"/>
            </w:rPr>
          </w:rPrChange>
        </w:rPr>
        <w:pPrChange w:id="4937" w:author="nidal saleh" w:date="2025-06-11T00:01:00Z">
          <w:pPr>
            <w:spacing w:after="0" w:line="240" w:lineRule="auto"/>
          </w:pPr>
        </w:pPrChange>
      </w:pPr>
      <w:ins w:id="4938" w:author="nidal saleh" w:date="2025-06-11T00:00:00Z">
        <w:r>
          <w:rPr>
            <w:rFonts w:ascii="Times New Roman" w:eastAsia="Times New Roman" w:hAnsi="Times New Roman" w:cs="Times New Roman"/>
            <w:sz w:val="32"/>
            <w:szCs w:val="32"/>
          </w:rPr>
          <w:pict w14:anchorId="5B5891C0">
            <v:rect id="_x0000_i1027" style="width:0;height:1.5pt" o:hralign="center" o:hrstd="t" o:hr="t" fillcolor="#a0a0a0" stroked="f"/>
          </w:pict>
        </w:r>
      </w:ins>
    </w:p>
    <w:p w14:paraId="5DC42B01" w14:textId="6FD9BCDF" w:rsidR="00775753" w:rsidRPr="00CD2EF4" w:rsidRDefault="00775753">
      <w:pPr>
        <w:bidi/>
        <w:spacing w:before="100" w:beforeAutospacing="1" w:after="100" w:afterAutospacing="1" w:line="240" w:lineRule="auto"/>
        <w:rPr>
          <w:ins w:id="4939" w:author="nidal saleh" w:date="2025-06-11T00:00:00Z"/>
          <w:rFonts w:ascii="Times New Roman" w:eastAsia="Times New Roman" w:hAnsi="Times New Roman" w:cs="Times New Roman"/>
          <w:sz w:val="32"/>
          <w:szCs w:val="32"/>
          <w:rtl/>
          <w:lang w:bidi="ar-SY"/>
          <w:rPrChange w:id="4940" w:author="nidal saleh" w:date="2025-06-14T11:48:00Z">
            <w:rPr>
              <w:ins w:id="4941" w:author="nidal saleh" w:date="2025-06-11T00:00:00Z"/>
              <w:rFonts w:ascii="Times New Roman" w:eastAsia="Times New Roman" w:hAnsi="Times New Roman" w:cs="Times New Roman"/>
              <w:sz w:val="24"/>
              <w:szCs w:val="24"/>
              <w:rtl/>
              <w:lang w:bidi="ar-SY"/>
            </w:rPr>
          </w:rPrChange>
        </w:rPr>
        <w:pPrChange w:id="4942" w:author="nidal saleh" w:date="2025-06-11T00:01:00Z">
          <w:pPr>
            <w:spacing w:before="100" w:beforeAutospacing="1" w:after="100" w:afterAutospacing="1" w:line="240" w:lineRule="auto"/>
          </w:pPr>
        </w:pPrChange>
      </w:pPr>
      <w:ins w:id="4943" w:author="nidal saleh" w:date="2025-06-11T00:00:00Z">
        <w:r w:rsidRPr="00CD2EF4">
          <w:rPr>
            <w:rFonts w:ascii="Times New Roman" w:eastAsia="Times New Roman" w:hAnsi="Times New Roman" w:cs="Times New Roman"/>
            <w:sz w:val="32"/>
            <w:szCs w:val="32"/>
            <w:rPrChange w:id="4944" w:author="nidal saleh" w:date="2025-06-14T11:48:00Z">
              <w:rPr>
                <w:rFonts w:ascii="Times New Roman" w:eastAsia="Times New Roman" w:hAnsi="Times New Roman" w:cs="Times New Roman"/>
                <w:sz w:val="24"/>
                <w:szCs w:val="24"/>
              </w:rPr>
            </w:rPrChange>
          </w:rPr>
          <w:t xml:space="preserve"> </w:t>
        </w:r>
        <w:r w:rsidRPr="00CD2EF4">
          <w:rPr>
            <w:rFonts w:ascii="Times New Roman" w:eastAsia="Times New Roman" w:hAnsi="Times New Roman" w:cs="Times New Roman"/>
            <w:b/>
            <w:bCs/>
            <w:sz w:val="32"/>
            <w:szCs w:val="32"/>
            <w:rtl/>
            <w:rPrChange w:id="4945" w:author="nidal saleh" w:date="2025-06-14T11:48:00Z">
              <w:rPr>
                <w:rFonts w:ascii="Times New Roman" w:eastAsia="Times New Roman" w:hAnsi="Times New Roman" w:cs="Times New Roman"/>
                <w:b/>
                <w:bCs/>
                <w:sz w:val="24"/>
                <w:szCs w:val="24"/>
                <w:rtl/>
              </w:rPr>
            </w:rPrChange>
          </w:rPr>
          <w:t>ب) كشف التثاؤب</w:t>
        </w:r>
        <w:r w:rsidRPr="00CD2EF4">
          <w:rPr>
            <w:rFonts w:ascii="Times New Roman" w:eastAsia="Times New Roman" w:hAnsi="Times New Roman" w:cs="Times New Roman"/>
            <w:b/>
            <w:bCs/>
            <w:sz w:val="32"/>
            <w:szCs w:val="32"/>
            <w:rPrChange w:id="4946" w:author="nidal saleh" w:date="2025-06-14T11:48:00Z">
              <w:rPr>
                <w:rFonts w:ascii="Times New Roman" w:eastAsia="Times New Roman" w:hAnsi="Times New Roman" w:cs="Times New Roman"/>
                <w:b/>
                <w:bCs/>
                <w:sz w:val="24"/>
                <w:szCs w:val="24"/>
              </w:rPr>
            </w:rPrChange>
          </w:rPr>
          <w:t xml:space="preserve"> </w:t>
        </w:r>
      </w:ins>
      <w:ins w:id="4947" w:author="nidal saleh" w:date="2025-06-11T00:04:00Z">
        <w:r w:rsidR="00CD72F7" w:rsidRPr="00CD2EF4">
          <w:rPr>
            <w:rFonts w:ascii="Times New Roman" w:eastAsia="Times New Roman" w:hAnsi="Times New Roman" w:cs="Times New Roman"/>
            <w:b/>
            <w:bCs/>
            <w:sz w:val="32"/>
            <w:szCs w:val="32"/>
            <w:rPrChange w:id="4948" w:author="nidal saleh" w:date="2025-06-14T11:48:00Z">
              <w:rPr>
                <w:rFonts w:ascii="Times New Roman" w:eastAsia="Times New Roman" w:hAnsi="Times New Roman" w:cs="Times New Roman"/>
                <w:b/>
                <w:bCs/>
                <w:sz w:val="24"/>
                <w:szCs w:val="24"/>
              </w:rPr>
            </w:rPrChange>
          </w:rPr>
          <w:t>:</w:t>
        </w:r>
      </w:ins>
      <w:ins w:id="4949" w:author="nidal saleh" w:date="2025-06-11T00:00:00Z">
        <w:r w:rsidRPr="00CD2EF4">
          <w:rPr>
            <w:rFonts w:ascii="Times New Roman" w:eastAsia="Times New Roman" w:hAnsi="Times New Roman" w:cs="Times New Roman"/>
            <w:b/>
            <w:bCs/>
            <w:sz w:val="32"/>
            <w:szCs w:val="32"/>
            <w:rPrChange w:id="4950" w:author="nidal saleh" w:date="2025-06-14T11:48:00Z">
              <w:rPr>
                <w:rFonts w:ascii="Times New Roman" w:eastAsia="Times New Roman" w:hAnsi="Times New Roman" w:cs="Times New Roman"/>
                <w:b/>
                <w:bCs/>
                <w:sz w:val="24"/>
                <w:szCs w:val="24"/>
              </w:rPr>
            </w:rPrChange>
          </w:rPr>
          <w:t>(MAR)</w:t>
        </w:r>
      </w:ins>
    </w:p>
    <w:p w14:paraId="77E107F9" w14:textId="77777777" w:rsidR="00CD72F7" w:rsidRPr="00CD2EF4" w:rsidRDefault="00CD72F7" w:rsidP="00CD72F7">
      <w:pPr>
        <w:shd w:val="clear" w:color="auto" w:fill="1F1F1F"/>
        <w:spacing w:after="0" w:line="240" w:lineRule="atLeast"/>
        <w:rPr>
          <w:ins w:id="4951" w:author="nidal saleh" w:date="2025-06-11T00:04:00Z"/>
          <w:rFonts w:ascii="Consolas" w:eastAsia="Times New Roman" w:hAnsi="Consolas" w:cs="Times New Roman"/>
          <w:color w:val="CCCCCC"/>
          <w:sz w:val="32"/>
          <w:szCs w:val="32"/>
          <w:rPrChange w:id="4952" w:author="nidal saleh" w:date="2025-06-14T11:48:00Z">
            <w:rPr>
              <w:ins w:id="4953" w:author="nidal saleh" w:date="2025-06-11T00:04:00Z"/>
              <w:rFonts w:ascii="Consolas" w:eastAsia="Times New Roman" w:hAnsi="Consolas" w:cs="Times New Roman"/>
              <w:color w:val="CCCCCC"/>
              <w:sz w:val="18"/>
              <w:szCs w:val="18"/>
            </w:rPr>
          </w:rPrChange>
        </w:rPr>
      </w:pPr>
    </w:p>
    <w:p w14:paraId="0EFBE28E" w14:textId="77777777" w:rsidR="00CD72F7" w:rsidRPr="00CD2EF4" w:rsidRDefault="00CD72F7" w:rsidP="00CD72F7">
      <w:pPr>
        <w:shd w:val="clear" w:color="auto" w:fill="1F1F1F"/>
        <w:spacing w:after="0" w:line="240" w:lineRule="atLeast"/>
        <w:rPr>
          <w:ins w:id="4954" w:author="nidal saleh" w:date="2025-06-11T00:04:00Z"/>
          <w:rFonts w:ascii="Consolas" w:eastAsia="Times New Roman" w:hAnsi="Consolas" w:cs="Times New Roman"/>
          <w:color w:val="CCCCCC"/>
          <w:sz w:val="32"/>
          <w:szCs w:val="32"/>
          <w:rPrChange w:id="4955" w:author="nidal saleh" w:date="2025-06-14T11:48:00Z">
            <w:rPr>
              <w:ins w:id="4956" w:author="nidal saleh" w:date="2025-06-11T00:04:00Z"/>
              <w:rFonts w:ascii="Consolas" w:eastAsia="Times New Roman" w:hAnsi="Consolas" w:cs="Times New Roman"/>
              <w:color w:val="CCCCCC"/>
              <w:sz w:val="18"/>
              <w:szCs w:val="18"/>
            </w:rPr>
          </w:rPrChange>
        </w:rPr>
      </w:pPr>
      <w:ins w:id="4957" w:author="nidal saleh" w:date="2025-06-11T00:04:00Z">
        <w:r w:rsidRPr="00CD2EF4">
          <w:rPr>
            <w:rFonts w:ascii="Consolas" w:eastAsia="Times New Roman" w:hAnsi="Consolas" w:cs="Times New Roman"/>
            <w:color w:val="569CD6"/>
            <w:sz w:val="32"/>
            <w:szCs w:val="32"/>
            <w:rPrChange w:id="4958" w:author="nidal saleh" w:date="2025-06-14T11:48:00Z">
              <w:rPr>
                <w:rFonts w:ascii="Consolas" w:eastAsia="Times New Roman" w:hAnsi="Consolas" w:cs="Times New Roman"/>
                <w:color w:val="569CD6"/>
                <w:sz w:val="18"/>
                <w:szCs w:val="18"/>
              </w:rPr>
            </w:rPrChange>
          </w:rPr>
          <w:t>def</w:t>
        </w:r>
        <w:r w:rsidRPr="00CD2EF4">
          <w:rPr>
            <w:rFonts w:ascii="Consolas" w:eastAsia="Times New Roman" w:hAnsi="Consolas" w:cs="Times New Roman"/>
            <w:color w:val="CCCCCC"/>
            <w:sz w:val="32"/>
            <w:szCs w:val="32"/>
            <w:rPrChange w:id="4959"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DCDCAA"/>
            <w:sz w:val="32"/>
            <w:szCs w:val="32"/>
            <w:rPrChange w:id="4960" w:author="nidal saleh" w:date="2025-06-14T11:48:00Z">
              <w:rPr>
                <w:rFonts w:ascii="Consolas" w:eastAsia="Times New Roman" w:hAnsi="Consolas" w:cs="Times New Roman"/>
                <w:color w:val="DCDCAA"/>
                <w:sz w:val="18"/>
                <w:szCs w:val="18"/>
              </w:rPr>
            </w:rPrChange>
          </w:rPr>
          <w:t>mouth_aspect_ratio</w:t>
        </w:r>
        <w:proofErr w:type="spellEnd"/>
        <w:r w:rsidRPr="00CD2EF4">
          <w:rPr>
            <w:rFonts w:ascii="Consolas" w:eastAsia="Times New Roman" w:hAnsi="Consolas" w:cs="Times New Roman"/>
            <w:color w:val="CCCCCC"/>
            <w:sz w:val="32"/>
            <w:szCs w:val="32"/>
            <w:rPrChange w:id="4961"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9CDCFE"/>
            <w:sz w:val="32"/>
            <w:szCs w:val="32"/>
            <w:rPrChange w:id="4962" w:author="nidal saleh" w:date="2025-06-14T11:48:00Z">
              <w:rPr>
                <w:rFonts w:ascii="Consolas" w:eastAsia="Times New Roman" w:hAnsi="Consolas" w:cs="Times New Roman"/>
                <w:color w:val="9CDCFE"/>
                <w:sz w:val="18"/>
                <w:szCs w:val="18"/>
              </w:rPr>
            </w:rPrChange>
          </w:rPr>
          <w:t>mouth</w:t>
        </w:r>
        <w:r w:rsidRPr="00CD2EF4">
          <w:rPr>
            <w:rFonts w:ascii="Consolas" w:eastAsia="Times New Roman" w:hAnsi="Consolas" w:cs="Times New Roman"/>
            <w:color w:val="CCCCCC"/>
            <w:sz w:val="32"/>
            <w:szCs w:val="32"/>
            <w:rPrChange w:id="4963" w:author="nidal saleh" w:date="2025-06-14T11:48:00Z">
              <w:rPr>
                <w:rFonts w:ascii="Consolas" w:eastAsia="Times New Roman" w:hAnsi="Consolas" w:cs="Times New Roman"/>
                <w:color w:val="CCCCCC"/>
                <w:sz w:val="18"/>
                <w:szCs w:val="18"/>
              </w:rPr>
            </w:rPrChange>
          </w:rPr>
          <w:t>):</w:t>
        </w:r>
      </w:ins>
    </w:p>
    <w:p w14:paraId="702F283E" w14:textId="77777777" w:rsidR="00CD72F7" w:rsidRPr="00CD2EF4" w:rsidRDefault="00CD72F7" w:rsidP="00CD72F7">
      <w:pPr>
        <w:shd w:val="clear" w:color="auto" w:fill="1F1F1F"/>
        <w:spacing w:after="0" w:line="240" w:lineRule="atLeast"/>
        <w:rPr>
          <w:ins w:id="4964" w:author="nidal saleh" w:date="2025-06-11T00:04:00Z"/>
          <w:rFonts w:ascii="Consolas" w:eastAsia="Times New Roman" w:hAnsi="Consolas" w:cs="Times New Roman"/>
          <w:color w:val="CCCCCC"/>
          <w:sz w:val="32"/>
          <w:szCs w:val="32"/>
          <w:rPrChange w:id="4965" w:author="nidal saleh" w:date="2025-06-14T11:48:00Z">
            <w:rPr>
              <w:ins w:id="4966" w:author="nidal saleh" w:date="2025-06-11T00:04:00Z"/>
              <w:rFonts w:ascii="Consolas" w:eastAsia="Times New Roman" w:hAnsi="Consolas" w:cs="Times New Roman"/>
              <w:color w:val="CCCCCC"/>
              <w:sz w:val="18"/>
              <w:szCs w:val="18"/>
            </w:rPr>
          </w:rPrChange>
        </w:rPr>
      </w:pPr>
      <w:ins w:id="4967" w:author="nidal saleh" w:date="2025-06-11T00:04:00Z">
        <w:r w:rsidRPr="00CD2EF4">
          <w:rPr>
            <w:rFonts w:ascii="Consolas" w:eastAsia="Times New Roman" w:hAnsi="Consolas" w:cs="Times New Roman"/>
            <w:color w:val="CCCCCC"/>
            <w:sz w:val="32"/>
            <w:szCs w:val="32"/>
            <w:rPrChange w:id="4968"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4FC1FF"/>
            <w:sz w:val="32"/>
            <w:szCs w:val="32"/>
            <w:rPrChange w:id="4969" w:author="nidal saleh" w:date="2025-06-14T11:48:00Z">
              <w:rPr>
                <w:rFonts w:ascii="Consolas" w:eastAsia="Times New Roman" w:hAnsi="Consolas" w:cs="Times New Roman"/>
                <w:color w:val="4FC1FF"/>
                <w:sz w:val="18"/>
                <w:szCs w:val="18"/>
              </w:rPr>
            </w:rPrChange>
          </w:rPr>
          <w:t>A</w:t>
        </w:r>
        <w:r w:rsidRPr="00CD2EF4">
          <w:rPr>
            <w:rFonts w:ascii="Consolas" w:eastAsia="Times New Roman" w:hAnsi="Consolas" w:cs="Times New Roman"/>
            <w:color w:val="CCCCCC"/>
            <w:sz w:val="32"/>
            <w:szCs w:val="32"/>
            <w:rPrChange w:id="4970"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4971"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4972"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4EC9B0"/>
            <w:sz w:val="32"/>
            <w:szCs w:val="32"/>
            <w:rPrChange w:id="4973" w:author="nidal saleh" w:date="2025-06-14T11:48:00Z">
              <w:rPr>
                <w:rFonts w:ascii="Consolas" w:eastAsia="Times New Roman" w:hAnsi="Consolas" w:cs="Times New Roman"/>
                <w:color w:val="4EC9B0"/>
                <w:sz w:val="18"/>
                <w:szCs w:val="18"/>
              </w:rPr>
            </w:rPrChange>
          </w:rPr>
          <w:t>dist</w:t>
        </w:r>
        <w:r w:rsidRPr="00CD2EF4">
          <w:rPr>
            <w:rFonts w:ascii="Consolas" w:eastAsia="Times New Roman" w:hAnsi="Consolas" w:cs="Times New Roman"/>
            <w:color w:val="CCCCCC"/>
            <w:sz w:val="32"/>
            <w:szCs w:val="32"/>
            <w:rPrChange w:id="4974"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CDCAA"/>
            <w:sz w:val="32"/>
            <w:szCs w:val="32"/>
            <w:rPrChange w:id="4975" w:author="nidal saleh" w:date="2025-06-14T11:48:00Z">
              <w:rPr>
                <w:rFonts w:ascii="Consolas" w:eastAsia="Times New Roman" w:hAnsi="Consolas" w:cs="Times New Roman"/>
                <w:color w:val="DCDCAA"/>
                <w:sz w:val="18"/>
                <w:szCs w:val="18"/>
              </w:rPr>
            </w:rPrChange>
          </w:rPr>
          <w:t>euclidean</w:t>
        </w:r>
        <w:proofErr w:type="spellEnd"/>
        <w:r w:rsidRPr="00CD2EF4">
          <w:rPr>
            <w:rFonts w:ascii="Consolas" w:eastAsia="Times New Roman" w:hAnsi="Consolas" w:cs="Times New Roman"/>
            <w:color w:val="CCCCCC"/>
            <w:sz w:val="32"/>
            <w:szCs w:val="32"/>
            <w:rPrChange w:id="4976"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9CDCFE"/>
            <w:sz w:val="32"/>
            <w:szCs w:val="32"/>
            <w:rPrChange w:id="4977" w:author="nidal saleh" w:date="2025-06-14T11:48:00Z">
              <w:rPr>
                <w:rFonts w:ascii="Consolas" w:eastAsia="Times New Roman" w:hAnsi="Consolas" w:cs="Times New Roman"/>
                <w:color w:val="9CDCFE"/>
                <w:sz w:val="18"/>
                <w:szCs w:val="18"/>
              </w:rPr>
            </w:rPrChange>
          </w:rPr>
          <w:t>mouth</w:t>
        </w:r>
        <w:r w:rsidRPr="00CD2EF4">
          <w:rPr>
            <w:rFonts w:ascii="Consolas" w:eastAsia="Times New Roman" w:hAnsi="Consolas" w:cs="Times New Roman"/>
            <w:color w:val="CCCCCC"/>
            <w:sz w:val="32"/>
            <w:szCs w:val="32"/>
            <w:rPrChange w:id="4978"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4979" w:author="nidal saleh" w:date="2025-06-14T11:48:00Z">
              <w:rPr>
                <w:rFonts w:ascii="Consolas" w:eastAsia="Times New Roman" w:hAnsi="Consolas" w:cs="Times New Roman"/>
                <w:color w:val="B5CEA8"/>
                <w:sz w:val="18"/>
                <w:szCs w:val="18"/>
              </w:rPr>
            </w:rPrChange>
          </w:rPr>
          <w:t>13</w:t>
        </w:r>
        <w:r w:rsidRPr="00CD2EF4">
          <w:rPr>
            <w:rFonts w:ascii="Consolas" w:eastAsia="Times New Roman" w:hAnsi="Consolas" w:cs="Times New Roman"/>
            <w:color w:val="CCCCCC"/>
            <w:sz w:val="32"/>
            <w:szCs w:val="32"/>
            <w:rPrChange w:id="4980"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4981" w:author="nidal saleh" w:date="2025-06-14T11:48:00Z">
              <w:rPr>
                <w:rFonts w:ascii="Consolas" w:eastAsia="Times New Roman" w:hAnsi="Consolas" w:cs="Times New Roman"/>
                <w:color w:val="9CDCFE"/>
                <w:sz w:val="18"/>
                <w:szCs w:val="18"/>
              </w:rPr>
            </w:rPrChange>
          </w:rPr>
          <w:t>mouth</w:t>
        </w:r>
        <w:r w:rsidRPr="00CD2EF4">
          <w:rPr>
            <w:rFonts w:ascii="Consolas" w:eastAsia="Times New Roman" w:hAnsi="Consolas" w:cs="Times New Roman"/>
            <w:color w:val="CCCCCC"/>
            <w:sz w:val="32"/>
            <w:szCs w:val="32"/>
            <w:rPrChange w:id="4982"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4983" w:author="nidal saleh" w:date="2025-06-14T11:48:00Z">
              <w:rPr>
                <w:rFonts w:ascii="Consolas" w:eastAsia="Times New Roman" w:hAnsi="Consolas" w:cs="Times New Roman"/>
                <w:color w:val="B5CEA8"/>
                <w:sz w:val="18"/>
                <w:szCs w:val="18"/>
              </w:rPr>
            </w:rPrChange>
          </w:rPr>
          <w:t>19</w:t>
        </w:r>
        <w:r w:rsidRPr="00CD2EF4">
          <w:rPr>
            <w:rFonts w:ascii="Consolas" w:eastAsia="Times New Roman" w:hAnsi="Consolas" w:cs="Times New Roman"/>
            <w:color w:val="CCCCCC"/>
            <w:sz w:val="32"/>
            <w:szCs w:val="32"/>
            <w:rPrChange w:id="4984" w:author="nidal saleh" w:date="2025-06-14T11:48:00Z">
              <w:rPr>
                <w:rFonts w:ascii="Consolas" w:eastAsia="Times New Roman" w:hAnsi="Consolas" w:cs="Times New Roman"/>
                <w:color w:val="CCCCCC"/>
                <w:sz w:val="18"/>
                <w:szCs w:val="18"/>
              </w:rPr>
            </w:rPrChange>
          </w:rPr>
          <w:t>])</w:t>
        </w:r>
      </w:ins>
    </w:p>
    <w:p w14:paraId="5C27B760" w14:textId="77777777" w:rsidR="00CD72F7" w:rsidRPr="00CD2EF4" w:rsidRDefault="00CD72F7" w:rsidP="00CD72F7">
      <w:pPr>
        <w:shd w:val="clear" w:color="auto" w:fill="1F1F1F"/>
        <w:spacing w:after="0" w:line="240" w:lineRule="atLeast"/>
        <w:rPr>
          <w:ins w:id="4985" w:author="nidal saleh" w:date="2025-06-11T00:04:00Z"/>
          <w:rFonts w:ascii="Consolas" w:eastAsia="Times New Roman" w:hAnsi="Consolas" w:cs="Times New Roman"/>
          <w:color w:val="CCCCCC"/>
          <w:sz w:val="32"/>
          <w:szCs w:val="32"/>
          <w:rPrChange w:id="4986" w:author="nidal saleh" w:date="2025-06-14T11:48:00Z">
            <w:rPr>
              <w:ins w:id="4987" w:author="nidal saleh" w:date="2025-06-11T00:04:00Z"/>
              <w:rFonts w:ascii="Consolas" w:eastAsia="Times New Roman" w:hAnsi="Consolas" w:cs="Times New Roman"/>
              <w:color w:val="CCCCCC"/>
              <w:sz w:val="18"/>
              <w:szCs w:val="18"/>
            </w:rPr>
          </w:rPrChange>
        </w:rPr>
      </w:pPr>
      <w:ins w:id="4988" w:author="nidal saleh" w:date="2025-06-11T00:04:00Z">
        <w:r w:rsidRPr="00CD2EF4">
          <w:rPr>
            <w:rFonts w:ascii="Consolas" w:eastAsia="Times New Roman" w:hAnsi="Consolas" w:cs="Times New Roman"/>
            <w:color w:val="CCCCCC"/>
            <w:sz w:val="32"/>
            <w:szCs w:val="32"/>
            <w:rPrChange w:id="4989"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4FC1FF"/>
            <w:sz w:val="32"/>
            <w:szCs w:val="32"/>
            <w:rPrChange w:id="4990" w:author="nidal saleh" w:date="2025-06-14T11:48:00Z">
              <w:rPr>
                <w:rFonts w:ascii="Consolas" w:eastAsia="Times New Roman" w:hAnsi="Consolas" w:cs="Times New Roman"/>
                <w:color w:val="4FC1FF"/>
                <w:sz w:val="18"/>
                <w:szCs w:val="18"/>
              </w:rPr>
            </w:rPrChange>
          </w:rPr>
          <w:t>B</w:t>
        </w:r>
        <w:r w:rsidRPr="00CD2EF4">
          <w:rPr>
            <w:rFonts w:ascii="Consolas" w:eastAsia="Times New Roman" w:hAnsi="Consolas" w:cs="Times New Roman"/>
            <w:color w:val="CCCCCC"/>
            <w:sz w:val="32"/>
            <w:szCs w:val="32"/>
            <w:rPrChange w:id="4991"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4992"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4993"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4EC9B0"/>
            <w:sz w:val="32"/>
            <w:szCs w:val="32"/>
            <w:rPrChange w:id="4994" w:author="nidal saleh" w:date="2025-06-14T11:48:00Z">
              <w:rPr>
                <w:rFonts w:ascii="Consolas" w:eastAsia="Times New Roman" w:hAnsi="Consolas" w:cs="Times New Roman"/>
                <w:color w:val="4EC9B0"/>
                <w:sz w:val="18"/>
                <w:szCs w:val="18"/>
              </w:rPr>
            </w:rPrChange>
          </w:rPr>
          <w:t>dist</w:t>
        </w:r>
        <w:r w:rsidRPr="00CD2EF4">
          <w:rPr>
            <w:rFonts w:ascii="Consolas" w:eastAsia="Times New Roman" w:hAnsi="Consolas" w:cs="Times New Roman"/>
            <w:color w:val="CCCCCC"/>
            <w:sz w:val="32"/>
            <w:szCs w:val="32"/>
            <w:rPrChange w:id="4995"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CDCAA"/>
            <w:sz w:val="32"/>
            <w:szCs w:val="32"/>
            <w:rPrChange w:id="4996" w:author="nidal saleh" w:date="2025-06-14T11:48:00Z">
              <w:rPr>
                <w:rFonts w:ascii="Consolas" w:eastAsia="Times New Roman" w:hAnsi="Consolas" w:cs="Times New Roman"/>
                <w:color w:val="DCDCAA"/>
                <w:sz w:val="18"/>
                <w:szCs w:val="18"/>
              </w:rPr>
            </w:rPrChange>
          </w:rPr>
          <w:t>euclidean</w:t>
        </w:r>
        <w:proofErr w:type="spellEnd"/>
        <w:r w:rsidRPr="00CD2EF4">
          <w:rPr>
            <w:rFonts w:ascii="Consolas" w:eastAsia="Times New Roman" w:hAnsi="Consolas" w:cs="Times New Roman"/>
            <w:color w:val="CCCCCC"/>
            <w:sz w:val="32"/>
            <w:szCs w:val="32"/>
            <w:rPrChange w:id="4997"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9CDCFE"/>
            <w:sz w:val="32"/>
            <w:szCs w:val="32"/>
            <w:rPrChange w:id="4998" w:author="nidal saleh" w:date="2025-06-14T11:48:00Z">
              <w:rPr>
                <w:rFonts w:ascii="Consolas" w:eastAsia="Times New Roman" w:hAnsi="Consolas" w:cs="Times New Roman"/>
                <w:color w:val="9CDCFE"/>
                <w:sz w:val="18"/>
                <w:szCs w:val="18"/>
              </w:rPr>
            </w:rPrChange>
          </w:rPr>
          <w:t>mouth</w:t>
        </w:r>
        <w:r w:rsidRPr="00CD2EF4">
          <w:rPr>
            <w:rFonts w:ascii="Consolas" w:eastAsia="Times New Roman" w:hAnsi="Consolas" w:cs="Times New Roman"/>
            <w:color w:val="CCCCCC"/>
            <w:sz w:val="32"/>
            <w:szCs w:val="32"/>
            <w:rPrChange w:id="4999"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000" w:author="nidal saleh" w:date="2025-06-14T11:48:00Z">
              <w:rPr>
                <w:rFonts w:ascii="Consolas" w:eastAsia="Times New Roman" w:hAnsi="Consolas" w:cs="Times New Roman"/>
                <w:color w:val="B5CEA8"/>
                <w:sz w:val="18"/>
                <w:szCs w:val="18"/>
              </w:rPr>
            </w:rPrChange>
          </w:rPr>
          <w:t>14</w:t>
        </w:r>
        <w:r w:rsidRPr="00CD2EF4">
          <w:rPr>
            <w:rFonts w:ascii="Consolas" w:eastAsia="Times New Roman" w:hAnsi="Consolas" w:cs="Times New Roman"/>
            <w:color w:val="CCCCCC"/>
            <w:sz w:val="32"/>
            <w:szCs w:val="32"/>
            <w:rPrChange w:id="5001"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002" w:author="nidal saleh" w:date="2025-06-14T11:48:00Z">
              <w:rPr>
                <w:rFonts w:ascii="Consolas" w:eastAsia="Times New Roman" w:hAnsi="Consolas" w:cs="Times New Roman"/>
                <w:color w:val="9CDCFE"/>
                <w:sz w:val="18"/>
                <w:szCs w:val="18"/>
              </w:rPr>
            </w:rPrChange>
          </w:rPr>
          <w:t>mouth</w:t>
        </w:r>
        <w:r w:rsidRPr="00CD2EF4">
          <w:rPr>
            <w:rFonts w:ascii="Consolas" w:eastAsia="Times New Roman" w:hAnsi="Consolas" w:cs="Times New Roman"/>
            <w:color w:val="CCCCCC"/>
            <w:sz w:val="32"/>
            <w:szCs w:val="32"/>
            <w:rPrChange w:id="5003"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004" w:author="nidal saleh" w:date="2025-06-14T11:48:00Z">
              <w:rPr>
                <w:rFonts w:ascii="Consolas" w:eastAsia="Times New Roman" w:hAnsi="Consolas" w:cs="Times New Roman"/>
                <w:color w:val="B5CEA8"/>
                <w:sz w:val="18"/>
                <w:szCs w:val="18"/>
              </w:rPr>
            </w:rPrChange>
          </w:rPr>
          <w:t>18</w:t>
        </w:r>
        <w:r w:rsidRPr="00CD2EF4">
          <w:rPr>
            <w:rFonts w:ascii="Consolas" w:eastAsia="Times New Roman" w:hAnsi="Consolas" w:cs="Times New Roman"/>
            <w:color w:val="CCCCCC"/>
            <w:sz w:val="32"/>
            <w:szCs w:val="32"/>
            <w:rPrChange w:id="5005" w:author="nidal saleh" w:date="2025-06-14T11:48:00Z">
              <w:rPr>
                <w:rFonts w:ascii="Consolas" w:eastAsia="Times New Roman" w:hAnsi="Consolas" w:cs="Times New Roman"/>
                <w:color w:val="CCCCCC"/>
                <w:sz w:val="18"/>
                <w:szCs w:val="18"/>
              </w:rPr>
            </w:rPrChange>
          </w:rPr>
          <w:t>])</w:t>
        </w:r>
      </w:ins>
    </w:p>
    <w:p w14:paraId="7AB2CA98" w14:textId="77777777" w:rsidR="00CD72F7" w:rsidRPr="00CD2EF4" w:rsidRDefault="00CD72F7" w:rsidP="00CD72F7">
      <w:pPr>
        <w:shd w:val="clear" w:color="auto" w:fill="1F1F1F"/>
        <w:spacing w:after="0" w:line="240" w:lineRule="atLeast"/>
        <w:rPr>
          <w:ins w:id="5006" w:author="nidal saleh" w:date="2025-06-11T00:04:00Z"/>
          <w:rFonts w:ascii="Consolas" w:eastAsia="Times New Roman" w:hAnsi="Consolas" w:cs="Times New Roman"/>
          <w:color w:val="CCCCCC"/>
          <w:sz w:val="32"/>
          <w:szCs w:val="32"/>
          <w:rPrChange w:id="5007" w:author="nidal saleh" w:date="2025-06-14T11:48:00Z">
            <w:rPr>
              <w:ins w:id="5008" w:author="nidal saleh" w:date="2025-06-11T00:04:00Z"/>
              <w:rFonts w:ascii="Consolas" w:eastAsia="Times New Roman" w:hAnsi="Consolas" w:cs="Times New Roman"/>
              <w:color w:val="CCCCCC"/>
              <w:sz w:val="18"/>
              <w:szCs w:val="18"/>
            </w:rPr>
          </w:rPrChange>
        </w:rPr>
      </w:pPr>
      <w:ins w:id="5009" w:author="nidal saleh" w:date="2025-06-11T00:04:00Z">
        <w:r w:rsidRPr="00CD2EF4">
          <w:rPr>
            <w:rFonts w:ascii="Consolas" w:eastAsia="Times New Roman" w:hAnsi="Consolas" w:cs="Times New Roman"/>
            <w:color w:val="CCCCCC"/>
            <w:sz w:val="32"/>
            <w:szCs w:val="32"/>
            <w:rPrChange w:id="5010"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4FC1FF"/>
            <w:sz w:val="32"/>
            <w:szCs w:val="32"/>
            <w:rPrChange w:id="5011" w:author="nidal saleh" w:date="2025-06-14T11:48:00Z">
              <w:rPr>
                <w:rFonts w:ascii="Consolas" w:eastAsia="Times New Roman" w:hAnsi="Consolas" w:cs="Times New Roman"/>
                <w:color w:val="4FC1FF"/>
                <w:sz w:val="18"/>
                <w:szCs w:val="18"/>
              </w:rPr>
            </w:rPrChange>
          </w:rPr>
          <w:t>C</w:t>
        </w:r>
        <w:r w:rsidRPr="00CD2EF4">
          <w:rPr>
            <w:rFonts w:ascii="Consolas" w:eastAsia="Times New Roman" w:hAnsi="Consolas" w:cs="Times New Roman"/>
            <w:color w:val="CCCCCC"/>
            <w:sz w:val="32"/>
            <w:szCs w:val="32"/>
            <w:rPrChange w:id="5012"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013"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014"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4EC9B0"/>
            <w:sz w:val="32"/>
            <w:szCs w:val="32"/>
            <w:rPrChange w:id="5015" w:author="nidal saleh" w:date="2025-06-14T11:48:00Z">
              <w:rPr>
                <w:rFonts w:ascii="Consolas" w:eastAsia="Times New Roman" w:hAnsi="Consolas" w:cs="Times New Roman"/>
                <w:color w:val="4EC9B0"/>
                <w:sz w:val="18"/>
                <w:szCs w:val="18"/>
              </w:rPr>
            </w:rPrChange>
          </w:rPr>
          <w:t>dist</w:t>
        </w:r>
        <w:r w:rsidRPr="00CD2EF4">
          <w:rPr>
            <w:rFonts w:ascii="Consolas" w:eastAsia="Times New Roman" w:hAnsi="Consolas" w:cs="Times New Roman"/>
            <w:color w:val="CCCCCC"/>
            <w:sz w:val="32"/>
            <w:szCs w:val="32"/>
            <w:rPrChange w:id="5016"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CDCAA"/>
            <w:sz w:val="32"/>
            <w:szCs w:val="32"/>
            <w:rPrChange w:id="5017" w:author="nidal saleh" w:date="2025-06-14T11:48:00Z">
              <w:rPr>
                <w:rFonts w:ascii="Consolas" w:eastAsia="Times New Roman" w:hAnsi="Consolas" w:cs="Times New Roman"/>
                <w:color w:val="DCDCAA"/>
                <w:sz w:val="18"/>
                <w:szCs w:val="18"/>
              </w:rPr>
            </w:rPrChange>
          </w:rPr>
          <w:t>euclidean</w:t>
        </w:r>
        <w:proofErr w:type="spellEnd"/>
        <w:r w:rsidRPr="00CD2EF4">
          <w:rPr>
            <w:rFonts w:ascii="Consolas" w:eastAsia="Times New Roman" w:hAnsi="Consolas" w:cs="Times New Roman"/>
            <w:color w:val="CCCCCC"/>
            <w:sz w:val="32"/>
            <w:szCs w:val="32"/>
            <w:rPrChange w:id="5018"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9CDCFE"/>
            <w:sz w:val="32"/>
            <w:szCs w:val="32"/>
            <w:rPrChange w:id="5019" w:author="nidal saleh" w:date="2025-06-14T11:48:00Z">
              <w:rPr>
                <w:rFonts w:ascii="Consolas" w:eastAsia="Times New Roman" w:hAnsi="Consolas" w:cs="Times New Roman"/>
                <w:color w:val="9CDCFE"/>
                <w:sz w:val="18"/>
                <w:szCs w:val="18"/>
              </w:rPr>
            </w:rPrChange>
          </w:rPr>
          <w:t>mouth</w:t>
        </w:r>
        <w:r w:rsidRPr="00CD2EF4">
          <w:rPr>
            <w:rFonts w:ascii="Consolas" w:eastAsia="Times New Roman" w:hAnsi="Consolas" w:cs="Times New Roman"/>
            <w:color w:val="CCCCCC"/>
            <w:sz w:val="32"/>
            <w:szCs w:val="32"/>
            <w:rPrChange w:id="5020"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021" w:author="nidal saleh" w:date="2025-06-14T11:48:00Z">
              <w:rPr>
                <w:rFonts w:ascii="Consolas" w:eastAsia="Times New Roman" w:hAnsi="Consolas" w:cs="Times New Roman"/>
                <w:color w:val="B5CEA8"/>
                <w:sz w:val="18"/>
                <w:szCs w:val="18"/>
              </w:rPr>
            </w:rPrChange>
          </w:rPr>
          <w:t>15</w:t>
        </w:r>
        <w:r w:rsidRPr="00CD2EF4">
          <w:rPr>
            <w:rFonts w:ascii="Consolas" w:eastAsia="Times New Roman" w:hAnsi="Consolas" w:cs="Times New Roman"/>
            <w:color w:val="CCCCCC"/>
            <w:sz w:val="32"/>
            <w:szCs w:val="32"/>
            <w:rPrChange w:id="5022"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023" w:author="nidal saleh" w:date="2025-06-14T11:48:00Z">
              <w:rPr>
                <w:rFonts w:ascii="Consolas" w:eastAsia="Times New Roman" w:hAnsi="Consolas" w:cs="Times New Roman"/>
                <w:color w:val="9CDCFE"/>
                <w:sz w:val="18"/>
                <w:szCs w:val="18"/>
              </w:rPr>
            </w:rPrChange>
          </w:rPr>
          <w:t>mouth</w:t>
        </w:r>
        <w:r w:rsidRPr="00CD2EF4">
          <w:rPr>
            <w:rFonts w:ascii="Consolas" w:eastAsia="Times New Roman" w:hAnsi="Consolas" w:cs="Times New Roman"/>
            <w:color w:val="CCCCCC"/>
            <w:sz w:val="32"/>
            <w:szCs w:val="32"/>
            <w:rPrChange w:id="5024"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025" w:author="nidal saleh" w:date="2025-06-14T11:48:00Z">
              <w:rPr>
                <w:rFonts w:ascii="Consolas" w:eastAsia="Times New Roman" w:hAnsi="Consolas" w:cs="Times New Roman"/>
                <w:color w:val="B5CEA8"/>
                <w:sz w:val="18"/>
                <w:szCs w:val="18"/>
              </w:rPr>
            </w:rPrChange>
          </w:rPr>
          <w:t>17</w:t>
        </w:r>
        <w:r w:rsidRPr="00CD2EF4">
          <w:rPr>
            <w:rFonts w:ascii="Consolas" w:eastAsia="Times New Roman" w:hAnsi="Consolas" w:cs="Times New Roman"/>
            <w:color w:val="CCCCCC"/>
            <w:sz w:val="32"/>
            <w:szCs w:val="32"/>
            <w:rPrChange w:id="5026" w:author="nidal saleh" w:date="2025-06-14T11:48:00Z">
              <w:rPr>
                <w:rFonts w:ascii="Consolas" w:eastAsia="Times New Roman" w:hAnsi="Consolas" w:cs="Times New Roman"/>
                <w:color w:val="CCCCCC"/>
                <w:sz w:val="18"/>
                <w:szCs w:val="18"/>
              </w:rPr>
            </w:rPrChange>
          </w:rPr>
          <w:t>])</w:t>
        </w:r>
      </w:ins>
    </w:p>
    <w:p w14:paraId="38131890" w14:textId="77777777" w:rsidR="00CD72F7" w:rsidRPr="00CD2EF4" w:rsidRDefault="00CD72F7" w:rsidP="00CD72F7">
      <w:pPr>
        <w:shd w:val="clear" w:color="auto" w:fill="1F1F1F"/>
        <w:spacing w:after="0" w:line="240" w:lineRule="atLeast"/>
        <w:rPr>
          <w:ins w:id="5027" w:author="nidal saleh" w:date="2025-06-11T00:04:00Z"/>
          <w:rFonts w:ascii="Consolas" w:eastAsia="Times New Roman" w:hAnsi="Consolas" w:cs="Times New Roman"/>
          <w:color w:val="CCCCCC"/>
          <w:sz w:val="32"/>
          <w:szCs w:val="32"/>
          <w:rPrChange w:id="5028" w:author="nidal saleh" w:date="2025-06-14T11:48:00Z">
            <w:rPr>
              <w:ins w:id="5029" w:author="nidal saleh" w:date="2025-06-11T00:04:00Z"/>
              <w:rFonts w:ascii="Consolas" w:eastAsia="Times New Roman" w:hAnsi="Consolas" w:cs="Times New Roman"/>
              <w:color w:val="CCCCCC"/>
              <w:sz w:val="18"/>
              <w:szCs w:val="18"/>
            </w:rPr>
          </w:rPrChange>
        </w:rPr>
      </w:pPr>
      <w:ins w:id="5030" w:author="nidal saleh" w:date="2025-06-11T00:04:00Z">
        <w:r w:rsidRPr="00CD2EF4">
          <w:rPr>
            <w:rFonts w:ascii="Consolas" w:eastAsia="Times New Roman" w:hAnsi="Consolas" w:cs="Times New Roman"/>
            <w:color w:val="CCCCCC"/>
            <w:sz w:val="32"/>
            <w:szCs w:val="32"/>
            <w:rPrChange w:id="5031"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C586C0"/>
            <w:sz w:val="32"/>
            <w:szCs w:val="32"/>
            <w:rPrChange w:id="5032" w:author="nidal saleh" w:date="2025-06-14T11:48:00Z">
              <w:rPr>
                <w:rFonts w:ascii="Consolas" w:eastAsia="Times New Roman" w:hAnsi="Consolas" w:cs="Times New Roman"/>
                <w:color w:val="C586C0"/>
                <w:sz w:val="18"/>
                <w:szCs w:val="18"/>
              </w:rPr>
            </w:rPrChange>
          </w:rPr>
          <w:t>return</w:t>
        </w:r>
        <w:r w:rsidRPr="00CD2EF4">
          <w:rPr>
            <w:rFonts w:ascii="Consolas" w:eastAsia="Times New Roman" w:hAnsi="Consolas" w:cs="Times New Roman"/>
            <w:color w:val="CCCCCC"/>
            <w:sz w:val="32"/>
            <w:szCs w:val="32"/>
            <w:rPrChange w:id="5033"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4FC1FF"/>
            <w:sz w:val="32"/>
            <w:szCs w:val="32"/>
            <w:rPrChange w:id="5034" w:author="nidal saleh" w:date="2025-06-14T11:48:00Z">
              <w:rPr>
                <w:rFonts w:ascii="Consolas" w:eastAsia="Times New Roman" w:hAnsi="Consolas" w:cs="Times New Roman"/>
                <w:color w:val="4FC1FF"/>
                <w:sz w:val="18"/>
                <w:szCs w:val="18"/>
              </w:rPr>
            </w:rPrChange>
          </w:rPr>
          <w:t>A</w:t>
        </w:r>
        <w:r w:rsidRPr="00CD2EF4">
          <w:rPr>
            <w:rFonts w:ascii="Consolas" w:eastAsia="Times New Roman" w:hAnsi="Consolas" w:cs="Times New Roman"/>
            <w:color w:val="CCCCCC"/>
            <w:sz w:val="32"/>
            <w:szCs w:val="32"/>
            <w:rPrChange w:id="5035"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036"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037"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4FC1FF"/>
            <w:sz w:val="32"/>
            <w:szCs w:val="32"/>
            <w:rPrChange w:id="5038" w:author="nidal saleh" w:date="2025-06-14T11:48:00Z">
              <w:rPr>
                <w:rFonts w:ascii="Consolas" w:eastAsia="Times New Roman" w:hAnsi="Consolas" w:cs="Times New Roman"/>
                <w:color w:val="4FC1FF"/>
                <w:sz w:val="18"/>
                <w:szCs w:val="18"/>
              </w:rPr>
            </w:rPrChange>
          </w:rPr>
          <w:t>B</w:t>
        </w:r>
        <w:r w:rsidRPr="00CD2EF4">
          <w:rPr>
            <w:rFonts w:ascii="Consolas" w:eastAsia="Times New Roman" w:hAnsi="Consolas" w:cs="Times New Roman"/>
            <w:color w:val="CCCCCC"/>
            <w:sz w:val="32"/>
            <w:szCs w:val="32"/>
            <w:rPrChange w:id="5039"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040"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041"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4FC1FF"/>
            <w:sz w:val="32"/>
            <w:szCs w:val="32"/>
            <w:rPrChange w:id="5042" w:author="nidal saleh" w:date="2025-06-14T11:48:00Z">
              <w:rPr>
                <w:rFonts w:ascii="Consolas" w:eastAsia="Times New Roman" w:hAnsi="Consolas" w:cs="Times New Roman"/>
                <w:color w:val="4FC1FF"/>
                <w:sz w:val="18"/>
                <w:szCs w:val="18"/>
              </w:rPr>
            </w:rPrChange>
          </w:rPr>
          <w:t>C</w:t>
        </w:r>
        <w:r w:rsidRPr="00CD2EF4">
          <w:rPr>
            <w:rFonts w:ascii="Consolas" w:eastAsia="Times New Roman" w:hAnsi="Consolas" w:cs="Times New Roman"/>
            <w:color w:val="CCCCCC"/>
            <w:sz w:val="32"/>
            <w:szCs w:val="32"/>
            <w:rPrChange w:id="5043"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044"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045"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B5CEA8"/>
            <w:sz w:val="32"/>
            <w:szCs w:val="32"/>
            <w:rPrChange w:id="5046" w:author="nidal saleh" w:date="2025-06-14T11:48:00Z">
              <w:rPr>
                <w:rFonts w:ascii="Consolas" w:eastAsia="Times New Roman" w:hAnsi="Consolas" w:cs="Times New Roman"/>
                <w:color w:val="B5CEA8"/>
                <w:sz w:val="18"/>
                <w:szCs w:val="18"/>
              </w:rPr>
            </w:rPrChange>
          </w:rPr>
          <w:t>3.0</w:t>
        </w:r>
      </w:ins>
    </w:p>
    <w:p w14:paraId="4FA22327" w14:textId="77777777" w:rsidR="00CD72F7" w:rsidRPr="00CD2EF4" w:rsidRDefault="00CD72F7" w:rsidP="00CD72F7">
      <w:pPr>
        <w:shd w:val="clear" w:color="auto" w:fill="1F1F1F"/>
        <w:spacing w:after="0" w:line="240" w:lineRule="atLeast"/>
        <w:rPr>
          <w:ins w:id="5047" w:author="nidal saleh" w:date="2025-06-11T00:04:00Z"/>
          <w:rFonts w:ascii="Consolas" w:eastAsia="Times New Roman" w:hAnsi="Consolas" w:cs="Times New Roman"/>
          <w:color w:val="CCCCCC"/>
          <w:sz w:val="32"/>
          <w:szCs w:val="32"/>
          <w:rPrChange w:id="5048" w:author="nidal saleh" w:date="2025-06-14T11:48:00Z">
            <w:rPr>
              <w:ins w:id="5049" w:author="nidal saleh" w:date="2025-06-11T00:04:00Z"/>
              <w:rFonts w:ascii="Consolas" w:eastAsia="Times New Roman" w:hAnsi="Consolas" w:cs="Times New Roman"/>
              <w:color w:val="CCCCCC"/>
              <w:sz w:val="18"/>
              <w:szCs w:val="18"/>
            </w:rPr>
          </w:rPrChange>
        </w:rPr>
      </w:pPr>
    </w:p>
    <w:p w14:paraId="161C3811" w14:textId="77777777" w:rsidR="00775753" w:rsidRPr="00CD2EF4" w:rsidRDefault="00775753">
      <w:pPr>
        <w:bidi/>
        <w:spacing w:before="100" w:beforeAutospacing="1" w:after="100" w:afterAutospacing="1" w:line="240" w:lineRule="auto"/>
        <w:rPr>
          <w:ins w:id="5050" w:author="nidal saleh" w:date="2025-06-11T00:00:00Z"/>
          <w:rFonts w:ascii="Times New Roman" w:eastAsia="Times New Roman" w:hAnsi="Times New Roman" w:cs="Times New Roman"/>
          <w:sz w:val="32"/>
          <w:szCs w:val="32"/>
          <w:rPrChange w:id="5051" w:author="nidal saleh" w:date="2025-06-14T11:48:00Z">
            <w:rPr>
              <w:ins w:id="5052" w:author="nidal saleh" w:date="2025-06-11T00:00:00Z"/>
              <w:rFonts w:ascii="Times New Roman" w:eastAsia="Times New Roman" w:hAnsi="Times New Roman" w:cs="Times New Roman"/>
              <w:sz w:val="24"/>
              <w:szCs w:val="24"/>
            </w:rPr>
          </w:rPrChange>
        </w:rPr>
        <w:pPrChange w:id="5053" w:author="nidal saleh" w:date="2025-06-11T00:01:00Z">
          <w:pPr>
            <w:spacing w:before="100" w:beforeAutospacing="1" w:after="100" w:afterAutospacing="1" w:line="240" w:lineRule="auto"/>
          </w:pPr>
        </w:pPrChange>
      </w:pPr>
      <w:ins w:id="5054" w:author="nidal saleh" w:date="2025-06-11T00:00:00Z">
        <w:r w:rsidRPr="00CD2EF4">
          <w:rPr>
            <w:rFonts w:ascii="Times New Roman" w:eastAsia="Times New Roman" w:hAnsi="Times New Roman" w:cs="Times New Roman"/>
            <w:b/>
            <w:bCs/>
            <w:sz w:val="32"/>
            <w:szCs w:val="32"/>
            <w:rtl/>
            <w:rPrChange w:id="5055" w:author="nidal saleh" w:date="2025-06-14T11:48:00Z">
              <w:rPr>
                <w:rFonts w:ascii="Times New Roman" w:eastAsia="Times New Roman" w:hAnsi="Times New Roman" w:cs="Times New Roman"/>
                <w:b/>
                <w:bCs/>
                <w:sz w:val="24"/>
                <w:szCs w:val="24"/>
                <w:rtl/>
              </w:rPr>
            </w:rPrChange>
          </w:rPr>
          <w:t>الشرح</w:t>
        </w:r>
        <w:r w:rsidRPr="00CD2EF4">
          <w:rPr>
            <w:rFonts w:ascii="Times New Roman" w:eastAsia="Times New Roman" w:hAnsi="Times New Roman" w:cs="Times New Roman"/>
            <w:b/>
            <w:bCs/>
            <w:sz w:val="32"/>
            <w:szCs w:val="32"/>
            <w:rPrChange w:id="5056" w:author="nidal saleh" w:date="2025-06-14T11:48:00Z">
              <w:rPr>
                <w:rFonts w:ascii="Times New Roman" w:eastAsia="Times New Roman" w:hAnsi="Times New Roman" w:cs="Times New Roman"/>
                <w:b/>
                <w:bCs/>
                <w:sz w:val="24"/>
                <w:szCs w:val="24"/>
              </w:rPr>
            </w:rPrChange>
          </w:rPr>
          <w:t>:</w:t>
        </w:r>
        <w:r w:rsidRPr="00CD2EF4">
          <w:rPr>
            <w:rFonts w:ascii="Times New Roman" w:eastAsia="Times New Roman" w:hAnsi="Times New Roman" w:cs="Times New Roman"/>
            <w:sz w:val="32"/>
            <w:szCs w:val="32"/>
            <w:rPrChange w:id="5057" w:author="nidal saleh" w:date="2025-06-14T11:48:00Z">
              <w:rPr>
                <w:rFonts w:ascii="Times New Roman" w:eastAsia="Times New Roman" w:hAnsi="Times New Roman" w:cs="Times New Roman"/>
                <w:sz w:val="24"/>
                <w:szCs w:val="24"/>
              </w:rPr>
            </w:rPrChange>
          </w:rPr>
          <w:br/>
        </w:r>
        <w:r w:rsidRPr="00CD2EF4">
          <w:rPr>
            <w:rFonts w:ascii="Times New Roman" w:eastAsia="Times New Roman" w:hAnsi="Times New Roman" w:cs="Times New Roman"/>
            <w:sz w:val="32"/>
            <w:szCs w:val="32"/>
            <w:rtl/>
            <w:rPrChange w:id="5058" w:author="nidal saleh" w:date="2025-06-14T11:48:00Z">
              <w:rPr>
                <w:rFonts w:ascii="Times New Roman" w:eastAsia="Times New Roman" w:hAnsi="Times New Roman" w:cs="Times New Roman"/>
                <w:sz w:val="24"/>
                <w:szCs w:val="24"/>
                <w:rtl/>
              </w:rPr>
            </w:rPrChange>
          </w:rPr>
          <w:t>تحسب نسبة فتح الفم لاكتشاف التثاؤب، وهو مؤشر واضح على النعاس أو التعب</w:t>
        </w:r>
        <w:r w:rsidRPr="00CD2EF4">
          <w:rPr>
            <w:rFonts w:ascii="Times New Roman" w:eastAsia="Times New Roman" w:hAnsi="Times New Roman" w:cs="Times New Roman"/>
            <w:sz w:val="32"/>
            <w:szCs w:val="32"/>
            <w:rPrChange w:id="5059" w:author="nidal saleh" w:date="2025-06-14T11:48:00Z">
              <w:rPr>
                <w:rFonts w:ascii="Times New Roman" w:eastAsia="Times New Roman" w:hAnsi="Times New Roman" w:cs="Times New Roman"/>
                <w:sz w:val="24"/>
                <w:szCs w:val="24"/>
              </w:rPr>
            </w:rPrChange>
          </w:rPr>
          <w:t>.</w:t>
        </w:r>
      </w:ins>
    </w:p>
    <w:p w14:paraId="4F4DA8DF" w14:textId="07E63744" w:rsidR="00CD72F7" w:rsidRPr="00CD2EF4" w:rsidRDefault="00000000" w:rsidP="0001206D">
      <w:pPr>
        <w:bidi/>
        <w:spacing w:after="0" w:line="240" w:lineRule="auto"/>
        <w:rPr>
          <w:ins w:id="5060" w:author="nidal saleh" w:date="2025-06-13T20:41:00Z"/>
          <w:rFonts w:ascii="Times New Roman" w:eastAsia="Times New Roman" w:hAnsi="Times New Roman" w:cs="Times New Roman"/>
          <w:sz w:val="32"/>
          <w:szCs w:val="32"/>
          <w:rtl/>
          <w:rPrChange w:id="5061" w:author="nidal saleh" w:date="2025-06-14T11:48:00Z">
            <w:rPr>
              <w:ins w:id="5062" w:author="nidal saleh" w:date="2025-06-13T20:41:00Z"/>
              <w:rFonts w:ascii="Times New Roman" w:eastAsia="Times New Roman" w:hAnsi="Times New Roman" w:cs="Times New Roman"/>
              <w:sz w:val="24"/>
              <w:szCs w:val="24"/>
              <w:rtl/>
            </w:rPr>
          </w:rPrChange>
        </w:rPr>
      </w:pPr>
      <w:ins w:id="5063" w:author="nidal saleh" w:date="2025-06-11T00:00:00Z">
        <w:r>
          <w:rPr>
            <w:rFonts w:ascii="Times New Roman" w:eastAsia="Times New Roman" w:hAnsi="Times New Roman" w:cs="Times New Roman"/>
            <w:sz w:val="32"/>
            <w:szCs w:val="32"/>
          </w:rPr>
          <w:lastRenderedPageBreak/>
          <w:pict w14:anchorId="6FDC5667">
            <v:rect id="_x0000_i1028" style="width:0;height:1.5pt" o:hralign="center" o:bullet="t" o:hrstd="t" o:hr="t" fillcolor="#a0a0a0" stroked="f"/>
          </w:pict>
        </w:r>
      </w:ins>
    </w:p>
    <w:p w14:paraId="26E66291" w14:textId="77777777" w:rsidR="0001206D" w:rsidRPr="00CD2EF4" w:rsidRDefault="0001206D">
      <w:pPr>
        <w:bidi/>
        <w:spacing w:after="0" w:line="240" w:lineRule="auto"/>
        <w:rPr>
          <w:ins w:id="5064" w:author="nidal saleh" w:date="2025-06-11T00:05:00Z"/>
          <w:rFonts w:ascii="Times New Roman" w:eastAsia="Times New Roman" w:hAnsi="Times New Roman" w:cs="Times New Roman"/>
          <w:sz w:val="32"/>
          <w:szCs w:val="32"/>
          <w:rtl/>
          <w:rPrChange w:id="5065" w:author="nidal saleh" w:date="2025-06-14T11:48:00Z">
            <w:rPr>
              <w:ins w:id="5066" w:author="nidal saleh" w:date="2025-06-11T00:05:00Z"/>
              <w:rFonts w:ascii="Times New Roman" w:eastAsia="Times New Roman" w:hAnsi="Times New Roman" w:cs="Times New Roman"/>
              <w:b/>
              <w:bCs/>
              <w:sz w:val="24"/>
              <w:szCs w:val="24"/>
              <w:rtl/>
            </w:rPr>
          </w:rPrChange>
        </w:rPr>
        <w:pPrChange w:id="5067" w:author="nidal saleh" w:date="2025-06-13T20:41:00Z">
          <w:pPr>
            <w:bidi/>
            <w:spacing w:before="100" w:beforeAutospacing="1" w:after="100" w:afterAutospacing="1" w:line="240" w:lineRule="auto"/>
          </w:pPr>
        </w:pPrChange>
      </w:pPr>
    </w:p>
    <w:p w14:paraId="0173825E" w14:textId="4CE7BD36" w:rsidR="00CD72F7" w:rsidRPr="00CD2EF4" w:rsidRDefault="00775753" w:rsidP="00CD72F7">
      <w:pPr>
        <w:bidi/>
        <w:spacing w:before="100" w:beforeAutospacing="1" w:after="100" w:afterAutospacing="1" w:line="240" w:lineRule="auto"/>
        <w:rPr>
          <w:ins w:id="5068" w:author="nidal saleh" w:date="2025-06-11T00:07:00Z"/>
          <w:rFonts w:ascii="Courier New" w:eastAsia="Times New Roman" w:hAnsi="Courier New" w:cs="Courier New"/>
          <w:sz w:val="32"/>
          <w:szCs w:val="32"/>
          <w:rtl/>
          <w:rPrChange w:id="5069" w:author="nidal saleh" w:date="2025-06-14T11:48:00Z">
            <w:rPr>
              <w:ins w:id="5070" w:author="nidal saleh" w:date="2025-06-11T00:07:00Z"/>
              <w:rFonts w:ascii="Courier New" w:eastAsia="Times New Roman" w:hAnsi="Courier New" w:cs="Courier New"/>
              <w:sz w:val="20"/>
              <w:szCs w:val="20"/>
              <w:rtl/>
            </w:rPr>
          </w:rPrChange>
        </w:rPr>
      </w:pPr>
      <w:ins w:id="5071" w:author="nidal saleh" w:date="2025-06-11T00:00:00Z">
        <w:r w:rsidRPr="00CD2EF4">
          <w:rPr>
            <w:rFonts w:ascii="Times New Roman" w:eastAsia="Times New Roman" w:hAnsi="Times New Roman" w:cs="Times New Roman"/>
            <w:b/>
            <w:bCs/>
            <w:sz w:val="32"/>
            <w:szCs w:val="32"/>
            <w:rtl/>
            <w:rPrChange w:id="5072" w:author="nidal saleh" w:date="2025-06-14T11:48:00Z">
              <w:rPr>
                <w:rFonts w:ascii="Times New Roman" w:eastAsia="Times New Roman" w:hAnsi="Times New Roman" w:cs="Times New Roman"/>
                <w:b/>
                <w:bCs/>
                <w:sz w:val="24"/>
                <w:szCs w:val="24"/>
                <w:rtl/>
              </w:rPr>
            </w:rPrChange>
          </w:rPr>
          <w:t>ج) تحليل وضع الرأس</w:t>
        </w:r>
        <w:r w:rsidRPr="00CD2EF4">
          <w:rPr>
            <w:rFonts w:ascii="Times New Roman" w:eastAsia="Times New Roman" w:hAnsi="Times New Roman" w:cs="Times New Roman"/>
            <w:b/>
            <w:bCs/>
            <w:sz w:val="32"/>
            <w:szCs w:val="32"/>
            <w:rPrChange w:id="5073" w:author="nidal saleh" w:date="2025-06-14T11:48:00Z">
              <w:rPr>
                <w:rFonts w:ascii="Times New Roman" w:eastAsia="Times New Roman" w:hAnsi="Times New Roman" w:cs="Times New Roman"/>
                <w:b/>
                <w:bCs/>
                <w:sz w:val="24"/>
                <w:szCs w:val="24"/>
              </w:rPr>
            </w:rPrChange>
          </w:rPr>
          <w:t xml:space="preserve"> </w:t>
        </w:r>
      </w:ins>
      <w:ins w:id="5074" w:author="nidal saleh" w:date="2025-06-11T00:04:00Z">
        <w:r w:rsidR="00CD72F7" w:rsidRPr="00CD2EF4">
          <w:rPr>
            <w:rFonts w:ascii="Times New Roman" w:eastAsia="Times New Roman" w:hAnsi="Times New Roman" w:cs="Times New Roman"/>
            <w:b/>
            <w:bCs/>
            <w:sz w:val="32"/>
            <w:szCs w:val="32"/>
            <w:rPrChange w:id="5075" w:author="nidal saleh" w:date="2025-06-14T11:48:00Z">
              <w:rPr>
                <w:rFonts w:ascii="Times New Roman" w:eastAsia="Times New Roman" w:hAnsi="Times New Roman" w:cs="Times New Roman"/>
                <w:b/>
                <w:bCs/>
                <w:sz w:val="24"/>
                <w:szCs w:val="24"/>
              </w:rPr>
            </w:rPrChange>
          </w:rPr>
          <w:t>:</w:t>
        </w:r>
      </w:ins>
      <w:ins w:id="5076" w:author="nidal saleh" w:date="2025-06-11T00:00:00Z">
        <w:r w:rsidRPr="00CD2EF4">
          <w:rPr>
            <w:rFonts w:ascii="Times New Roman" w:eastAsia="Times New Roman" w:hAnsi="Times New Roman" w:cs="Times New Roman"/>
            <w:b/>
            <w:bCs/>
            <w:sz w:val="32"/>
            <w:szCs w:val="32"/>
            <w:rPrChange w:id="5077" w:author="nidal saleh" w:date="2025-06-14T11:48:00Z">
              <w:rPr>
                <w:rFonts w:ascii="Times New Roman" w:eastAsia="Times New Roman" w:hAnsi="Times New Roman" w:cs="Times New Roman"/>
                <w:b/>
                <w:bCs/>
                <w:sz w:val="24"/>
                <w:szCs w:val="24"/>
              </w:rPr>
            </w:rPrChange>
          </w:rPr>
          <w:t>(Head Pose)</w:t>
        </w:r>
      </w:ins>
    </w:p>
    <w:p w14:paraId="37B2B1B7" w14:textId="77777777" w:rsidR="00CD72F7" w:rsidRPr="00CD2EF4" w:rsidRDefault="00CD72F7" w:rsidP="00CD72F7">
      <w:pPr>
        <w:shd w:val="clear" w:color="auto" w:fill="1F1F1F"/>
        <w:spacing w:after="0" w:line="240" w:lineRule="atLeast"/>
        <w:rPr>
          <w:ins w:id="5078" w:author="nidal saleh" w:date="2025-06-11T00:09:00Z"/>
          <w:rFonts w:ascii="Consolas" w:eastAsia="Times New Roman" w:hAnsi="Consolas" w:cs="Times New Roman"/>
          <w:color w:val="CCCCCC"/>
          <w:sz w:val="32"/>
          <w:szCs w:val="32"/>
          <w:rPrChange w:id="5079" w:author="nidal saleh" w:date="2025-06-14T11:48:00Z">
            <w:rPr>
              <w:ins w:id="5080" w:author="nidal saleh" w:date="2025-06-11T00:09:00Z"/>
              <w:rFonts w:ascii="Consolas" w:eastAsia="Times New Roman" w:hAnsi="Consolas" w:cs="Times New Roman"/>
              <w:color w:val="CCCCCC"/>
              <w:sz w:val="18"/>
              <w:szCs w:val="18"/>
            </w:rPr>
          </w:rPrChange>
        </w:rPr>
      </w:pPr>
    </w:p>
    <w:p w14:paraId="5D5898DD" w14:textId="77777777" w:rsidR="00CD72F7" w:rsidRPr="00CD2EF4" w:rsidRDefault="00CD72F7" w:rsidP="00CD72F7">
      <w:pPr>
        <w:shd w:val="clear" w:color="auto" w:fill="1F1F1F"/>
        <w:spacing w:after="0" w:line="240" w:lineRule="atLeast"/>
        <w:rPr>
          <w:ins w:id="5081" w:author="nidal saleh" w:date="2025-06-11T00:09:00Z"/>
          <w:rFonts w:ascii="Consolas" w:eastAsia="Times New Roman" w:hAnsi="Consolas" w:cs="Times New Roman"/>
          <w:color w:val="CCCCCC"/>
          <w:sz w:val="32"/>
          <w:szCs w:val="32"/>
          <w:rPrChange w:id="5082" w:author="nidal saleh" w:date="2025-06-14T11:48:00Z">
            <w:rPr>
              <w:ins w:id="5083" w:author="nidal saleh" w:date="2025-06-11T00:09:00Z"/>
              <w:rFonts w:ascii="Consolas" w:eastAsia="Times New Roman" w:hAnsi="Consolas" w:cs="Times New Roman"/>
              <w:color w:val="CCCCCC"/>
              <w:sz w:val="18"/>
              <w:szCs w:val="18"/>
            </w:rPr>
          </w:rPrChange>
        </w:rPr>
      </w:pPr>
      <w:ins w:id="5084" w:author="nidal saleh" w:date="2025-06-11T00:09:00Z">
        <w:r w:rsidRPr="00CD2EF4">
          <w:rPr>
            <w:rFonts w:ascii="Consolas" w:eastAsia="Times New Roman" w:hAnsi="Consolas" w:cs="Times New Roman"/>
            <w:color w:val="569CD6"/>
            <w:sz w:val="32"/>
            <w:szCs w:val="32"/>
            <w:rPrChange w:id="5085" w:author="nidal saleh" w:date="2025-06-14T11:48:00Z">
              <w:rPr>
                <w:rFonts w:ascii="Consolas" w:eastAsia="Times New Roman" w:hAnsi="Consolas" w:cs="Times New Roman"/>
                <w:color w:val="569CD6"/>
                <w:sz w:val="18"/>
                <w:szCs w:val="18"/>
              </w:rPr>
            </w:rPrChange>
          </w:rPr>
          <w:t>def</w:t>
        </w:r>
        <w:r w:rsidRPr="00CD2EF4">
          <w:rPr>
            <w:rFonts w:ascii="Consolas" w:eastAsia="Times New Roman" w:hAnsi="Consolas" w:cs="Times New Roman"/>
            <w:color w:val="CCCCCC"/>
            <w:sz w:val="32"/>
            <w:szCs w:val="32"/>
            <w:rPrChange w:id="5086"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DCDCAA"/>
            <w:sz w:val="32"/>
            <w:szCs w:val="32"/>
            <w:rPrChange w:id="5087" w:author="nidal saleh" w:date="2025-06-14T11:48:00Z">
              <w:rPr>
                <w:rFonts w:ascii="Consolas" w:eastAsia="Times New Roman" w:hAnsi="Consolas" w:cs="Times New Roman"/>
                <w:color w:val="DCDCAA"/>
                <w:sz w:val="18"/>
                <w:szCs w:val="18"/>
              </w:rPr>
            </w:rPrChange>
          </w:rPr>
          <w:t>get_head_pose</w:t>
        </w:r>
        <w:proofErr w:type="spellEnd"/>
        <w:r w:rsidRPr="00CD2EF4">
          <w:rPr>
            <w:rFonts w:ascii="Consolas" w:eastAsia="Times New Roman" w:hAnsi="Consolas" w:cs="Times New Roman"/>
            <w:color w:val="CCCCCC"/>
            <w:sz w:val="32"/>
            <w:szCs w:val="32"/>
            <w:rPrChange w:id="5088"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9CDCFE"/>
            <w:sz w:val="32"/>
            <w:szCs w:val="32"/>
            <w:rPrChange w:id="5089" w:author="nidal saleh" w:date="2025-06-14T11:48:00Z">
              <w:rPr>
                <w:rFonts w:ascii="Consolas" w:eastAsia="Times New Roman" w:hAnsi="Consolas" w:cs="Times New Roman"/>
                <w:color w:val="9CDCFE"/>
                <w:sz w:val="18"/>
                <w:szCs w:val="18"/>
              </w:rPr>
            </w:rPrChange>
          </w:rPr>
          <w:t>shape</w:t>
        </w:r>
        <w:r w:rsidRPr="00CD2EF4">
          <w:rPr>
            <w:rFonts w:ascii="Consolas" w:eastAsia="Times New Roman" w:hAnsi="Consolas" w:cs="Times New Roman"/>
            <w:color w:val="CCCCCC"/>
            <w:sz w:val="32"/>
            <w:szCs w:val="32"/>
            <w:rPrChange w:id="5090"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091" w:author="nidal saleh" w:date="2025-06-14T11:48:00Z">
              <w:rPr>
                <w:rFonts w:ascii="Consolas" w:eastAsia="Times New Roman" w:hAnsi="Consolas" w:cs="Times New Roman"/>
                <w:color w:val="9CDCFE"/>
                <w:sz w:val="18"/>
                <w:szCs w:val="18"/>
              </w:rPr>
            </w:rPrChange>
          </w:rPr>
          <w:t>frame</w:t>
        </w:r>
        <w:r w:rsidRPr="00CD2EF4">
          <w:rPr>
            <w:rFonts w:ascii="Consolas" w:eastAsia="Times New Roman" w:hAnsi="Consolas" w:cs="Times New Roman"/>
            <w:color w:val="CCCCCC"/>
            <w:sz w:val="32"/>
            <w:szCs w:val="32"/>
            <w:rPrChange w:id="5092" w:author="nidal saleh" w:date="2025-06-14T11:48:00Z">
              <w:rPr>
                <w:rFonts w:ascii="Consolas" w:eastAsia="Times New Roman" w:hAnsi="Consolas" w:cs="Times New Roman"/>
                <w:color w:val="CCCCCC"/>
                <w:sz w:val="18"/>
                <w:szCs w:val="18"/>
              </w:rPr>
            </w:rPrChange>
          </w:rPr>
          <w:t>):</w:t>
        </w:r>
      </w:ins>
    </w:p>
    <w:p w14:paraId="2AED38E4" w14:textId="77777777" w:rsidR="00CD72F7" w:rsidRPr="00CD2EF4" w:rsidRDefault="00CD72F7" w:rsidP="00CD72F7">
      <w:pPr>
        <w:shd w:val="clear" w:color="auto" w:fill="1F1F1F"/>
        <w:spacing w:after="0" w:line="240" w:lineRule="atLeast"/>
        <w:rPr>
          <w:ins w:id="5093" w:author="nidal saleh" w:date="2025-06-11T00:09:00Z"/>
          <w:rFonts w:ascii="Consolas" w:eastAsia="Times New Roman" w:hAnsi="Consolas" w:cs="Times New Roman"/>
          <w:color w:val="CCCCCC"/>
          <w:sz w:val="32"/>
          <w:szCs w:val="32"/>
          <w:rPrChange w:id="5094" w:author="nidal saleh" w:date="2025-06-14T11:48:00Z">
            <w:rPr>
              <w:ins w:id="5095" w:author="nidal saleh" w:date="2025-06-11T00:09:00Z"/>
              <w:rFonts w:ascii="Consolas" w:eastAsia="Times New Roman" w:hAnsi="Consolas" w:cs="Times New Roman"/>
              <w:color w:val="CCCCCC"/>
              <w:sz w:val="18"/>
              <w:szCs w:val="18"/>
            </w:rPr>
          </w:rPrChange>
        </w:rPr>
      </w:pPr>
      <w:ins w:id="5096" w:author="nidal saleh" w:date="2025-06-11T00:09:00Z">
        <w:r w:rsidRPr="00CD2EF4">
          <w:rPr>
            <w:rFonts w:ascii="Consolas" w:eastAsia="Times New Roman" w:hAnsi="Consolas" w:cs="Times New Roman"/>
            <w:color w:val="CCCCCC"/>
            <w:sz w:val="32"/>
            <w:szCs w:val="32"/>
            <w:rPrChange w:id="5097"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098" w:author="nidal saleh" w:date="2025-06-14T11:48:00Z">
              <w:rPr>
                <w:rFonts w:ascii="Consolas" w:eastAsia="Times New Roman" w:hAnsi="Consolas" w:cs="Times New Roman"/>
                <w:color w:val="9CDCFE"/>
                <w:sz w:val="18"/>
                <w:szCs w:val="18"/>
              </w:rPr>
            </w:rPrChange>
          </w:rPr>
          <w:t>image_points</w:t>
        </w:r>
        <w:proofErr w:type="spellEnd"/>
        <w:r w:rsidRPr="00CD2EF4">
          <w:rPr>
            <w:rFonts w:ascii="Consolas" w:eastAsia="Times New Roman" w:hAnsi="Consolas" w:cs="Times New Roman"/>
            <w:color w:val="CCCCCC"/>
            <w:sz w:val="32"/>
            <w:szCs w:val="32"/>
            <w:rPrChange w:id="5099"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100"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101"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4EC9B0"/>
            <w:sz w:val="32"/>
            <w:szCs w:val="32"/>
            <w:rPrChange w:id="5102" w:author="nidal saleh" w:date="2025-06-14T11:48:00Z">
              <w:rPr>
                <w:rFonts w:ascii="Consolas" w:eastAsia="Times New Roman" w:hAnsi="Consolas" w:cs="Times New Roman"/>
                <w:color w:val="4EC9B0"/>
                <w:sz w:val="18"/>
                <w:szCs w:val="18"/>
              </w:rPr>
            </w:rPrChange>
          </w:rPr>
          <w:t>np</w:t>
        </w:r>
        <w:r w:rsidRPr="00CD2EF4">
          <w:rPr>
            <w:rFonts w:ascii="Consolas" w:eastAsia="Times New Roman" w:hAnsi="Consolas" w:cs="Times New Roman"/>
            <w:color w:val="CCCCCC"/>
            <w:sz w:val="32"/>
            <w:szCs w:val="32"/>
            <w:rPrChange w:id="5103"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CDCAA"/>
            <w:sz w:val="32"/>
            <w:szCs w:val="32"/>
            <w:rPrChange w:id="5104" w:author="nidal saleh" w:date="2025-06-14T11:48:00Z">
              <w:rPr>
                <w:rFonts w:ascii="Consolas" w:eastAsia="Times New Roman" w:hAnsi="Consolas" w:cs="Times New Roman"/>
                <w:color w:val="DCDCAA"/>
                <w:sz w:val="18"/>
                <w:szCs w:val="18"/>
              </w:rPr>
            </w:rPrChange>
          </w:rPr>
          <w:t>array</w:t>
        </w:r>
        <w:proofErr w:type="spellEnd"/>
        <w:r w:rsidRPr="00CD2EF4">
          <w:rPr>
            <w:rFonts w:ascii="Consolas" w:eastAsia="Times New Roman" w:hAnsi="Consolas" w:cs="Times New Roman"/>
            <w:color w:val="CCCCCC"/>
            <w:sz w:val="32"/>
            <w:szCs w:val="32"/>
            <w:rPrChange w:id="5105" w:author="nidal saleh" w:date="2025-06-14T11:48:00Z">
              <w:rPr>
                <w:rFonts w:ascii="Consolas" w:eastAsia="Times New Roman" w:hAnsi="Consolas" w:cs="Times New Roman"/>
                <w:color w:val="CCCCCC"/>
                <w:sz w:val="18"/>
                <w:szCs w:val="18"/>
              </w:rPr>
            </w:rPrChange>
          </w:rPr>
          <w:t>([</w:t>
        </w:r>
      </w:ins>
    </w:p>
    <w:p w14:paraId="69AC5E2A" w14:textId="77777777" w:rsidR="00CD72F7" w:rsidRPr="00CD2EF4" w:rsidRDefault="00CD72F7" w:rsidP="00CD72F7">
      <w:pPr>
        <w:shd w:val="clear" w:color="auto" w:fill="1F1F1F"/>
        <w:spacing w:after="0" w:line="240" w:lineRule="atLeast"/>
        <w:rPr>
          <w:ins w:id="5106" w:author="nidal saleh" w:date="2025-06-11T00:09:00Z"/>
          <w:rFonts w:ascii="Consolas" w:eastAsia="Times New Roman" w:hAnsi="Consolas" w:cs="Times New Roman"/>
          <w:color w:val="CCCCCC"/>
          <w:sz w:val="32"/>
          <w:szCs w:val="32"/>
          <w:rPrChange w:id="5107" w:author="nidal saleh" w:date="2025-06-14T11:48:00Z">
            <w:rPr>
              <w:ins w:id="5108" w:author="nidal saleh" w:date="2025-06-11T00:09:00Z"/>
              <w:rFonts w:ascii="Consolas" w:eastAsia="Times New Roman" w:hAnsi="Consolas" w:cs="Times New Roman"/>
              <w:color w:val="CCCCCC"/>
              <w:sz w:val="18"/>
              <w:szCs w:val="18"/>
            </w:rPr>
          </w:rPrChange>
        </w:rPr>
      </w:pPr>
      <w:ins w:id="5109" w:author="nidal saleh" w:date="2025-06-11T00:09:00Z">
        <w:r w:rsidRPr="00CD2EF4">
          <w:rPr>
            <w:rFonts w:ascii="Consolas" w:eastAsia="Times New Roman" w:hAnsi="Consolas" w:cs="Times New Roman"/>
            <w:color w:val="CCCCCC"/>
            <w:sz w:val="32"/>
            <w:szCs w:val="32"/>
            <w:rPrChange w:id="5110" w:author="nidal saleh" w:date="2025-06-14T11:48:00Z">
              <w:rPr>
                <w:rFonts w:ascii="Consolas" w:eastAsia="Times New Roman" w:hAnsi="Consolas" w:cs="Times New Roman"/>
                <w:color w:val="CCCCCC"/>
                <w:sz w:val="18"/>
                <w:szCs w:val="18"/>
              </w:rPr>
            </w:rPrChange>
          </w:rPr>
          <w:t>        (</w:t>
        </w:r>
        <w:proofErr w:type="gramStart"/>
        <w:r w:rsidRPr="00CD2EF4">
          <w:rPr>
            <w:rFonts w:ascii="Consolas" w:eastAsia="Times New Roman" w:hAnsi="Consolas" w:cs="Times New Roman"/>
            <w:color w:val="9CDCFE"/>
            <w:sz w:val="32"/>
            <w:szCs w:val="32"/>
            <w:rPrChange w:id="5111" w:author="nidal saleh" w:date="2025-06-14T11:48:00Z">
              <w:rPr>
                <w:rFonts w:ascii="Consolas" w:eastAsia="Times New Roman" w:hAnsi="Consolas" w:cs="Times New Roman"/>
                <w:color w:val="9CDCFE"/>
                <w:sz w:val="18"/>
                <w:szCs w:val="18"/>
              </w:rPr>
            </w:rPrChange>
          </w:rPr>
          <w:t>shape</w:t>
        </w:r>
        <w:proofErr w:type="gramEnd"/>
        <w:r w:rsidRPr="00CD2EF4">
          <w:rPr>
            <w:rFonts w:ascii="Consolas" w:eastAsia="Times New Roman" w:hAnsi="Consolas" w:cs="Times New Roman"/>
            <w:color w:val="CCCCCC"/>
            <w:sz w:val="32"/>
            <w:szCs w:val="32"/>
            <w:rPrChange w:id="5112"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13" w:author="nidal saleh" w:date="2025-06-14T11:48:00Z">
              <w:rPr>
                <w:rFonts w:ascii="Consolas" w:eastAsia="Times New Roman" w:hAnsi="Consolas" w:cs="Times New Roman"/>
                <w:color w:val="B5CEA8"/>
                <w:sz w:val="18"/>
                <w:szCs w:val="18"/>
              </w:rPr>
            </w:rPrChange>
          </w:rPr>
          <w:t>30</w:t>
        </w:r>
        <w:r w:rsidRPr="00CD2EF4">
          <w:rPr>
            <w:rFonts w:ascii="Consolas" w:eastAsia="Times New Roman" w:hAnsi="Consolas" w:cs="Times New Roman"/>
            <w:color w:val="CCCCCC"/>
            <w:sz w:val="32"/>
            <w:szCs w:val="32"/>
            <w:rPrChange w:id="5114"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15" w:author="nidal saleh" w:date="2025-06-14T11:48:00Z">
              <w:rPr>
                <w:rFonts w:ascii="Consolas" w:eastAsia="Times New Roman" w:hAnsi="Consolas" w:cs="Times New Roman"/>
                <w:color w:val="B5CEA8"/>
                <w:sz w:val="18"/>
                <w:szCs w:val="18"/>
              </w:rPr>
            </w:rPrChange>
          </w:rPr>
          <w:t>0</w:t>
        </w:r>
        <w:r w:rsidRPr="00CD2EF4">
          <w:rPr>
            <w:rFonts w:ascii="Consolas" w:eastAsia="Times New Roman" w:hAnsi="Consolas" w:cs="Times New Roman"/>
            <w:color w:val="CCCCCC"/>
            <w:sz w:val="32"/>
            <w:szCs w:val="32"/>
            <w:rPrChange w:id="5116"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117" w:author="nidal saleh" w:date="2025-06-14T11:48:00Z">
              <w:rPr>
                <w:rFonts w:ascii="Consolas" w:eastAsia="Times New Roman" w:hAnsi="Consolas" w:cs="Times New Roman"/>
                <w:color w:val="9CDCFE"/>
                <w:sz w:val="18"/>
                <w:szCs w:val="18"/>
              </w:rPr>
            </w:rPrChange>
          </w:rPr>
          <w:t>shape</w:t>
        </w:r>
        <w:r w:rsidRPr="00CD2EF4">
          <w:rPr>
            <w:rFonts w:ascii="Consolas" w:eastAsia="Times New Roman" w:hAnsi="Consolas" w:cs="Times New Roman"/>
            <w:color w:val="CCCCCC"/>
            <w:sz w:val="32"/>
            <w:szCs w:val="32"/>
            <w:rPrChange w:id="5118"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19" w:author="nidal saleh" w:date="2025-06-14T11:48:00Z">
              <w:rPr>
                <w:rFonts w:ascii="Consolas" w:eastAsia="Times New Roman" w:hAnsi="Consolas" w:cs="Times New Roman"/>
                <w:color w:val="B5CEA8"/>
                <w:sz w:val="18"/>
                <w:szCs w:val="18"/>
              </w:rPr>
            </w:rPrChange>
          </w:rPr>
          <w:t>30</w:t>
        </w:r>
        <w:r w:rsidRPr="00CD2EF4">
          <w:rPr>
            <w:rFonts w:ascii="Consolas" w:eastAsia="Times New Roman" w:hAnsi="Consolas" w:cs="Times New Roman"/>
            <w:color w:val="CCCCCC"/>
            <w:sz w:val="32"/>
            <w:szCs w:val="32"/>
            <w:rPrChange w:id="5120"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21" w:author="nidal saleh" w:date="2025-06-14T11:48:00Z">
              <w:rPr>
                <w:rFonts w:ascii="Consolas" w:eastAsia="Times New Roman" w:hAnsi="Consolas" w:cs="Times New Roman"/>
                <w:color w:val="B5CEA8"/>
                <w:sz w:val="18"/>
                <w:szCs w:val="18"/>
              </w:rPr>
            </w:rPrChange>
          </w:rPr>
          <w:t>1</w:t>
        </w:r>
        <w:r w:rsidRPr="00CD2EF4">
          <w:rPr>
            <w:rFonts w:ascii="Consolas" w:eastAsia="Times New Roman" w:hAnsi="Consolas" w:cs="Times New Roman"/>
            <w:color w:val="CCCCCC"/>
            <w:sz w:val="32"/>
            <w:szCs w:val="32"/>
            <w:rPrChange w:id="5122" w:author="nidal saleh" w:date="2025-06-14T11:48:00Z">
              <w:rPr>
                <w:rFonts w:ascii="Consolas" w:eastAsia="Times New Roman" w:hAnsi="Consolas" w:cs="Times New Roman"/>
                <w:color w:val="CCCCCC"/>
                <w:sz w:val="18"/>
                <w:szCs w:val="18"/>
              </w:rPr>
            </w:rPrChange>
          </w:rPr>
          <w:t>]),</w:t>
        </w:r>
      </w:ins>
    </w:p>
    <w:p w14:paraId="14A55B36" w14:textId="77777777" w:rsidR="00CD72F7" w:rsidRPr="00CD2EF4" w:rsidRDefault="00CD72F7" w:rsidP="00CD72F7">
      <w:pPr>
        <w:shd w:val="clear" w:color="auto" w:fill="1F1F1F"/>
        <w:spacing w:after="0" w:line="240" w:lineRule="atLeast"/>
        <w:rPr>
          <w:ins w:id="5123" w:author="nidal saleh" w:date="2025-06-11T00:09:00Z"/>
          <w:rFonts w:ascii="Consolas" w:eastAsia="Times New Roman" w:hAnsi="Consolas" w:cs="Times New Roman"/>
          <w:color w:val="CCCCCC"/>
          <w:sz w:val="32"/>
          <w:szCs w:val="32"/>
          <w:rPrChange w:id="5124" w:author="nidal saleh" w:date="2025-06-14T11:48:00Z">
            <w:rPr>
              <w:ins w:id="5125" w:author="nidal saleh" w:date="2025-06-11T00:09:00Z"/>
              <w:rFonts w:ascii="Consolas" w:eastAsia="Times New Roman" w:hAnsi="Consolas" w:cs="Times New Roman"/>
              <w:color w:val="CCCCCC"/>
              <w:sz w:val="18"/>
              <w:szCs w:val="18"/>
            </w:rPr>
          </w:rPrChange>
        </w:rPr>
      </w:pPr>
      <w:ins w:id="5126" w:author="nidal saleh" w:date="2025-06-11T00:09:00Z">
        <w:r w:rsidRPr="00CD2EF4">
          <w:rPr>
            <w:rFonts w:ascii="Consolas" w:eastAsia="Times New Roman" w:hAnsi="Consolas" w:cs="Times New Roman"/>
            <w:color w:val="CCCCCC"/>
            <w:sz w:val="32"/>
            <w:szCs w:val="32"/>
            <w:rPrChange w:id="5127" w:author="nidal saleh" w:date="2025-06-14T11:48:00Z">
              <w:rPr>
                <w:rFonts w:ascii="Consolas" w:eastAsia="Times New Roman" w:hAnsi="Consolas" w:cs="Times New Roman"/>
                <w:color w:val="CCCCCC"/>
                <w:sz w:val="18"/>
                <w:szCs w:val="18"/>
              </w:rPr>
            </w:rPrChange>
          </w:rPr>
          <w:t>        (</w:t>
        </w:r>
        <w:proofErr w:type="gramStart"/>
        <w:r w:rsidRPr="00CD2EF4">
          <w:rPr>
            <w:rFonts w:ascii="Consolas" w:eastAsia="Times New Roman" w:hAnsi="Consolas" w:cs="Times New Roman"/>
            <w:color w:val="9CDCFE"/>
            <w:sz w:val="32"/>
            <w:szCs w:val="32"/>
            <w:rPrChange w:id="5128" w:author="nidal saleh" w:date="2025-06-14T11:48:00Z">
              <w:rPr>
                <w:rFonts w:ascii="Consolas" w:eastAsia="Times New Roman" w:hAnsi="Consolas" w:cs="Times New Roman"/>
                <w:color w:val="9CDCFE"/>
                <w:sz w:val="18"/>
                <w:szCs w:val="18"/>
              </w:rPr>
            </w:rPrChange>
          </w:rPr>
          <w:t>shape</w:t>
        </w:r>
        <w:proofErr w:type="gramEnd"/>
        <w:r w:rsidRPr="00CD2EF4">
          <w:rPr>
            <w:rFonts w:ascii="Consolas" w:eastAsia="Times New Roman" w:hAnsi="Consolas" w:cs="Times New Roman"/>
            <w:color w:val="CCCCCC"/>
            <w:sz w:val="32"/>
            <w:szCs w:val="32"/>
            <w:rPrChange w:id="5129"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30" w:author="nidal saleh" w:date="2025-06-14T11:48:00Z">
              <w:rPr>
                <w:rFonts w:ascii="Consolas" w:eastAsia="Times New Roman" w:hAnsi="Consolas" w:cs="Times New Roman"/>
                <w:color w:val="B5CEA8"/>
                <w:sz w:val="18"/>
                <w:szCs w:val="18"/>
              </w:rPr>
            </w:rPrChange>
          </w:rPr>
          <w:t>8</w:t>
        </w:r>
        <w:r w:rsidRPr="00CD2EF4">
          <w:rPr>
            <w:rFonts w:ascii="Consolas" w:eastAsia="Times New Roman" w:hAnsi="Consolas" w:cs="Times New Roman"/>
            <w:color w:val="CCCCCC"/>
            <w:sz w:val="32"/>
            <w:szCs w:val="32"/>
            <w:rPrChange w:id="5131"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32" w:author="nidal saleh" w:date="2025-06-14T11:48:00Z">
              <w:rPr>
                <w:rFonts w:ascii="Consolas" w:eastAsia="Times New Roman" w:hAnsi="Consolas" w:cs="Times New Roman"/>
                <w:color w:val="B5CEA8"/>
                <w:sz w:val="18"/>
                <w:szCs w:val="18"/>
              </w:rPr>
            </w:rPrChange>
          </w:rPr>
          <w:t>0</w:t>
        </w:r>
        <w:r w:rsidRPr="00CD2EF4">
          <w:rPr>
            <w:rFonts w:ascii="Consolas" w:eastAsia="Times New Roman" w:hAnsi="Consolas" w:cs="Times New Roman"/>
            <w:color w:val="CCCCCC"/>
            <w:sz w:val="32"/>
            <w:szCs w:val="32"/>
            <w:rPrChange w:id="5133"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134" w:author="nidal saleh" w:date="2025-06-14T11:48:00Z">
              <w:rPr>
                <w:rFonts w:ascii="Consolas" w:eastAsia="Times New Roman" w:hAnsi="Consolas" w:cs="Times New Roman"/>
                <w:color w:val="9CDCFE"/>
                <w:sz w:val="18"/>
                <w:szCs w:val="18"/>
              </w:rPr>
            </w:rPrChange>
          </w:rPr>
          <w:t>shape</w:t>
        </w:r>
        <w:r w:rsidRPr="00CD2EF4">
          <w:rPr>
            <w:rFonts w:ascii="Consolas" w:eastAsia="Times New Roman" w:hAnsi="Consolas" w:cs="Times New Roman"/>
            <w:color w:val="CCCCCC"/>
            <w:sz w:val="32"/>
            <w:szCs w:val="32"/>
            <w:rPrChange w:id="5135"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36" w:author="nidal saleh" w:date="2025-06-14T11:48:00Z">
              <w:rPr>
                <w:rFonts w:ascii="Consolas" w:eastAsia="Times New Roman" w:hAnsi="Consolas" w:cs="Times New Roman"/>
                <w:color w:val="B5CEA8"/>
                <w:sz w:val="18"/>
                <w:szCs w:val="18"/>
              </w:rPr>
            </w:rPrChange>
          </w:rPr>
          <w:t>8</w:t>
        </w:r>
        <w:r w:rsidRPr="00CD2EF4">
          <w:rPr>
            <w:rFonts w:ascii="Consolas" w:eastAsia="Times New Roman" w:hAnsi="Consolas" w:cs="Times New Roman"/>
            <w:color w:val="CCCCCC"/>
            <w:sz w:val="32"/>
            <w:szCs w:val="32"/>
            <w:rPrChange w:id="5137"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38" w:author="nidal saleh" w:date="2025-06-14T11:48:00Z">
              <w:rPr>
                <w:rFonts w:ascii="Consolas" w:eastAsia="Times New Roman" w:hAnsi="Consolas" w:cs="Times New Roman"/>
                <w:color w:val="B5CEA8"/>
                <w:sz w:val="18"/>
                <w:szCs w:val="18"/>
              </w:rPr>
            </w:rPrChange>
          </w:rPr>
          <w:t>1</w:t>
        </w:r>
        <w:r w:rsidRPr="00CD2EF4">
          <w:rPr>
            <w:rFonts w:ascii="Consolas" w:eastAsia="Times New Roman" w:hAnsi="Consolas" w:cs="Times New Roman"/>
            <w:color w:val="CCCCCC"/>
            <w:sz w:val="32"/>
            <w:szCs w:val="32"/>
            <w:rPrChange w:id="5139" w:author="nidal saleh" w:date="2025-06-14T11:48:00Z">
              <w:rPr>
                <w:rFonts w:ascii="Consolas" w:eastAsia="Times New Roman" w:hAnsi="Consolas" w:cs="Times New Roman"/>
                <w:color w:val="CCCCCC"/>
                <w:sz w:val="18"/>
                <w:szCs w:val="18"/>
              </w:rPr>
            </w:rPrChange>
          </w:rPr>
          <w:t>]),</w:t>
        </w:r>
      </w:ins>
    </w:p>
    <w:p w14:paraId="26A8D3F3" w14:textId="77777777" w:rsidR="00CD72F7" w:rsidRPr="00CD2EF4" w:rsidRDefault="00CD72F7" w:rsidP="00CD72F7">
      <w:pPr>
        <w:shd w:val="clear" w:color="auto" w:fill="1F1F1F"/>
        <w:spacing w:after="0" w:line="240" w:lineRule="atLeast"/>
        <w:rPr>
          <w:ins w:id="5140" w:author="nidal saleh" w:date="2025-06-11T00:09:00Z"/>
          <w:rFonts w:ascii="Consolas" w:eastAsia="Times New Roman" w:hAnsi="Consolas" w:cs="Times New Roman"/>
          <w:color w:val="CCCCCC"/>
          <w:sz w:val="32"/>
          <w:szCs w:val="32"/>
          <w:rPrChange w:id="5141" w:author="nidal saleh" w:date="2025-06-14T11:48:00Z">
            <w:rPr>
              <w:ins w:id="5142" w:author="nidal saleh" w:date="2025-06-11T00:09:00Z"/>
              <w:rFonts w:ascii="Consolas" w:eastAsia="Times New Roman" w:hAnsi="Consolas" w:cs="Times New Roman"/>
              <w:color w:val="CCCCCC"/>
              <w:sz w:val="18"/>
              <w:szCs w:val="18"/>
            </w:rPr>
          </w:rPrChange>
        </w:rPr>
      </w:pPr>
      <w:ins w:id="5143" w:author="nidal saleh" w:date="2025-06-11T00:09:00Z">
        <w:r w:rsidRPr="00CD2EF4">
          <w:rPr>
            <w:rFonts w:ascii="Consolas" w:eastAsia="Times New Roman" w:hAnsi="Consolas" w:cs="Times New Roman"/>
            <w:color w:val="CCCCCC"/>
            <w:sz w:val="32"/>
            <w:szCs w:val="32"/>
            <w:rPrChange w:id="5144" w:author="nidal saleh" w:date="2025-06-14T11:48:00Z">
              <w:rPr>
                <w:rFonts w:ascii="Consolas" w:eastAsia="Times New Roman" w:hAnsi="Consolas" w:cs="Times New Roman"/>
                <w:color w:val="CCCCCC"/>
                <w:sz w:val="18"/>
                <w:szCs w:val="18"/>
              </w:rPr>
            </w:rPrChange>
          </w:rPr>
          <w:t>        (</w:t>
        </w:r>
        <w:proofErr w:type="gramStart"/>
        <w:r w:rsidRPr="00CD2EF4">
          <w:rPr>
            <w:rFonts w:ascii="Consolas" w:eastAsia="Times New Roman" w:hAnsi="Consolas" w:cs="Times New Roman"/>
            <w:color w:val="9CDCFE"/>
            <w:sz w:val="32"/>
            <w:szCs w:val="32"/>
            <w:rPrChange w:id="5145" w:author="nidal saleh" w:date="2025-06-14T11:48:00Z">
              <w:rPr>
                <w:rFonts w:ascii="Consolas" w:eastAsia="Times New Roman" w:hAnsi="Consolas" w:cs="Times New Roman"/>
                <w:color w:val="9CDCFE"/>
                <w:sz w:val="18"/>
                <w:szCs w:val="18"/>
              </w:rPr>
            </w:rPrChange>
          </w:rPr>
          <w:t>shape</w:t>
        </w:r>
        <w:proofErr w:type="gramEnd"/>
        <w:r w:rsidRPr="00CD2EF4">
          <w:rPr>
            <w:rFonts w:ascii="Consolas" w:eastAsia="Times New Roman" w:hAnsi="Consolas" w:cs="Times New Roman"/>
            <w:color w:val="CCCCCC"/>
            <w:sz w:val="32"/>
            <w:szCs w:val="32"/>
            <w:rPrChange w:id="5146"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47" w:author="nidal saleh" w:date="2025-06-14T11:48:00Z">
              <w:rPr>
                <w:rFonts w:ascii="Consolas" w:eastAsia="Times New Roman" w:hAnsi="Consolas" w:cs="Times New Roman"/>
                <w:color w:val="B5CEA8"/>
                <w:sz w:val="18"/>
                <w:szCs w:val="18"/>
              </w:rPr>
            </w:rPrChange>
          </w:rPr>
          <w:t>36</w:t>
        </w:r>
        <w:r w:rsidRPr="00CD2EF4">
          <w:rPr>
            <w:rFonts w:ascii="Consolas" w:eastAsia="Times New Roman" w:hAnsi="Consolas" w:cs="Times New Roman"/>
            <w:color w:val="CCCCCC"/>
            <w:sz w:val="32"/>
            <w:szCs w:val="32"/>
            <w:rPrChange w:id="5148"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49" w:author="nidal saleh" w:date="2025-06-14T11:48:00Z">
              <w:rPr>
                <w:rFonts w:ascii="Consolas" w:eastAsia="Times New Roman" w:hAnsi="Consolas" w:cs="Times New Roman"/>
                <w:color w:val="B5CEA8"/>
                <w:sz w:val="18"/>
                <w:szCs w:val="18"/>
              </w:rPr>
            </w:rPrChange>
          </w:rPr>
          <w:t>0</w:t>
        </w:r>
        <w:r w:rsidRPr="00CD2EF4">
          <w:rPr>
            <w:rFonts w:ascii="Consolas" w:eastAsia="Times New Roman" w:hAnsi="Consolas" w:cs="Times New Roman"/>
            <w:color w:val="CCCCCC"/>
            <w:sz w:val="32"/>
            <w:szCs w:val="32"/>
            <w:rPrChange w:id="5150"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151" w:author="nidal saleh" w:date="2025-06-14T11:48:00Z">
              <w:rPr>
                <w:rFonts w:ascii="Consolas" w:eastAsia="Times New Roman" w:hAnsi="Consolas" w:cs="Times New Roman"/>
                <w:color w:val="9CDCFE"/>
                <w:sz w:val="18"/>
                <w:szCs w:val="18"/>
              </w:rPr>
            </w:rPrChange>
          </w:rPr>
          <w:t>shape</w:t>
        </w:r>
        <w:r w:rsidRPr="00CD2EF4">
          <w:rPr>
            <w:rFonts w:ascii="Consolas" w:eastAsia="Times New Roman" w:hAnsi="Consolas" w:cs="Times New Roman"/>
            <w:color w:val="CCCCCC"/>
            <w:sz w:val="32"/>
            <w:szCs w:val="32"/>
            <w:rPrChange w:id="5152"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53" w:author="nidal saleh" w:date="2025-06-14T11:48:00Z">
              <w:rPr>
                <w:rFonts w:ascii="Consolas" w:eastAsia="Times New Roman" w:hAnsi="Consolas" w:cs="Times New Roman"/>
                <w:color w:val="B5CEA8"/>
                <w:sz w:val="18"/>
                <w:szCs w:val="18"/>
              </w:rPr>
            </w:rPrChange>
          </w:rPr>
          <w:t>36</w:t>
        </w:r>
        <w:r w:rsidRPr="00CD2EF4">
          <w:rPr>
            <w:rFonts w:ascii="Consolas" w:eastAsia="Times New Roman" w:hAnsi="Consolas" w:cs="Times New Roman"/>
            <w:color w:val="CCCCCC"/>
            <w:sz w:val="32"/>
            <w:szCs w:val="32"/>
            <w:rPrChange w:id="5154"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55" w:author="nidal saleh" w:date="2025-06-14T11:48:00Z">
              <w:rPr>
                <w:rFonts w:ascii="Consolas" w:eastAsia="Times New Roman" w:hAnsi="Consolas" w:cs="Times New Roman"/>
                <w:color w:val="B5CEA8"/>
                <w:sz w:val="18"/>
                <w:szCs w:val="18"/>
              </w:rPr>
            </w:rPrChange>
          </w:rPr>
          <w:t>1</w:t>
        </w:r>
        <w:r w:rsidRPr="00CD2EF4">
          <w:rPr>
            <w:rFonts w:ascii="Consolas" w:eastAsia="Times New Roman" w:hAnsi="Consolas" w:cs="Times New Roman"/>
            <w:color w:val="CCCCCC"/>
            <w:sz w:val="32"/>
            <w:szCs w:val="32"/>
            <w:rPrChange w:id="5156" w:author="nidal saleh" w:date="2025-06-14T11:48:00Z">
              <w:rPr>
                <w:rFonts w:ascii="Consolas" w:eastAsia="Times New Roman" w:hAnsi="Consolas" w:cs="Times New Roman"/>
                <w:color w:val="CCCCCC"/>
                <w:sz w:val="18"/>
                <w:szCs w:val="18"/>
              </w:rPr>
            </w:rPrChange>
          </w:rPr>
          <w:t>]),</w:t>
        </w:r>
      </w:ins>
    </w:p>
    <w:p w14:paraId="35D7E6FF" w14:textId="77777777" w:rsidR="00CD72F7" w:rsidRPr="00CD2EF4" w:rsidRDefault="00CD72F7" w:rsidP="00CD72F7">
      <w:pPr>
        <w:shd w:val="clear" w:color="auto" w:fill="1F1F1F"/>
        <w:spacing w:after="0" w:line="240" w:lineRule="atLeast"/>
        <w:rPr>
          <w:ins w:id="5157" w:author="nidal saleh" w:date="2025-06-11T00:09:00Z"/>
          <w:rFonts w:ascii="Consolas" w:eastAsia="Times New Roman" w:hAnsi="Consolas" w:cs="Times New Roman"/>
          <w:color w:val="CCCCCC"/>
          <w:sz w:val="32"/>
          <w:szCs w:val="32"/>
          <w:rPrChange w:id="5158" w:author="nidal saleh" w:date="2025-06-14T11:48:00Z">
            <w:rPr>
              <w:ins w:id="5159" w:author="nidal saleh" w:date="2025-06-11T00:09:00Z"/>
              <w:rFonts w:ascii="Consolas" w:eastAsia="Times New Roman" w:hAnsi="Consolas" w:cs="Times New Roman"/>
              <w:color w:val="CCCCCC"/>
              <w:sz w:val="18"/>
              <w:szCs w:val="18"/>
            </w:rPr>
          </w:rPrChange>
        </w:rPr>
      </w:pPr>
      <w:ins w:id="5160" w:author="nidal saleh" w:date="2025-06-11T00:09:00Z">
        <w:r w:rsidRPr="00CD2EF4">
          <w:rPr>
            <w:rFonts w:ascii="Consolas" w:eastAsia="Times New Roman" w:hAnsi="Consolas" w:cs="Times New Roman"/>
            <w:color w:val="CCCCCC"/>
            <w:sz w:val="32"/>
            <w:szCs w:val="32"/>
            <w:rPrChange w:id="5161" w:author="nidal saleh" w:date="2025-06-14T11:48:00Z">
              <w:rPr>
                <w:rFonts w:ascii="Consolas" w:eastAsia="Times New Roman" w:hAnsi="Consolas" w:cs="Times New Roman"/>
                <w:color w:val="CCCCCC"/>
                <w:sz w:val="18"/>
                <w:szCs w:val="18"/>
              </w:rPr>
            </w:rPrChange>
          </w:rPr>
          <w:t>        (</w:t>
        </w:r>
        <w:proofErr w:type="gramStart"/>
        <w:r w:rsidRPr="00CD2EF4">
          <w:rPr>
            <w:rFonts w:ascii="Consolas" w:eastAsia="Times New Roman" w:hAnsi="Consolas" w:cs="Times New Roman"/>
            <w:color w:val="9CDCFE"/>
            <w:sz w:val="32"/>
            <w:szCs w:val="32"/>
            <w:rPrChange w:id="5162" w:author="nidal saleh" w:date="2025-06-14T11:48:00Z">
              <w:rPr>
                <w:rFonts w:ascii="Consolas" w:eastAsia="Times New Roman" w:hAnsi="Consolas" w:cs="Times New Roman"/>
                <w:color w:val="9CDCFE"/>
                <w:sz w:val="18"/>
                <w:szCs w:val="18"/>
              </w:rPr>
            </w:rPrChange>
          </w:rPr>
          <w:t>shape</w:t>
        </w:r>
        <w:proofErr w:type="gramEnd"/>
        <w:r w:rsidRPr="00CD2EF4">
          <w:rPr>
            <w:rFonts w:ascii="Consolas" w:eastAsia="Times New Roman" w:hAnsi="Consolas" w:cs="Times New Roman"/>
            <w:color w:val="CCCCCC"/>
            <w:sz w:val="32"/>
            <w:szCs w:val="32"/>
            <w:rPrChange w:id="5163"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64" w:author="nidal saleh" w:date="2025-06-14T11:48:00Z">
              <w:rPr>
                <w:rFonts w:ascii="Consolas" w:eastAsia="Times New Roman" w:hAnsi="Consolas" w:cs="Times New Roman"/>
                <w:color w:val="B5CEA8"/>
                <w:sz w:val="18"/>
                <w:szCs w:val="18"/>
              </w:rPr>
            </w:rPrChange>
          </w:rPr>
          <w:t>45</w:t>
        </w:r>
        <w:r w:rsidRPr="00CD2EF4">
          <w:rPr>
            <w:rFonts w:ascii="Consolas" w:eastAsia="Times New Roman" w:hAnsi="Consolas" w:cs="Times New Roman"/>
            <w:color w:val="CCCCCC"/>
            <w:sz w:val="32"/>
            <w:szCs w:val="32"/>
            <w:rPrChange w:id="5165"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66" w:author="nidal saleh" w:date="2025-06-14T11:48:00Z">
              <w:rPr>
                <w:rFonts w:ascii="Consolas" w:eastAsia="Times New Roman" w:hAnsi="Consolas" w:cs="Times New Roman"/>
                <w:color w:val="B5CEA8"/>
                <w:sz w:val="18"/>
                <w:szCs w:val="18"/>
              </w:rPr>
            </w:rPrChange>
          </w:rPr>
          <w:t>0</w:t>
        </w:r>
        <w:r w:rsidRPr="00CD2EF4">
          <w:rPr>
            <w:rFonts w:ascii="Consolas" w:eastAsia="Times New Roman" w:hAnsi="Consolas" w:cs="Times New Roman"/>
            <w:color w:val="CCCCCC"/>
            <w:sz w:val="32"/>
            <w:szCs w:val="32"/>
            <w:rPrChange w:id="5167"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168" w:author="nidal saleh" w:date="2025-06-14T11:48:00Z">
              <w:rPr>
                <w:rFonts w:ascii="Consolas" w:eastAsia="Times New Roman" w:hAnsi="Consolas" w:cs="Times New Roman"/>
                <w:color w:val="9CDCFE"/>
                <w:sz w:val="18"/>
                <w:szCs w:val="18"/>
              </w:rPr>
            </w:rPrChange>
          </w:rPr>
          <w:t>shape</w:t>
        </w:r>
        <w:r w:rsidRPr="00CD2EF4">
          <w:rPr>
            <w:rFonts w:ascii="Consolas" w:eastAsia="Times New Roman" w:hAnsi="Consolas" w:cs="Times New Roman"/>
            <w:color w:val="CCCCCC"/>
            <w:sz w:val="32"/>
            <w:szCs w:val="32"/>
            <w:rPrChange w:id="5169"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70" w:author="nidal saleh" w:date="2025-06-14T11:48:00Z">
              <w:rPr>
                <w:rFonts w:ascii="Consolas" w:eastAsia="Times New Roman" w:hAnsi="Consolas" w:cs="Times New Roman"/>
                <w:color w:val="B5CEA8"/>
                <w:sz w:val="18"/>
                <w:szCs w:val="18"/>
              </w:rPr>
            </w:rPrChange>
          </w:rPr>
          <w:t>45</w:t>
        </w:r>
        <w:r w:rsidRPr="00CD2EF4">
          <w:rPr>
            <w:rFonts w:ascii="Consolas" w:eastAsia="Times New Roman" w:hAnsi="Consolas" w:cs="Times New Roman"/>
            <w:color w:val="CCCCCC"/>
            <w:sz w:val="32"/>
            <w:szCs w:val="32"/>
            <w:rPrChange w:id="5171"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72" w:author="nidal saleh" w:date="2025-06-14T11:48:00Z">
              <w:rPr>
                <w:rFonts w:ascii="Consolas" w:eastAsia="Times New Roman" w:hAnsi="Consolas" w:cs="Times New Roman"/>
                <w:color w:val="B5CEA8"/>
                <w:sz w:val="18"/>
                <w:szCs w:val="18"/>
              </w:rPr>
            </w:rPrChange>
          </w:rPr>
          <w:t>1</w:t>
        </w:r>
        <w:r w:rsidRPr="00CD2EF4">
          <w:rPr>
            <w:rFonts w:ascii="Consolas" w:eastAsia="Times New Roman" w:hAnsi="Consolas" w:cs="Times New Roman"/>
            <w:color w:val="CCCCCC"/>
            <w:sz w:val="32"/>
            <w:szCs w:val="32"/>
            <w:rPrChange w:id="5173" w:author="nidal saleh" w:date="2025-06-14T11:48:00Z">
              <w:rPr>
                <w:rFonts w:ascii="Consolas" w:eastAsia="Times New Roman" w:hAnsi="Consolas" w:cs="Times New Roman"/>
                <w:color w:val="CCCCCC"/>
                <w:sz w:val="18"/>
                <w:szCs w:val="18"/>
              </w:rPr>
            </w:rPrChange>
          </w:rPr>
          <w:t>]),</w:t>
        </w:r>
      </w:ins>
    </w:p>
    <w:p w14:paraId="36C596AF" w14:textId="77777777" w:rsidR="00CD72F7" w:rsidRPr="00CD2EF4" w:rsidRDefault="00CD72F7" w:rsidP="00CD72F7">
      <w:pPr>
        <w:shd w:val="clear" w:color="auto" w:fill="1F1F1F"/>
        <w:spacing w:after="0" w:line="240" w:lineRule="atLeast"/>
        <w:rPr>
          <w:ins w:id="5174" w:author="nidal saleh" w:date="2025-06-11T00:09:00Z"/>
          <w:rFonts w:ascii="Consolas" w:eastAsia="Times New Roman" w:hAnsi="Consolas" w:cs="Times New Roman"/>
          <w:color w:val="CCCCCC"/>
          <w:sz w:val="32"/>
          <w:szCs w:val="32"/>
          <w:rPrChange w:id="5175" w:author="nidal saleh" w:date="2025-06-14T11:48:00Z">
            <w:rPr>
              <w:ins w:id="5176" w:author="nidal saleh" w:date="2025-06-11T00:09:00Z"/>
              <w:rFonts w:ascii="Consolas" w:eastAsia="Times New Roman" w:hAnsi="Consolas" w:cs="Times New Roman"/>
              <w:color w:val="CCCCCC"/>
              <w:sz w:val="18"/>
              <w:szCs w:val="18"/>
            </w:rPr>
          </w:rPrChange>
        </w:rPr>
      </w:pPr>
      <w:ins w:id="5177" w:author="nidal saleh" w:date="2025-06-11T00:09:00Z">
        <w:r w:rsidRPr="00CD2EF4">
          <w:rPr>
            <w:rFonts w:ascii="Consolas" w:eastAsia="Times New Roman" w:hAnsi="Consolas" w:cs="Times New Roman"/>
            <w:color w:val="CCCCCC"/>
            <w:sz w:val="32"/>
            <w:szCs w:val="32"/>
            <w:rPrChange w:id="5178" w:author="nidal saleh" w:date="2025-06-14T11:48:00Z">
              <w:rPr>
                <w:rFonts w:ascii="Consolas" w:eastAsia="Times New Roman" w:hAnsi="Consolas" w:cs="Times New Roman"/>
                <w:color w:val="CCCCCC"/>
                <w:sz w:val="18"/>
                <w:szCs w:val="18"/>
              </w:rPr>
            </w:rPrChange>
          </w:rPr>
          <w:t>        (</w:t>
        </w:r>
        <w:proofErr w:type="gramStart"/>
        <w:r w:rsidRPr="00CD2EF4">
          <w:rPr>
            <w:rFonts w:ascii="Consolas" w:eastAsia="Times New Roman" w:hAnsi="Consolas" w:cs="Times New Roman"/>
            <w:color w:val="9CDCFE"/>
            <w:sz w:val="32"/>
            <w:szCs w:val="32"/>
            <w:rPrChange w:id="5179" w:author="nidal saleh" w:date="2025-06-14T11:48:00Z">
              <w:rPr>
                <w:rFonts w:ascii="Consolas" w:eastAsia="Times New Roman" w:hAnsi="Consolas" w:cs="Times New Roman"/>
                <w:color w:val="9CDCFE"/>
                <w:sz w:val="18"/>
                <w:szCs w:val="18"/>
              </w:rPr>
            </w:rPrChange>
          </w:rPr>
          <w:t>shape</w:t>
        </w:r>
        <w:proofErr w:type="gramEnd"/>
        <w:r w:rsidRPr="00CD2EF4">
          <w:rPr>
            <w:rFonts w:ascii="Consolas" w:eastAsia="Times New Roman" w:hAnsi="Consolas" w:cs="Times New Roman"/>
            <w:color w:val="CCCCCC"/>
            <w:sz w:val="32"/>
            <w:szCs w:val="32"/>
            <w:rPrChange w:id="5180"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81" w:author="nidal saleh" w:date="2025-06-14T11:48:00Z">
              <w:rPr>
                <w:rFonts w:ascii="Consolas" w:eastAsia="Times New Roman" w:hAnsi="Consolas" w:cs="Times New Roman"/>
                <w:color w:val="B5CEA8"/>
                <w:sz w:val="18"/>
                <w:szCs w:val="18"/>
              </w:rPr>
            </w:rPrChange>
          </w:rPr>
          <w:t>48</w:t>
        </w:r>
        <w:r w:rsidRPr="00CD2EF4">
          <w:rPr>
            <w:rFonts w:ascii="Consolas" w:eastAsia="Times New Roman" w:hAnsi="Consolas" w:cs="Times New Roman"/>
            <w:color w:val="CCCCCC"/>
            <w:sz w:val="32"/>
            <w:szCs w:val="32"/>
            <w:rPrChange w:id="5182"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83" w:author="nidal saleh" w:date="2025-06-14T11:48:00Z">
              <w:rPr>
                <w:rFonts w:ascii="Consolas" w:eastAsia="Times New Roman" w:hAnsi="Consolas" w:cs="Times New Roman"/>
                <w:color w:val="B5CEA8"/>
                <w:sz w:val="18"/>
                <w:szCs w:val="18"/>
              </w:rPr>
            </w:rPrChange>
          </w:rPr>
          <w:t>0</w:t>
        </w:r>
        <w:r w:rsidRPr="00CD2EF4">
          <w:rPr>
            <w:rFonts w:ascii="Consolas" w:eastAsia="Times New Roman" w:hAnsi="Consolas" w:cs="Times New Roman"/>
            <w:color w:val="CCCCCC"/>
            <w:sz w:val="32"/>
            <w:szCs w:val="32"/>
            <w:rPrChange w:id="5184"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185" w:author="nidal saleh" w:date="2025-06-14T11:48:00Z">
              <w:rPr>
                <w:rFonts w:ascii="Consolas" w:eastAsia="Times New Roman" w:hAnsi="Consolas" w:cs="Times New Roman"/>
                <w:color w:val="9CDCFE"/>
                <w:sz w:val="18"/>
                <w:szCs w:val="18"/>
              </w:rPr>
            </w:rPrChange>
          </w:rPr>
          <w:t>shape</w:t>
        </w:r>
        <w:r w:rsidRPr="00CD2EF4">
          <w:rPr>
            <w:rFonts w:ascii="Consolas" w:eastAsia="Times New Roman" w:hAnsi="Consolas" w:cs="Times New Roman"/>
            <w:color w:val="CCCCCC"/>
            <w:sz w:val="32"/>
            <w:szCs w:val="32"/>
            <w:rPrChange w:id="5186"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87" w:author="nidal saleh" w:date="2025-06-14T11:48:00Z">
              <w:rPr>
                <w:rFonts w:ascii="Consolas" w:eastAsia="Times New Roman" w:hAnsi="Consolas" w:cs="Times New Roman"/>
                <w:color w:val="B5CEA8"/>
                <w:sz w:val="18"/>
                <w:szCs w:val="18"/>
              </w:rPr>
            </w:rPrChange>
          </w:rPr>
          <w:t>48</w:t>
        </w:r>
        <w:r w:rsidRPr="00CD2EF4">
          <w:rPr>
            <w:rFonts w:ascii="Consolas" w:eastAsia="Times New Roman" w:hAnsi="Consolas" w:cs="Times New Roman"/>
            <w:color w:val="CCCCCC"/>
            <w:sz w:val="32"/>
            <w:szCs w:val="32"/>
            <w:rPrChange w:id="5188"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89" w:author="nidal saleh" w:date="2025-06-14T11:48:00Z">
              <w:rPr>
                <w:rFonts w:ascii="Consolas" w:eastAsia="Times New Roman" w:hAnsi="Consolas" w:cs="Times New Roman"/>
                <w:color w:val="B5CEA8"/>
                <w:sz w:val="18"/>
                <w:szCs w:val="18"/>
              </w:rPr>
            </w:rPrChange>
          </w:rPr>
          <w:t>1</w:t>
        </w:r>
        <w:r w:rsidRPr="00CD2EF4">
          <w:rPr>
            <w:rFonts w:ascii="Consolas" w:eastAsia="Times New Roman" w:hAnsi="Consolas" w:cs="Times New Roman"/>
            <w:color w:val="CCCCCC"/>
            <w:sz w:val="32"/>
            <w:szCs w:val="32"/>
            <w:rPrChange w:id="5190" w:author="nidal saleh" w:date="2025-06-14T11:48:00Z">
              <w:rPr>
                <w:rFonts w:ascii="Consolas" w:eastAsia="Times New Roman" w:hAnsi="Consolas" w:cs="Times New Roman"/>
                <w:color w:val="CCCCCC"/>
                <w:sz w:val="18"/>
                <w:szCs w:val="18"/>
              </w:rPr>
            </w:rPrChange>
          </w:rPr>
          <w:t>]),</w:t>
        </w:r>
      </w:ins>
    </w:p>
    <w:p w14:paraId="55328D71" w14:textId="77777777" w:rsidR="00CD72F7" w:rsidRPr="00CD2EF4" w:rsidRDefault="00CD72F7" w:rsidP="00CD72F7">
      <w:pPr>
        <w:shd w:val="clear" w:color="auto" w:fill="1F1F1F"/>
        <w:spacing w:after="0" w:line="240" w:lineRule="atLeast"/>
        <w:rPr>
          <w:ins w:id="5191" w:author="nidal saleh" w:date="2025-06-11T00:09:00Z"/>
          <w:rFonts w:ascii="Consolas" w:eastAsia="Times New Roman" w:hAnsi="Consolas" w:cs="Times New Roman"/>
          <w:color w:val="CCCCCC"/>
          <w:sz w:val="32"/>
          <w:szCs w:val="32"/>
          <w:rPrChange w:id="5192" w:author="nidal saleh" w:date="2025-06-14T11:48:00Z">
            <w:rPr>
              <w:ins w:id="5193" w:author="nidal saleh" w:date="2025-06-11T00:09:00Z"/>
              <w:rFonts w:ascii="Consolas" w:eastAsia="Times New Roman" w:hAnsi="Consolas" w:cs="Times New Roman"/>
              <w:color w:val="CCCCCC"/>
              <w:sz w:val="18"/>
              <w:szCs w:val="18"/>
            </w:rPr>
          </w:rPrChange>
        </w:rPr>
      </w:pPr>
      <w:ins w:id="5194" w:author="nidal saleh" w:date="2025-06-11T00:09:00Z">
        <w:r w:rsidRPr="00CD2EF4">
          <w:rPr>
            <w:rFonts w:ascii="Consolas" w:eastAsia="Times New Roman" w:hAnsi="Consolas" w:cs="Times New Roman"/>
            <w:color w:val="CCCCCC"/>
            <w:sz w:val="32"/>
            <w:szCs w:val="32"/>
            <w:rPrChange w:id="5195" w:author="nidal saleh" w:date="2025-06-14T11:48:00Z">
              <w:rPr>
                <w:rFonts w:ascii="Consolas" w:eastAsia="Times New Roman" w:hAnsi="Consolas" w:cs="Times New Roman"/>
                <w:color w:val="CCCCCC"/>
                <w:sz w:val="18"/>
                <w:szCs w:val="18"/>
              </w:rPr>
            </w:rPrChange>
          </w:rPr>
          <w:t>        (</w:t>
        </w:r>
        <w:proofErr w:type="gramStart"/>
        <w:r w:rsidRPr="00CD2EF4">
          <w:rPr>
            <w:rFonts w:ascii="Consolas" w:eastAsia="Times New Roman" w:hAnsi="Consolas" w:cs="Times New Roman"/>
            <w:color w:val="9CDCFE"/>
            <w:sz w:val="32"/>
            <w:szCs w:val="32"/>
            <w:rPrChange w:id="5196" w:author="nidal saleh" w:date="2025-06-14T11:48:00Z">
              <w:rPr>
                <w:rFonts w:ascii="Consolas" w:eastAsia="Times New Roman" w:hAnsi="Consolas" w:cs="Times New Roman"/>
                <w:color w:val="9CDCFE"/>
                <w:sz w:val="18"/>
                <w:szCs w:val="18"/>
              </w:rPr>
            </w:rPrChange>
          </w:rPr>
          <w:t>shape</w:t>
        </w:r>
        <w:proofErr w:type="gramEnd"/>
        <w:r w:rsidRPr="00CD2EF4">
          <w:rPr>
            <w:rFonts w:ascii="Consolas" w:eastAsia="Times New Roman" w:hAnsi="Consolas" w:cs="Times New Roman"/>
            <w:color w:val="CCCCCC"/>
            <w:sz w:val="32"/>
            <w:szCs w:val="32"/>
            <w:rPrChange w:id="5197"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198" w:author="nidal saleh" w:date="2025-06-14T11:48:00Z">
              <w:rPr>
                <w:rFonts w:ascii="Consolas" w:eastAsia="Times New Roman" w:hAnsi="Consolas" w:cs="Times New Roman"/>
                <w:color w:val="B5CEA8"/>
                <w:sz w:val="18"/>
                <w:szCs w:val="18"/>
              </w:rPr>
            </w:rPrChange>
          </w:rPr>
          <w:t>54</w:t>
        </w:r>
        <w:r w:rsidRPr="00CD2EF4">
          <w:rPr>
            <w:rFonts w:ascii="Consolas" w:eastAsia="Times New Roman" w:hAnsi="Consolas" w:cs="Times New Roman"/>
            <w:color w:val="CCCCCC"/>
            <w:sz w:val="32"/>
            <w:szCs w:val="32"/>
            <w:rPrChange w:id="5199"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200" w:author="nidal saleh" w:date="2025-06-14T11:48:00Z">
              <w:rPr>
                <w:rFonts w:ascii="Consolas" w:eastAsia="Times New Roman" w:hAnsi="Consolas" w:cs="Times New Roman"/>
                <w:color w:val="B5CEA8"/>
                <w:sz w:val="18"/>
                <w:szCs w:val="18"/>
              </w:rPr>
            </w:rPrChange>
          </w:rPr>
          <w:t>0</w:t>
        </w:r>
        <w:r w:rsidRPr="00CD2EF4">
          <w:rPr>
            <w:rFonts w:ascii="Consolas" w:eastAsia="Times New Roman" w:hAnsi="Consolas" w:cs="Times New Roman"/>
            <w:color w:val="CCCCCC"/>
            <w:sz w:val="32"/>
            <w:szCs w:val="32"/>
            <w:rPrChange w:id="5201"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202" w:author="nidal saleh" w:date="2025-06-14T11:48:00Z">
              <w:rPr>
                <w:rFonts w:ascii="Consolas" w:eastAsia="Times New Roman" w:hAnsi="Consolas" w:cs="Times New Roman"/>
                <w:color w:val="9CDCFE"/>
                <w:sz w:val="18"/>
                <w:szCs w:val="18"/>
              </w:rPr>
            </w:rPrChange>
          </w:rPr>
          <w:t>shape</w:t>
        </w:r>
        <w:r w:rsidRPr="00CD2EF4">
          <w:rPr>
            <w:rFonts w:ascii="Consolas" w:eastAsia="Times New Roman" w:hAnsi="Consolas" w:cs="Times New Roman"/>
            <w:color w:val="CCCCCC"/>
            <w:sz w:val="32"/>
            <w:szCs w:val="32"/>
            <w:rPrChange w:id="5203"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204" w:author="nidal saleh" w:date="2025-06-14T11:48:00Z">
              <w:rPr>
                <w:rFonts w:ascii="Consolas" w:eastAsia="Times New Roman" w:hAnsi="Consolas" w:cs="Times New Roman"/>
                <w:color w:val="B5CEA8"/>
                <w:sz w:val="18"/>
                <w:szCs w:val="18"/>
              </w:rPr>
            </w:rPrChange>
          </w:rPr>
          <w:t>54</w:t>
        </w:r>
        <w:r w:rsidRPr="00CD2EF4">
          <w:rPr>
            <w:rFonts w:ascii="Consolas" w:eastAsia="Times New Roman" w:hAnsi="Consolas" w:cs="Times New Roman"/>
            <w:color w:val="CCCCCC"/>
            <w:sz w:val="32"/>
            <w:szCs w:val="32"/>
            <w:rPrChange w:id="5205"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206" w:author="nidal saleh" w:date="2025-06-14T11:48:00Z">
              <w:rPr>
                <w:rFonts w:ascii="Consolas" w:eastAsia="Times New Roman" w:hAnsi="Consolas" w:cs="Times New Roman"/>
                <w:color w:val="B5CEA8"/>
                <w:sz w:val="18"/>
                <w:szCs w:val="18"/>
              </w:rPr>
            </w:rPrChange>
          </w:rPr>
          <w:t>1</w:t>
        </w:r>
        <w:r w:rsidRPr="00CD2EF4">
          <w:rPr>
            <w:rFonts w:ascii="Consolas" w:eastAsia="Times New Roman" w:hAnsi="Consolas" w:cs="Times New Roman"/>
            <w:color w:val="CCCCCC"/>
            <w:sz w:val="32"/>
            <w:szCs w:val="32"/>
            <w:rPrChange w:id="5207" w:author="nidal saleh" w:date="2025-06-14T11:48:00Z">
              <w:rPr>
                <w:rFonts w:ascii="Consolas" w:eastAsia="Times New Roman" w:hAnsi="Consolas" w:cs="Times New Roman"/>
                <w:color w:val="CCCCCC"/>
                <w:sz w:val="18"/>
                <w:szCs w:val="18"/>
              </w:rPr>
            </w:rPrChange>
          </w:rPr>
          <w:t>])</w:t>
        </w:r>
      </w:ins>
    </w:p>
    <w:p w14:paraId="0F69080A" w14:textId="77777777" w:rsidR="00CD72F7" w:rsidRPr="00CD2EF4" w:rsidRDefault="00CD72F7" w:rsidP="00CD72F7">
      <w:pPr>
        <w:shd w:val="clear" w:color="auto" w:fill="1F1F1F"/>
        <w:spacing w:after="0" w:line="240" w:lineRule="atLeast"/>
        <w:rPr>
          <w:ins w:id="5208" w:author="nidal saleh" w:date="2025-06-11T00:09:00Z"/>
          <w:rFonts w:ascii="Consolas" w:eastAsia="Times New Roman" w:hAnsi="Consolas" w:cs="Times New Roman"/>
          <w:color w:val="CCCCCC"/>
          <w:sz w:val="32"/>
          <w:szCs w:val="32"/>
          <w:rPrChange w:id="5209" w:author="nidal saleh" w:date="2025-06-14T11:48:00Z">
            <w:rPr>
              <w:ins w:id="5210" w:author="nidal saleh" w:date="2025-06-11T00:09:00Z"/>
              <w:rFonts w:ascii="Consolas" w:eastAsia="Times New Roman" w:hAnsi="Consolas" w:cs="Times New Roman"/>
              <w:color w:val="CCCCCC"/>
              <w:sz w:val="18"/>
              <w:szCs w:val="18"/>
            </w:rPr>
          </w:rPrChange>
        </w:rPr>
      </w:pPr>
      <w:ins w:id="5211" w:author="nidal saleh" w:date="2025-06-11T00:09:00Z">
        <w:r w:rsidRPr="00CD2EF4">
          <w:rPr>
            <w:rFonts w:ascii="Consolas" w:eastAsia="Times New Roman" w:hAnsi="Consolas" w:cs="Times New Roman"/>
            <w:color w:val="CCCCCC"/>
            <w:sz w:val="32"/>
            <w:szCs w:val="32"/>
            <w:rPrChange w:id="5212" w:author="nidal saleh" w:date="2025-06-14T11:48:00Z">
              <w:rPr>
                <w:rFonts w:ascii="Consolas" w:eastAsia="Times New Roman" w:hAnsi="Consolas" w:cs="Times New Roman"/>
                <w:color w:val="CCCCCC"/>
                <w:sz w:val="18"/>
                <w:szCs w:val="18"/>
              </w:rPr>
            </w:rPrChange>
          </w:rPr>
          <w:t xml:space="preserve">    ], </w:t>
        </w:r>
        <w:proofErr w:type="spellStart"/>
        <w:r w:rsidRPr="00CD2EF4">
          <w:rPr>
            <w:rFonts w:ascii="Consolas" w:eastAsia="Times New Roman" w:hAnsi="Consolas" w:cs="Times New Roman"/>
            <w:color w:val="9CDCFE"/>
            <w:sz w:val="32"/>
            <w:szCs w:val="32"/>
            <w:rPrChange w:id="5213" w:author="nidal saleh" w:date="2025-06-14T11:48:00Z">
              <w:rPr>
                <w:rFonts w:ascii="Consolas" w:eastAsia="Times New Roman" w:hAnsi="Consolas" w:cs="Times New Roman"/>
                <w:color w:val="9CDCFE"/>
                <w:sz w:val="18"/>
                <w:szCs w:val="18"/>
              </w:rPr>
            </w:rPrChange>
          </w:rPr>
          <w:t>dtype</w:t>
        </w:r>
        <w:proofErr w:type="spellEnd"/>
        <w:r w:rsidRPr="00CD2EF4">
          <w:rPr>
            <w:rFonts w:ascii="Consolas" w:eastAsia="Times New Roman" w:hAnsi="Consolas" w:cs="Times New Roman"/>
            <w:color w:val="D4D4D4"/>
            <w:sz w:val="32"/>
            <w:szCs w:val="32"/>
            <w:rPrChange w:id="5214"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E9178"/>
            <w:sz w:val="32"/>
            <w:szCs w:val="32"/>
            <w:rPrChange w:id="5215" w:author="nidal saleh" w:date="2025-06-14T11:48:00Z">
              <w:rPr>
                <w:rFonts w:ascii="Consolas" w:eastAsia="Times New Roman" w:hAnsi="Consolas" w:cs="Times New Roman"/>
                <w:color w:val="CE9178"/>
                <w:sz w:val="18"/>
                <w:szCs w:val="18"/>
              </w:rPr>
            </w:rPrChange>
          </w:rPr>
          <w:t>"double"</w:t>
        </w:r>
        <w:r w:rsidRPr="00CD2EF4">
          <w:rPr>
            <w:rFonts w:ascii="Consolas" w:eastAsia="Times New Roman" w:hAnsi="Consolas" w:cs="Times New Roman"/>
            <w:color w:val="CCCCCC"/>
            <w:sz w:val="32"/>
            <w:szCs w:val="32"/>
            <w:rPrChange w:id="5216" w:author="nidal saleh" w:date="2025-06-14T11:48:00Z">
              <w:rPr>
                <w:rFonts w:ascii="Consolas" w:eastAsia="Times New Roman" w:hAnsi="Consolas" w:cs="Times New Roman"/>
                <w:color w:val="CCCCCC"/>
                <w:sz w:val="18"/>
                <w:szCs w:val="18"/>
              </w:rPr>
            </w:rPrChange>
          </w:rPr>
          <w:t>)</w:t>
        </w:r>
      </w:ins>
    </w:p>
    <w:p w14:paraId="4B660EE5" w14:textId="77777777" w:rsidR="00CD72F7" w:rsidRPr="00CD2EF4" w:rsidRDefault="00CD72F7" w:rsidP="00CD72F7">
      <w:pPr>
        <w:shd w:val="clear" w:color="auto" w:fill="1F1F1F"/>
        <w:spacing w:after="0" w:line="240" w:lineRule="atLeast"/>
        <w:rPr>
          <w:ins w:id="5217" w:author="nidal saleh" w:date="2025-06-11T00:09:00Z"/>
          <w:rFonts w:ascii="Consolas" w:eastAsia="Times New Roman" w:hAnsi="Consolas" w:cs="Times New Roman"/>
          <w:color w:val="CCCCCC"/>
          <w:sz w:val="32"/>
          <w:szCs w:val="32"/>
          <w:rPrChange w:id="5218" w:author="nidal saleh" w:date="2025-06-14T11:48:00Z">
            <w:rPr>
              <w:ins w:id="5219" w:author="nidal saleh" w:date="2025-06-11T00:09:00Z"/>
              <w:rFonts w:ascii="Consolas" w:eastAsia="Times New Roman" w:hAnsi="Consolas" w:cs="Times New Roman"/>
              <w:color w:val="CCCCCC"/>
              <w:sz w:val="18"/>
              <w:szCs w:val="18"/>
            </w:rPr>
          </w:rPrChange>
        </w:rPr>
      </w:pPr>
    </w:p>
    <w:p w14:paraId="255647ED" w14:textId="77777777" w:rsidR="00CD72F7" w:rsidRPr="00CD2EF4" w:rsidRDefault="00CD72F7" w:rsidP="00CD72F7">
      <w:pPr>
        <w:shd w:val="clear" w:color="auto" w:fill="1F1F1F"/>
        <w:spacing w:after="0" w:line="240" w:lineRule="atLeast"/>
        <w:rPr>
          <w:ins w:id="5220" w:author="nidal saleh" w:date="2025-06-11T00:09:00Z"/>
          <w:rFonts w:ascii="Consolas" w:eastAsia="Times New Roman" w:hAnsi="Consolas" w:cs="Times New Roman"/>
          <w:color w:val="CCCCCC"/>
          <w:sz w:val="32"/>
          <w:szCs w:val="32"/>
          <w:rPrChange w:id="5221" w:author="nidal saleh" w:date="2025-06-14T11:48:00Z">
            <w:rPr>
              <w:ins w:id="5222" w:author="nidal saleh" w:date="2025-06-11T00:09:00Z"/>
              <w:rFonts w:ascii="Consolas" w:eastAsia="Times New Roman" w:hAnsi="Consolas" w:cs="Times New Roman"/>
              <w:color w:val="CCCCCC"/>
              <w:sz w:val="18"/>
              <w:szCs w:val="18"/>
            </w:rPr>
          </w:rPrChange>
        </w:rPr>
      </w:pPr>
      <w:ins w:id="5223" w:author="nidal saleh" w:date="2025-06-11T00:09:00Z">
        <w:r w:rsidRPr="00CD2EF4">
          <w:rPr>
            <w:rFonts w:ascii="Consolas" w:eastAsia="Times New Roman" w:hAnsi="Consolas" w:cs="Times New Roman"/>
            <w:color w:val="CCCCCC"/>
            <w:sz w:val="32"/>
            <w:szCs w:val="32"/>
            <w:rPrChange w:id="5224"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225" w:author="nidal saleh" w:date="2025-06-14T11:48:00Z">
              <w:rPr>
                <w:rFonts w:ascii="Consolas" w:eastAsia="Times New Roman" w:hAnsi="Consolas" w:cs="Times New Roman"/>
                <w:color w:val="9CDCFE"/>
                <w:sz w:val="18"/>
                <w:szCs w:val="18"/>
              </w:rPr>
            </w:rPrChange>
          </w:rPr>
          <w:t>model_points</w:t>
        </w:r>
        <w:proofErr w:type="spellEnd"/>
        <w:r w:rsidRPr="00CD2EF4">
          <w:rPr>
            <w:rFonts w:ascii="Consolas" w:eastAsia="Times New Roman" w:hAnsi="Consolas" w:cs="Times New Roman"/>
            <w:color w:val="CCCCCC"/>
            <w:sz w:val="32"/>
            <w:szCs w:val="32"/>
            <w:rPrChange w:id="5226"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227"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228"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4EC9B0"/>
            <w:sz w:val="32"/>
            <w:szCs w:val="32"/>
            <w:rPrChange w:id="5229" w:author="nidal saleh" w:date="2025-06-14T11:48:00Z">
              <w:rPr>
                <w:rFonts w:ascii="Consolas" w:eastAsia="Times New Roman" w:hAnsi="Consolas" w:cs="Times New Roman"/>
                <w:color w:val="4EC9B0"/>
                <w:sz w:val="18"/>
                <w:szCs w:val="18"/>
              </w:rPr>
            </w:rPrChange>
          </w:rPr>
          <w:t>np</w:t>
        </w:r>
        <w:r w:rsidRPr="00CD2EF4">
          <w:rPr>
            <w:rFonts w:ascii="Consolas" w:eastAsia="Times New Roman" w:hAnsi="Consolas" w:cs="Times New Roman"/>
            <w:color w:val="CCCCCC"/>
            <w:sz w:val="32"/>
            <w:szCs w:val="32"/>
            <w:rPrChange w:id="5230"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CDCAA"/>
            <w:sz w:val="32"/>
            <w:szCs w:val="32"/>
            <w:rPrChange w:id="5231" w:author="nidal saleh" w:date="2025-06-14T11:48:00Z">
              <w:rPr>
                <w:rFonts w:ascii="Consolas" w:eastAsia="Times New Roman" w:hAnsi="Consolas" w:cs="Times New Roman"/>
                <w:color w:val="DCDCAA"/>
                <w:sz w:val="18"/>
                <w:szCs w:val="18"/>
              </w:rPr>
            </w:rPrChange>
          </w:rPr>
          <w:t>array</w:t>
        </w:r>
        <w:proofErr w:type="spellEnd"/>
        <w:r w:rsidRPr="00CD2EF4">
          <w:rPr>
            <w:rFonts w:ascii="Consolas" w:eastAsia="Times New Roman" w:hAnsi="Consolas" w:cs="Times New Roman"/>
            <w:color w:val="CCCCCC"/>
            <w:sz w:val="32"/>
            <w:szCs w:val="32"/>
            <w:rPrChange w:id="5232" w:author="nidal saleh" w:date="2025-06-14T11:48:00Z">
              <w:rPr>
                <w:rFonts w:ascii="Consolas" w:eastAsia="Times New Roman" w:hAnsi="Consolas" w:cs="Times New Roman"/>
                <w:color w:val="CCCCCC"/>
                <w:sz w:val="18"/>
                <w:szCs w:val="18"/>
              </w:rPr>
            </w:rPrChange>
          </w:rPr>
          <w:t>([</w:t>
        </w:r>
      </w:ins>
    </w:p>
    <w:p w14:paraId="7A1215AD" w14:textId="77777777" w:rsidR="00CD72F7" w:rsidRPr="00CD2EF4" w:rsidRDefault="00CD72F7" w:rsidP="00CD72F7">
      <w:pPr>
        <w:shd w:val="clear" w:color="auto" w:fill="1F1F1F"/>
        <w:spacing w:after="0" w:line="240" w:lineRule="atLeast"/>
        <w:rPr>
          <w:ins w:id="5233" w:author="nidal saleh" w:date="2025-06-11T00:09:00Z"/>
          <w:rFonts w:ascii="Consolas" w:eastAsia="Times New Roman" w:hAnsi="Consolas" w:cs="Times New Roman"/>
          <w:color w:val="CCCCCC"/>
          <w:sz w:val="32"/>
          <w:szCs w:val="32"/>
          <w:rPrChange w:id="5234" w:author="nidal saleh" w:date="2025-06-14T11:48:00Z">
            <w:rPr>
              <w:ins w:id="5235" w:author="nidal saleh" w:date="2025-06-11T00:09:00Z"/>
              <w:rFonts w:ascii="Consolas" w:eastAsia="Times New Roman" w:hAnsi="Consolas" w:cs="Times New Roman"/>
              <w:color w:val="CCCCCC"/>
              <w:sz w:val="18"/>
              <w:szCs w:val="18"/>
            </w:rPr>
          </w:rPrChange>
        </w:rPr>
      </w:pPr>
      <w:ins w:id="5236" w:author="nidal saleh" w:date="2025-06-11T00:09:00Z">
        <w:r w:rsidRPr="00CD2EF4">
          <w:rPr>
            <w:rFonts w:ascii="Consolas" w:eastAsia="Times New Roman" w:hAnsi="Consolas" w:cs="Times New Roman"/>
            <w:color w:val="CCCCCC"/>
            <w:sz w:val="32"/>
            <w:szCs w:val="32"/>
            <w:rPrChange w:id="5237" w:author="nidal saleh" w:date="2025-06-14T11:48:00Z">
              <w:rPr>
                <w:rFonts w:ascii="Consolas" w:eastAsia="Times New Roman" w:hAnsi="Consolas" w:cs="Times New Roman"/>
                <w:color w:val="CCCCCC"/>
                <w:sz w:val="18"/>
                <w:szCs w:val="18"/>
              </w:rPr>
            </w:rPrChange>
          </w:rPr>
          <w:t>        (</w:t>
        </w:r>
        <w:r w:rsidRPr="00CD2EF4">
          <w:rPr>
            <w:rFonts w:ascii="Consolas" w:eastAsia="Times New Roman" w:hAnsi="Consolas" w:cs="Times New Roman"/>
            <w:color w:val="B5CEA8"/>
            <w:sz w:val="32"/>
            <w:szCs w:val="32"/>
            <w:rPrChange w:id="5238" w:author="nidal saleh" w:date="2025-06-14T11:48:00Z">
              <w:rPr>
                <w:rFonts w:ascii="Consolas" w:eastAsia="Times New Roman" w:hAnsi="Consolas" w:cs="Times New Roman"/>
                <w:color w:val="B5CEA8"/>
                <w:sz w:val="18"/>
                <w:szCs w:val="18"/>
              </w:rPr>
            </w:rPrChange>
          </w:rPr>
          <w:t>0.0</w:t>
        </w:r>
        <w:r w:rsidRPr="00CD2EF4">
          <w:rPr>
            <w:rFonts w:ascii="Consolas" w:eastAsia="Times New Roman" w:hAnsi="Consolas" w:cs="Times New Roman"/>
            <w:color w:val="CCCCCC"/>
            <w:sz w:val="32"/>
            <w:szCs w:val="32"/>
            <w:rPrChange w:id="5239"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B5CEA8"/>
            <w:sz w:val="32"/>
            <w:szCs w:val="32"/>
            <w:rPrChange w:id="5240" w:author="nidal saleh" w:date="2025-06-14T11:48:00Z">
              <w:rPr>
                <w:rFonts w:ascii="Consolas" w:eastAsia="Times New Roman" w:hAnsi="Consolas" w:cs="Times New Roman"/>
                <w:color w:val="B5CEA8"/>
                <w:sz w:val="18"/>
                <w:szCs w:val="18"/>
              </w:rPr>
            </w:rPrChange>
          </w:rPr>
          <w:t>0.0</w:t>
        </w:r>
        <w:r w:rsidRPr="00CD2EF4">
          <w:rPr>
            <w:rFonts w:ascii="Consolas" w:eastAsia="Times New Roman" w:hAnsi="Consolas" w:cs="Times New Roman"/>
            <w:color w:val="CCCCCC"/>
            <w:sz w:val="32"/>
            <w:szCs w:val="32"/>
            <w:rPrChange w:id="5241"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B5CEA8"/>
            <w:sz w:val="32"/>
            <w:szCs w:val="32"/>
            <w:rPrChange w:id="5242" w:author="nidal saleh" w:date="2025-06-14T11:48:00Z">
              <w:rPr>
                <w:rFonts w:ascii="Consolas" w:eastAsia="Times New Roman" w:hAnsi="Consolas" w:cs="Times New Roman"/>
                <w:color w:val="B5CEA8"/>
                <w:sz w:val="18"/>
                <w:szCs w:val="18"/>
              </w:rPr>
            </w:rPrChange>
          </w:rPr>
          <w:t>0.0</w:t>
        </w:r>
        <w:r w:rsidRPr="00CD2EF4">
          <w:rPr>
            <w:rFonts w:ascii="Consolas" w:eastAsia="Times New Roman" w:hAnsi="Consolas" w:cs="Times New Roman"/>
            <w:color w:val="CCCCCC"/>
            <w:sz w:val="32"/>
            <w:szCs w:val="32"/>
            <w:rPrChange w:id="5243" w:author="nidal saleh" w:date="2025-06-14T11:48:00Z">
              <w:rPr>
                <w:rFonts w:ascii="Consolas" w:eastAsia="Times New Roman" w:hAnsi="Consolas" w:cs="Times New Roman"/>
                <w:color w:val="CCCCCC"/>
                <w:sz w:val="18"/>
                <w:szCs w:val="18"/>
              </w:rPr>
            </w:rPrChange>
          </w:rPr>
          <w:t>),</w:t>
        </w:r>
      </w:ins>
    </w:p>
    <w:p w14:paraId="22D69219" w14:textId="77777777" w:rsidR="00CD72F7" w:rsidRPr="00CD2EF4" w:rsidRDefault="00CD72F7" w:rsidP="00CD72F7">
      <w:pPr>
        <w:shd w:val="clear" w:color="auto" w:fill="1F1F1F"/>
        <w:spacing w:after="0" w:line="240" w:lineRule="atLeast"/>
        <w:rPr>
          <w:ins w:id="5244" w:author="nidal saleh" w:date="2025-06-11T00:09:00Z"/>
          <w:rFonts w:ascii="Consolas" w:eastAsia="Times New Roman" w:hAnsi="Consolas" w:cs="Times New Roman"/>
          <w:color w:val="CCCCCC"/>
          <w:sz w:val="32"/>
          <w:szCs w:val="32"/>
          <w:rPrChange w:id="5245" w:author="nidal saleh" w:date="2025-06-14T11:48:00Z">
            <w:rPr>
              <w:ins w:id="5246" w:author="nidal saleh" w:date="2025-06-11T00:09:00Z"/>
              <w:rFonts w:ascii="Consolas" w:eastAsia="Times New Roman" w:hAnsi="Consolas" w:cs="Times New Roman"/>
              <w:color w:val="CCCCCC"/>
              <w:sz w:val="18"/>
              <w:szCs w:val="18"/>
            </w:rPr>
          </w:rPrChange>
        </w:rPr>
      </w:pPr>
      <w:ins w:id="5247" w:author="nidal saleh" w:date="2025-06-11T00:09:00Z">
        <w:r w:rsidRPr="00CD2EF4">
          <w:rPr>
            <w:rFonts w:ascii="Consolas" w:eastAsia="Times New Roman" w:hAnsi="Consolas" w:cs="Times New Roman"/>
            <w:color w:val="CCCCCC"/>
            <w:sz w:val="32"/>
            <w:szCs w:val="32"/>
            <w:rPrChange w:id="5248" w:author="nidal saleh" w:date="2025-06-14T11:48:00Z">
              <w:rPr>
                <w:rFonts w:ascii="Consolas" w:eastAsia="Times New Roman" w:hAnsi="Consolas" w:cs="Times New Roman"/>
                <w:color w:val="CCCCCC"/>
                <w:sz w:val="18"/>
                <w:szCs w:val="18"/>
              </w:rPr>
            </w:rPrChange>
          </w:rPr>
          <w:t>        (</w:t>
        </w:r>
        <w:r w:rsidRPr="00CD2EF4">
          <w:rPr>
            <w:rFonts w:ascii="Consolas" w:eastAsia="Times New Roman" w:hAnsi="Consolas" w:cs="Times New Roman"/>
            <w:color w:val="B5CEA8"/>
            <w:sz w:val="32"/>
            <w:szCs w:val="32"/>
            <w:rPrChange w:id="5249" w:author="nidal saleh" w:date="2025-06-14T11:48:00Z">
              <w:rPr>
                <w:rFonts w:ascii="Consolas" w:eastAsia="Times New Roman" w:hAnsi="Consolas" w:cs="Times New Roman"/>
                <w:color w:val="B5CEA8"/>
                <w:sz w:val="18"/>
                <w:szCs w:val="18"/>
              </w:rPr>
            </w:rPrChange>
          </w:rPr>
          <w:t>0.0</w:t>
        </w:r>
        <w:r w:rsidRPr="00CD2EF4">
          <w:rPr>
            <w:rFonts w:ascii="Consolas" w:eastAsia="Times New Roman" w:hAnsi="Consolas" w:cs="Times New Roman"/>
            <w:color w:val="CCCCCC"/>
            <w:sz w:val="32"/>
            <w:szCs w:val="32"/>
            <w:rPrChange w:id="5250"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251"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B5CEA8"/>
            <w:sz w:val="32"/>
            <w:szCs w:val="32"/>
            <w:rPrChange w:id="5252" w:author="nidal saleh" w:date="2025-06-14T11:48:00Z">
              <w:rPr>
                <w:rFonts w:ascii="Consolas" w:eastAsia="Times New Roman" w:hAnsi="Consolas" w:cs="Times New Roman"/>
                <w:color w:val="B5CEA8"/>
                <w:sz w:val="18"/>
                <w:szCs w:val="18"/>
              </w:rPr>
            </w:rPrChange>
          </w:rPr>
          <w:t>330.0</w:t>
        </w:r>
        <w:r w:rsidRPr="00CD2EF4">
          <w:rPr>
            <w:rFonts w:ascii="Consolas" w:eastAsia="Times New Roman" w:hAnsi="Consolas" w:cs="Times New Roman"/>
            <w:color w:val="CCCCCC"/>
            <w:sz w:val="32"/>
            <w:szCs w:val="32"/>
            <w:rPrChange w:id="5253"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254"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B5CEA8"/>
            <w:sz w:val="32"/>
            <w:szCs w:val="32"/>
            <w:rPrChange w:id="5255" w:author="nidal saleh" w:date="2025-06-14T11:48:00Z">
              <w:rPr>
                <w:rFonts w:ascii="Consolas" w:eastAsia="Times New Roman" w:hAnsi="Consolas" w:cs="Times New Roman"/>
                <w:color w:val="B5CEA8"/>
                <w:sz w:val="18"/>
                <w:szCs w:val="18"/>
              </w:rPr>
            </w:rPrChange>
          </w:rPr>
          <w:t>65.0</w:t>
        </w:r>
        <w:r w:rsidRPr="00CD2EF4">
          <w:rPr>
            <w:rFonts w:ascii="Consolas" w:eastAsia="Times New Roman" w:hAnsi="Consolas" w:cs="Times New Roman"/>
            <w:color w:val="CCCCCC"/>
            <w:sz w:val="32"/>
            <w:szCs w:val="32"/>
            <w:rPrChange w:id="5256" w:author="nidal saleh" w:date="2025-06-14T11:48:00Z">
              <w:rPr>
                <w:rFonts w:ascii="Consolas" w:eastAsia="Times New Roman" w:hAnsi="Consolas" w:cs="Times New Roman"/>
                <w:color w:val="CCCCCC"/>
                <w:sz w:val="18"/>
                <w:szCs w:val="18"/>
              </w:rPr>
            </w:rPrChange>
          </w:rPr>
          <w:t>),</w:t>
        </w:r>
      </w:ins>
    </w:p>
    <w:p w14:paraId="1CAF937D" w14:textId="77777777" w:rsidR="00CD72F7" w:rsidRPr="00CD2EF4" w:rsidRDefault="00CD72F7" w:rsidP="00CD72F7">
      <w:pPr>
        <w:shd w:val="clear" w:color="auto" w:fill="1F1F1F"/>
        <w:spacing w:after="0" w:line="240" w:lineRule="atLeast"/>
        <w:rPr>
          <w:ins w:id="5257" w:author="nidal saleh" w:date="2025-06-11T00:09:00Z"/>
          <w:rFonts w:ascii="Consolas" w:eastAsia="Times New Roman" w:hAnsi="Consolas" w:cs="Times New Roman"/>
          <w:color w:val="CCCCCC"/>
          <w:sz w:val="32"/>
          <w:szCs w:val="32"/>
          <w:rPrChange w:id="5258" w:author="nidal saleh" w:date="2025-06-14T11:48:00Z">
            <w:rPr>
              <w:ins w:id="5259" w:author="nidal saleh" w:date="2025-06-11T00:09:00Z"/>
              <w:rFonts w:ascii="Consolas" w:eastAsia="Times New Roman" w:hAnsi="Consolas" w:cs="Times New Roman"/>
              <w:color w:val="CCCCCC"/>
              <w:sz w:val="18"/>
              <w:szCs w:val="18"/>
            </w:rPr>
          </w:rPrChange>
        </w:rPr>
      </w:pPr>
      <w:ins w:id="5260" w:author="nidal saleh" w:date="2025-06-11T00:09:00Z">
        <w:r w:rsidRPr="00CD2EF4">
          <w:rPr>
            <w:rFonts w:ascii="Consolas" w:eastAsia="Times New Roman" w:hAnsi="Consolas" w:cs="Times New Roman"/>
            <w:color w:val="CCCCCC"/>
            <w:sz w:val="32"/>
            <w:szCs w:val="32"/>
            <w:rPrChange w:id="5261" w:author="nidal saleh" w:date="2025-06-14T11:48:00Z">
              <w:rPr>
                <w:rFonts w:ascii="Consolas" w:eastAsia="Times New Roman" w:hAnsi="Consolas" w:cs="Times New Roman"/>
                <w:color w:val="CCCCCC"/>
                <w:sz w:val="18"/>
                <w:szCs w:val="18"/>
              </w:rPr>
            </w:rPrChange>
          </w:rPr>
          <w:t>        (</w:t>
        </w:r>
        <w:r w:rsidRPr="00CD2EF4">
          <w:rPr>
            <w:rFonts w:ascii="Consolas" w:eastAsia="Times New Roman" w:hAnsi="Consolas" w:cs="Times New Roman"/>
            <w:color w:val="D4D4D4"/>
            <w:sz w:val="32"/>
            <w:szCs w:val="32"/>
            <w:rPrChange w:id="5262"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B5CEA8"/>
            <w:sz w:val="32"/>
            <w:szCs w:val="32"/>
            <w:rPrChange w:id="5263" w:author="nidal saleh" w:date="2025-06-14T11:48:00Z">
              <w:rPr>
                <w:rFonts w:ascii="Consolas" w:eastAsia="Times New Roman" w:hAnsi="Consolas" w:cs="Times New Roman"/>
                <w:color w:val="B5CEA8"/>
                <w:sz w:val="18"/>
                <w:szCs w:val="18"/>
              </w:rPr>
            </w:rPrChange>
          </w:rPr>
          <w:t>225.0</w:t>
        </w:r>
        <w:r w:rsidRPr="00CD2EF4">
          <w:rPr>
            <w:rFonts w:ascii="Consolas" w:eastAsia="Times New Roman" w:hAnsi="Consolas" w:cs="Times New Roman"/>
            <w:color w:val="CCCCCC"/>
            <w:sz w:val="32"/>
            <w:szCs w:val="32"/>
            <w:rPrChange w:id="5264"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B5CEA8"/>
            <w:sz w:val="32"/>
            <w:szCs w:val="32"/>
            <w:rPrChange w:id="5265" w:author="nidal saleh" w:date="2025-06-14T11:48:00Z">
              <w:rPr>
                <w:rFonts w:ascii="Consolas" w:eastAsia="Times New Roman" w:hAnsi="Consolas" w:cs="Times New Roman"/>
                <w:color w:val="B5CEA8"/>
                <w:sz w:val="18"/>
                <w:szCs w:val="18"/>
              </w:rPr>
            </w:rPrChange>
          </w:rPr>
          <w:t>170.0</w:t>
        </w:r>
        <w:r w:rsidRPr="00CD2EF4">
          <w:rPr>
            <w:rFonts w:ascii="Consolas" w:eastAsia="Times New Roman" w:hAnsi="Consolas" w:cs="Times New Roman"/>
            <w:color w:val="CCCCCC"/>
            <w:sz w:val="32"/>
            <w:szCs w:val="32"/>
            <w:rPrChange w:id="5266"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267"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B5CEA8"/>
            <w:sz w:val="32"/>
            <w:szCs w:val="32"/>
            <w:rPrChange w:id="5268" w:author="nidal saleh" w:date="2025-06-14T11:48:00Z">
              <w:rPr>
                <w:rFonts w:ascii="Consolas" w:eastAsia="Times New Roman" w:hAnsi="Consolas" w:cs="Times New Roman"/>
                <w:color w:val="B5CEA8"/>
                <w:sz w:val="18"/>
                <w:szCs w:val="18"/>
              </w:rPr>
            </w:rPrChange>
          </w:rPr>
          <w:t>135.0</w:t>
        </w:r>
        <w:r w:rsidRPr="00CD2EF4">
          <w:rPr>
            <w:rFonts w:ascii="Consolas" w:eastAsia="Times New Roman" w:hAnsi="Consolas" w:cs="Times New Roman"/>
            <w:color w:val="CCCCCC"/>
            <w:sz w:val="32"/>
            <w:szCs w:val="32"/>
            <w:rPrChange w:id="5269" w:author="nidal saleh" w:date="2025-06-14T11:48:00Z">
              <w:rPr>
                <w:rFonts w:ascii="Consolas" w:eastAsia="Times New Roman" w:hAnsi="Consolas" w:cs="Times New Roman"/>
                <w:color w:val="CCCCCC"/>
                <w:sz w:val="18"/>
                <w:szCs w:val="18"/>
              </w:rPr>
            </w:rPrChange>
          </w:rPr>
          <w:t>),</w:t>
        </w:r>
      </w:ins>
    </w:p>
    <w:p w14:paraId="16B9E40D" w14:textId="77777777" w:rsidR="00CD72F7" w:rsidRPr="00CD2EF4" w:rsidRDefault="00CD72F7" w:rsidP="00CD72F7">
      <w:pPr>
        <w:shd w:val="clear" w:color="auto" w:fill="1F1F1F"/>
        <w:spacing w:after="0" w:line="240" w:lineRule="atLeast"/>
        <w:rPr>
          <w:ins w:id="5270" w:author="nidal saleh" w:date="2025-06-11T00:09:00Z"/>
          <w:rFonts w:ascii="Consolas" w:eastAsia="Times New Roman" w:hAnsi="Consolas" w:cs="Times New Roman"/>
          <w:color w:val="CCCCCC"/>
          <w:sz w:val="32"/>
          <w:szCs w:val="32"/>
          <w:rPrChange w:id="5271" w:author="nidal saleh" w:date="2025-06-14T11:48:00Z">
            <w:rPr>
              <w:ins w:id="5272" w:author="nidal saleh" w:date="2025-06-11T00:09:00Z"/>
              <w:rFonts w:ascii="Consolas" w:eastAsia="Times New Roman" w:hAnsi="Consolas" w:cs="Times New Roman"/>
              <w:color w:val="CCCCCC"/>
              <w:sz w:val="18"/>
              <w:szCs w:val="18"/>
            </w:rPr>
          </w:rPrChange>
        </w:rPr>
      </w:pPr>
      <w:ins w:id="5273" w:author="nidal saleh" w:date="2025-06-11T00:09:00Z">
        <w:r w:rsidRPr="00CD2EF4">
          <w:rPr>
            <w:rFonts w:ascii="Consolas" w:eastAsia="Times New Roman" w:hAnsi="Consolas" w:cs="Times New Roman"/>
            <w:color w:val="CCCCCC"/>
            <w:sz w:val="32"/>
            <w:szCs w:val="32"/>
            <w:rPrChange w:id="5274" w:author="nidal saleh" w:date="2025-06-14T11:48:00Z">
              <w:rPr>
                <w:rFonts w:ascii="Consolas" w:eastAsia="Times New Roman" w:hAnsi="Consolas" w:cs="Times New Roman"/>
                <w:color w:val="CCCCCC"/>
                <w:sz w:val="18"/>
                <w:szCs w:val="18"/>
              </w:rPr>
            </w:rPrChange>
          </w:rPr>
          <w:t>        (</w:t>
        </w:r>
        <w:r w:rsidRPr="00CD2EF4">
          <w:rPr>
            <w:rFonts w:ascii="Consolas" w:eastAsia="Times New Roman" w:hAnsi="Consolas" w:cs="Times New Roman"/>
            <w:color w:val="B5CEA8"/>
            <w:sz w:val="32"/>
            <w:szCs w:val="32"/>
            <w:rPrChange w:id="5275" w:author="nidal saleh" w:date="2025-06-14T11:48:00Z">
              <w:rPr>
                <w:rFonts w:ascii="Consolas" w:eastAsia="Times New Roman" w:hAnsi="Consolas" w:cs="Times New Roman"/>
                <w:color w:val="B5CEA8"/>
                <w:sz w:val="18"/>
                <w:szCs w:val="18"/>
              </w:rPr>
            </w:rPrChange>
          </w:rPr>
          <w:t>225.0</w:t>
        </w:r>
        <w:r w:rsidRPr="00CD2EF4">
          <w:rPr>
            <w:rFonts w:ascii="Consolas" w:eastAsia="Times New Roman" w:hAnsi="Consolas" w:cs="Times New Roman"/>
            <w:color w:val="CCCCCC"/>
            <w:sz w:val="32"/>
            <w:szCs w:val="32"/>
            <w:rPrChange w:id="5276"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B5CEA8"/>
            <w:sz w:val="32"/>
            <w:szCs w:val="32"/>
            <w:rPrChange w:id="5277" w:author="nidal saleh" w:date="2025-06-14T11:48:00Z">
              <w:rPr>
                <w:rFonts w:ascii="Consolas" w:eastAsia="Times New Roman" w:hAnsi="Consolas" w:cs="Times New Roman"/>
                <w:color w:val="B5CEA8"/>
                <w:sz w:val="18"/>
                <w:szCs w:val="18"/>
              </w:rPr>
            </w:rPrChange>
          </w:rPr>
          <w:t>170.0</w:t>
        </w:r>
        <w:r w:rsidRPr="00CD2EF4">
          <w:rPr>
            <w:rFonts w:ascii="Consolas" w:eastAsia="Times New Roman" w:hAnsi="Consolas" w:cs="Times New Roman"/>
            <w:color w:val="CCCCCC"/>
            <w:sz w:val="32"/>
            <w:szCs w:val="32"/>
            <w:rPrChange w:id="5278"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279"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B5CEA8"/>
            <w:sz w:val="32"/>
            <w:szCs w:val="32"/>
            <w:rPrChange w:id="5280" w:author="nidal saleh" w:date="2025-06-14T11:48:00Z">
              <w:rPr>
                <w:rFonts w:ascii="Consolas" w:eastAsia="Times New Roman" w:hAnsi="Consolas" w:cs="Times New Roman"/>
                <w:color w:val="B5CEA8"/>
                <w:sz w:val="18"/>
                <w:szCs w:val="18"/>
              </w:rPr>
            </w:rPrChange>
          </w:rPr>
          <w:t>135.0</w:t>
        </w:r>
        <w:r w:rsidRPr="00CD2EF4">
          <w:rPr>
            <w:rFonts w:ascii="Consolas" w:eastAsia="Times New Roman" w:hAnsi="Consolas" w:cs="Times New Roman"/>
            <w:color w:val="CCCCCC"/>
            <w:sz w:val="32"/>
            <w:szCs w:val="32"/>
            <w:rPrChange w:id="5281" w:author="nidal saleh" w:date="2025-06-14T11:48:00Z">
              <w:rPr>
                <w:rFonts w:ascii="Consolas" w:eastAsia="Times New Roman" w:hAnsi="Consolas" w:cs="Times New Roman"/>
                <w:color w:val="CCCCCC"/>
                <w:sz w:val="18"/>
                <w:szCs w:val="18"/>
              </w:rPr>
            </w:rPrChange>
          </w:rPr>
          <w:t>),</w:t>
        </w:r>
      </w:ins>
    </w:p>
    <w:p w14:paraId="746E7EB1" w14:textId="77777777" w:rsidR="00CD72F7" w:rsidRPr="00CD2EF4" w:rsidRDefault="00CD72F7" w:rsidP="00CD72F7">
      <w:pPr>
        <w:shd w:val="clear" w:color="auto" w:fill="1F1F1F"/>
        <w:spacing w:after="0" w:line="240" w:lineRule="atLeast"/>
        <w:rPr>
          <w:ins w:id="5282" w:author="nidal saleh" w:date="2025-06-11T00:09:00Z"/>
          <w:rFonts w:ascii="Consolas" w:eastAsia="Times New Roman" w:hAnsi="Consolas" w:cs="Times New Roman"/>
          <w:color w:val="CCCCCC"/>
          <w:sz w:val="32"/>
          <w:szCs w:val="32"/>
          <w:rPrChange w:id="5283" w:author="nidal saleh" w:date="2025-06-14T11:48:00Z">
            <w:rPr>
              <w:ins w:id="5284" w:author="nidal saleh" w:date="2025-06-11T00:09:00Z"/>
              <w:rFonts w:ascii="Consolas" w:eastAsia="Times New Roman" w:hAnsi="Consolas" w:cs="Times New Roman"/>
              <w:color w:val="CCCCCC"/>
              <w:sz w:val="18"/>
              <w:szCs w:val="18"/>
            </w:rPr>
          </w:rPrChange>
        </w:rPr>
      </w:pPr>
      <w:ins w:id="5285" w:author="nidal saleh" w:date="2025-06-11T00:09:00Z">
        <w:r w:rsidRPr="00CD2EF4">
          <w:rPr>
            <w:rFonts w:ascii="Consolas" w:eastAsia="Times New Roman" w:hAnsi="Consolas" w:cs="Times New Roman"/>
            <w:color w:val="CCCCCC"/>
            <w:sz w:val="32"/>
            <w:szCs w:val="32"/>
            <w:rPrChange w:id="5286" w:author="nidal saleh" w:date="2025-06-14T11:48:00Z">
              <w:rPr>
                <w:rFonts w:ascii="Consolas" w:eastAsia="Times New Roman" w:hAnsi="Consolas" w:cs="Times New Roman"/>
                <w:color w:val="CCCCCC"/>
                <w:sz w:val="18"/>
                <w:szCs w:val="18"/>
              </w:rPr>
            </w:rPrChange>
          </w:rPr>
          <w:t>        (</w:t>
        </w:r>
        <w:r w:rsidRPr="00CD2EF4">
          <w:rPr>
            <w:rFonts w:ascii="Consolas" w:eastAsia="Times New Roman" w:hAnsi="Consolas" w:cs="Times New Roman"/>
            <w:color w:val="D4D4D4"/>
            <w:sz w:val="32"/>
            <w:szCs w:val="32"/>
            <w:rPrChange w:id="5287"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B5CEA8"/>
            <w:sz w:val="32"/>
            <w:szCs w:val="32"/>
            <w:rPrChange w:id="5288" w:author="nidal saleh" w:date="2025-06-14T11:48:00Z">
              <w:rPr>
                <w:rFonts w:ascii="Consolas" w:eastAsia="Times New Roman" w:hAnsi="Consolas" w:cs="Times New Roman"/>
                <w:color w:val="B5CEA8"/>
                <w:sz w:val="18"/>
                <w:szCs w:val="18"/>
              </w:rPr>
            </w:rPrChange>
          </w:rPr>
          <w:t>150.0</w:t>
        </w:r>
        <w:r w:rsidRPr="00CD2EF4">
          <w:rPr>
            <w:rFonts w:ascii="Consolas" w:eastAsia="Times New Roman" w:hAnsi="Consolas" w:cs="Times New Roman"/>
            <w:color w:val="CCCCCC"/>
            <w:sz w:val="32"/>
            <w:szCs w:val="32"/>
            <w:rPrChange w:id="5289"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290"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B5CEA8"/>
            <w:sz w:val="32"/>
            <w:szCs w:val="32"/>
            <w:rPrChange w:id="5291" w:author="nidal saleh" w:date="2025-06-14T11:48:00Z">
              <w:rPr>
                <w:rFonts w:ascii="Consolas" w:eastAsia="Times New Roman" w:hAnsi="Consolas" w:cs="Times New Roman"/>
                <w:color w:val="B5CEA8"/>
                <w:sz w:val="18"/>
                <w:szCs w:val="18"/>
              </w:rPr>
            </w:rPrChange>
          </w:rPr>
          <w:t>150.0</w:t>
        </w:r>
        <w:r w:rsidRPr="00CD2EF4">
          <w:rPr>
            <w:rFonts w:ascii="Consolas" w:eastAsia="Times New Roman" w:hAnsi="Consolas" w:cs="Times New Roman"/>
            <w:color w:val="CCCCCC"/>
            <w:sz w:val="32"/>
            <w:szCs w:val="32"/>
            <w:rPrChange w:id="5292"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293"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B5CEA8"/>
            <w:sz w:val="32"/>
            <w:szCs w:val="32"/>
            <w:rPrChange w:id="5294" w:author="nidal saleh" w:date="2025-06-14T11:48:00Z">
              <w:rPr>
                <w:rFonts w:ascii="Consolas" w:eastAsia="Times New Roman" w:hAnsi="Consolas" w:cs="Times New Roman"/>
                <w:color w:val="B5CEA8"/>
                <w:sz w:val="18"/>
                <w:szCs w:val="18"/>
              </w:rPr>
            </w:rPrChange>
          </w:rPr>
          <w:t>125.0</w:t>
        </w:r>
        <w:r w:rsidRPr="00CD2EF4">
          <w:rPr>
            <w:rFonts w:ascii="Consolas" w:eastAsia="Times New Roman" w:hAnsi="Consolas" w:cs="Times New Roman"/>
            <w:color w:val="CCCCCC"/>
            <w:sz w:val="32"/>
            <w:szCs w:val="32"/>
            <w:rPrChange w:id="5295" w:author="nidal saleh" w:date="2025-06-14T11:48:00Z">
              <w:rPr>
                <w:rFonts w:ascii="Consolas" w:eastAsia="Times New Roman" w:hAnsi="Consolas" w:cs="Times New Roman"/>
                <w:color w:val="CCCCCC"/>
                <w:sz w:val="18"/>
                <w:szCs w:val="18"/>
              </w:rPr>
            </w:rPrChange>
          </w:rPr>
          <w:t>),</w:t>
        </w:r>
      </w:ins>
    </w:p>
    <w:p w14:paraId="4DFF4070" w14:textId="77777777" w:rsidR="00CD72F7" w:rsidRPr="00CD2EF4" w:rsidRDefault="00CD72F7" w:rsidP="00CD72F7">
      <w:pPr>
        <w:shd w:val="clear" w:color="auto" w:fill="1F1F1F"/>
        <w:spacing w:after="0" w:line="240" w:lineRule="atLeast"/>
        <w:rPr>
          <w:ins w:id="5296" w:author="nidal saleh" w:date="2025-06-11T00:09:00Z"/>
          <w:rFonts w:ascii="Consolas" w:eastAsia="Times New Roman" w:hAnsi="Consolas" w:cs="Times New Roman"/>
          <w:color w:val="CCCCCC"/>
          <w:sz w:val="32"/>
          <w:szCs w:val="32"/>
          <w:rPrChange w:id="5297" w:author="nidal saleh" w:date="2025-06-14T11:48:00Z">
            <w:rPr>
              <w:ins w:id="5298" w:author="nidal saleh" w:date="2025-06-11T00:09:00Z"/>
              <w:rFonts w:ascii="Consolas" w:eastAsia="Times New Roman" w:hAnsi="Consolas" w:cs="Times New Roman"/>
              <w:color w:val="CCCCCC"/>
              <w:sz w:val="18"/>
              <w:szCs w:val="18"/>
            </w:rPr>
          </w:rPrChange>
        </w:rPr>
      </w:pPr>
      <w:ins w:id="5299" w:author="nidal saleh" w:date="2025-06-11T00:09:00Z">
        <w:r w:rsidRPr="00CD2EF4">
          <w:rPr>
            <w:rFonts w:ascii="Consolas" w:eastAsia="Times New Roman" w:hAnsi="Consolas" w:cs="Times New Roman"/>
            <w:color w:val="CCCCCC"/>
            <w:sz w:val="32"/>
            <w:szCs w:val="32"/>
            <w:rPrChange w:id="5300" w:author="nidal saleh" w:date="2025-06-14T11:48:00Z">
              <w:rPr>
                <w:rFonts w:ascii="Consolas" w:eastAsia="Times New Roman" w:hAnsi="Consolas" w:cs="Times New Roman"/>
                <w:color w:val="CCCCCC"/>
                <w:sz w:val="18"/>
                <w:szCs w:val="18"/>
              </w:rPr>
            </w:rPrChange>
          </w:rPr>
          <w:t>        (</w:t>
        </w:r>
        <w:r w:rsidRPr="00CD2EF4">
          <w:rPr>
            <w:rFonts w:ascii="Consolas" w:eastAsia="Times New Roman" w:hAnsi="Consolas" w:cs="Times New Roman"/>
            <w:color w:val="B5CEA8"/>
            <w:sz w:val="32"/>
            <w:szCs w:val="32"/>
            <w:rPrChange w:id="5301" w:author="nidal saleh" w:date="2025-06-14T11:48:00Z">
              <w:rPr>
                <w:rFonts w:ascii="Consolas" w:eastAsia="Times New Roman" w:hAnsi="Consolas" w:cs="Times New Roman"/>
                <w:color w:val="B5CEA8"/>
                <w:sz w:val="18"/>
                <w:szCs w:val="18"/>
              </w:rPr>
            </w:rPrChange>
          </w:rPr>
          <w:t>150.0</w:t>
        </w:r>
        <w:r w:rsidRPr="00CD2EF4">
          <w:rPr>
            <w:rFonts w:ascii="Consolas" w:eastAsia="Times New Roman" w:hAnsi="Consolas" w:cs="Times New Roman"/>
            <w:color w:val="CCCCCC"/>
            <w:sz w:val="32"/>
            <w:szCs w:val="32"/>
            <w:rPrChange w:id="5302"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303"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B5CEA8"/>
            <w:sz w:val="32"/>
            <w:szCs w:val="32"/>
            <w:rPrChange w:id="5304" w:author="nidal saleh" w:date="2025-06-14T11:48:00Z">
              <w:rPr>
                <w:rFonts w:ascii="Consolas" w:eastAsia="Times New Roman" w:hAnsi="Consolas" w:cs="Times New Roman"/>
                <w:color w:val="B5CEA8"/>
                <w:sz w:val="18"/>
                <w:szCs w:val="18"/>
              </w:rPr>
            </w:rPrChange>
          </w:rPr>
          <w:t>150.0</w:t>
        </w:r>
        <w:r w:rsidRPr="00CD2EF4">
          <w:rPr>
            <w:rFonts w:ascii="Consolas" w:eastAsia="Times New Roman" w:hAnsi="Consolas" w:cs="Times New Roman"/>
            <w:color w:val="CCCCCC"/>
            <w:sz w:val="32"/>
            <w:szCs w:val="32"/>
            <w:rPrChange w:id="5305"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306"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B5CEA8"/>
            <w:sz w:val="32"/>
            <w:szCs w:val="32"/>
            <w:rPrChange w:id="5307" w:author="nidal saleh" w:date="2025-06-14T11:48:00Z">
              <w:rPr>
                <w:rFonts w:ascii="Consolas" w:eastAsia="Times New Roman" w:hAnsi="Consolas" w:cs="Times New Roman"/>
                <w:color w:val="B5CEA8"/>
                <w:sz w:val="18"/>
                <w:szCs w:val="18"/>
              </w:rPr>
            </w:rPrChange>
          </w:rPr>
          <w:t>125.0</w:t>
        </w:r>
        <w:r w:rsidRPr="00CD2EF4">
          <w:rPr>
            <w:rFonts w:ascii="Consolas" w:eastAsia="Times New Roman" w:hAnsi="Consolas" w:cs="Times New Roman"/>
            <w:color w:val="CCCCCC"/>
            <w:sz w:val="32"/>
            <w:szCs w:val="32"/>
            <w:rPrChange w:id="5308" w:author="nidal saleh" w:date="2025-06-14T11:48:00Z">
              <w:rPr>
                <w:rFonts w:ascii="Consolas" w:eastAsia="Times New Roman" w:hAnsi="Consolas" w:cs="Times New Roman"/>
                <w:color w:val="CCCCCC"/>
                <w:sz w:val="18"/>
                <w:szCs w:val="18"/>
              </w:rPr>
            </w:rPrChange>
          </w:rPr>
          <w:t>)</w:t>
        </w:r>
      </w:ins>
    </w:p>
    <w:p w14:paraId="5457F781" w14:textId="77777777" w:rsidR="00CD72F7" w:rsidRPr="00CD2EF4" w:rsidRDefault="00CD72F7" w:rsidP="00CD72F7">
      <w:pPr>
        <w:shd w:val="clear" w:color="auto" w:fill="1F1F1F"/>
        <w:spacing w:after="0" w:line="240" w:lineRule="atLeast"/>
        <w:rPr>
          <w:ins w:id="5309" w:author="nidal saleh" w:date="2025-06-11T00:09:00Z"/>
          <w:rFonts w:ascii="Consolas" w:eastAsia="Times New Roman" w:hAnsi="Consolas" w:cs="Times New Roman"/>
          <w:color w:val="CCCCCC"/>
          <w:sz w:val="32"/>
          <w:szCs w:val="32"/>
          <w:rPrChange w:id="5310" w:author="nidal saleh" w:date="2025-06-14T11:48:00Z">
            <w:rPr>
              <w:ins w:id="5311" w:author="nidal saleh" w:date="2025-06-11T00:09:00Z"/>
              <w:rFonts w:ascii="Consolas" w:eastAsia="Times New Roman" w:hAnsi="Consolas" w:cs="Times New Roman"/>
              <w:color w:val="CCCCCC"/>
              <w:sz w:val="18"/>
              <w:szCs w:val="18"/>
            </w:rPr>
          </w:rPrChange>
        </w:rPr>
      </w:pPr>
      <w:ins w:id="5312" w:author="nidal saleh" w:date="2025-06-11T00:09:00Z">
        <w:r w:rsidRPr="00CD2EF4">
          <w:rPr>
            <w:rFonts w:ascii="Consolas" w:eastAsia="Times New Roman" w:hAnsi="Consolas" w:cs="Times New Roman"/>
            <w:color w:val="CCCCCC"/>
            <w:sz w:val="32"/>
            <w:szCs w:val="32"/>
            <w:rPrChange w:id="5313" w:author="nidal saleh" w:date="2025-06-14T11:48:00Z">
              <w:rPr>
                <w:rFonts w:ascii="Consolas" w:eastAsia="Times New Roman" w:hAnsi="Consolas" w:cs="Times New Roman"/>
                <w:color w:val="CCCCCC"/>
                <w:sz w:val="18"/>
                <w:szCs w:val="18"/>
              </w:rPr>
            </w:rPrChange>
          </w:rPr>
          <w:t>    ])</w:t>
        </w:r>
      </w:ins>
    </w:p>
    <w:p w14:paraId="4DBF0281" w14:textId="77777777" w:rsidR="00CD72F7" w:rsidRPr="00CD2EF4" w:rsidRDefault="00CD72F7" w:rsidP="00CD72F7">
      <w:pPr>
        <w:shd w:val="clear" w:color="auto" w:fill="1F1F1F"/>
        <w:spacing w:after="0" w:line="240" w:lineRule="atLeast"/>
        <w:rPr>
          <w:ins w:id="5314" w:author="nidal saleh" w:date="2025-06-11T00:09:00Z"/>
          <w:rFonts w:ascii="Consolas" w:eastAsia="Times New Roman" w:hAnsi="Consolas" w:cs="Times New Roman"/>
          <w:color w:val="CCCCCC"/>
          <w:sz w:val="32"/>
          <w:szCs w:val="32"/>
          <w:rPrChange w:id="5315" w:author="nidal saleh" w:date="2025-06-14T11:48:00Z">
            <w:rPr>
              <w:ins w:id="5316" w:author="nidal saleh" w:date="2025-06-11T00:09:00Z"/>
              <w:rFonts w:ascii="Consolas" w:eastAsia="Times New Roman" w:hAnsi="Consolas" w:cs="Times New Roman"/>
              <w:color w:val="CCCCCC"/>
              <w:sz w:val="18"/>
              <w:szCs w:val="18"/>
            </w:rPr>
          </w:rPrChange>
        </w:rPr>
      </w:pPr>
    </w:p>
    <w:p w14:paraId="33CFE542" w14:textId="77777777" w:rsidR="00CD72F7" w:rsidRPr="00CD2EF4" w:rsidRDefault="00CD72F7" w:rsidP="00CD72F7">
      <w:pPr>
        <w:shd w:val="clear" w:color="auto" w:fill="1F1F1F"/>
        <w:spacing w:after="0" w:line="240" w:lineRule="atLeast"/>
        <w:rPr>
          <w:ins w:id="5317" w:author="nidal saleh" w:date="2025-06-11T00:09:00Z"/>
          <w:rFonts w:ascii="Consolas" w:eastAsia="Times New Roman" w:hAnsi="Consolas" w:cs="Times New Roman"/>
          <w:color w:val="CCCCCC"/>
          <w:sz w:val="32"/>
          <w:szCs w:val="32"/>
          <w:rPrChange w:id="5318" w:author="nidal saleh" w:date="2025-06-14T11:48:00Z">
            <w:rPr>
              <w:ins w:id="5319" w:author="nidal saleh" w:date="2025-06-11T00:09:00Z"/>
              <w:rFonts w:ascii="Consolas" w:eastAsia="Times New Roman" w:hAnsi="Consolas" w:cs="Times New Roman"/>
              <w:color w:val="CCCCCC"/>
              <w:sz w:val="18"/>
              <w:szCs w:val="18"/>
            </w:rPr>
          </w:rPrChange>
        </w:rPr>
      </w:pPr>
      <w:ins w:id="5320" w:author="nidal saleh" w:date="2025-06-11T00:09:00Z">
        <w:r w:rsidRPr="00CD2EF4">
          <w:rPr>
            <w:rFonts w:ascii="Consolas" w:eastAsia="Times New Roman" w:hAnsi="Consolas" w:cs="Times New Roman"/>
            <w:color w:val="CCCCCC"/>
            <w:sz w:val="32"/>
            <w:szCs w:val="32"/>
            <w:rPrChange w:id="5321"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322" w:author="nidal saleh" w:date="2025-06-14T11:48:00Z">
              <w:rPr>
                <w:rFonts w:ascii="Consolas" w:eastAsia="Times New Roman" w:hAnsi="Consolas" w:cs="Times New Roman"/>
                <w:color w:val="9CDCFE"/>
                <w:sz w:val="18"/>
                <w:szCs w:val="18"/>
              </w:rPr>
            </w:rPrChange>
          </w:rPr>
          <w:t>focal_length</w:t>
        </w:r>
        <w:proofErr w:type="spellEnd"/>
        <w:r w:rsidRPr="00CD2EF4">
          <w:rPr>
            <w:rFonts w:ascii="Consolas" w:eastAsia="Times New Roman" w:hAnsi="Consolas" w:cs="Times New Roman"/>
            <w:color w:val="CCCCCC"/>
            <w:sz w:val="32"/>
            <w:szCs w:val="32"/>
            <w:rPrChange w:id="5323"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324"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325"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326" w:author="nidal saleh" w:date="2025-06-14T11:48:00Z">
              <w:rPr>
                <w:rFonts w:ascii="Consolas" w:eastAsia="Times New Roman" w:hAnsi="Consolas" w:cs="Times New Roman"/>
                <w:color w:val="9CDCFE"/>
                <w:sz w:val="18"/>
                <w:szCs w:val="18"/>
              </w:rPr>
            </w:rPrChange>
          </w:rPr>
          <w:t>frame</w:t>
        </w:r>
        <w:r w:rsidRPr="00CD2EF4">
          <w:rPr>
            <w:rFonts w:ascii="Consolas" w:eastAsia="Times New Roman" w:hAnsi="Consolas" w:cs="Times New Roman"/>
            <w:color w:val="CCCCCC"/>
            <w:sz w:val="32"/>
            <w:szCs w:val="32"/>
            <w:rPrChange w:id="5327" w:author="nidal saleh" w:date="2025-06-14T11:48:00Z">
              <w:rPr>
                <w:rFonts w:ascii="Consolas" w:eastAsia="Times New Roman" w:hAnsi="Consolas" w:cs="Times New Roman"/>
                <w:color w:val="CCCCCC"/>
                <w:sz w:val="18"/>
                <w:szCs w:val="18"/>
              </w:rPr>
            </w:rPrChange>
          </w:rPr>
          <w:t>.shape</w:t>
        </w:r>
        <w:proofErr w:type="spellEnd"/>
        <w:r w:rsidRPr="00CD2EF4">
          <w:rPr>
            <w:rFonts w:ascii="Consolas" w:eastAsia="Times New Roman" w:hAnsi="Consolas" w:cs="Times New Roman"/>
            <w:color w:val="CCCCCC"/>
            <w:sz w:val="32"/>
            <w:szCs w:val="32"/>
            <w:rPrChange w:id="5328"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329" w:author="nidal saleh" w:date="2025-06-14T11:48:00Z">
              <w:rPr>
                <w:rFonts w:ascii="Consolas" w:eastAsia="Times New Roman" w:hAnsi="Consolas" w:cs="Times New Roman"/>
                <w:color w:val="B5CEA8"/>
                <w:sz w:val="18"/>
                <w:szCs w:val="18"/>
              </w:rPr>
            </w:rPrChange>
          </w:rPr>
          <w:t>1</w:t>
        </w:r>
        <w:r w:rsidRPr="00CD2EF4">
          <w:rPr>
            <w:rFonts w:ascii="Consolas" w:eastAsia="Times New Roman" w:hAnsi="Consolas" w:cs="Times New Roman"/>
            <w:color w:val="CCCCCC"/>
            <w:sz w:val="32"/>
            <w:szCs w:val="32"/>
            <w:rPrChange w:id="5330" w:author="nidal saleh" w:date="2025-06-14T11:48:00Z">
              <w:rPr>
                <w:rFonts w:ascii="Consolas" w:eastAsia="Times New Roman" w:hAnsi="Consolas" w:cs="Times New Roman"/>
                <w:color w:val="CCCCCC"/>
                <w:sz w:val="18"/>
                <w:szCs w:val="18"/>
              </w:rPr>
            </w:rPrChange>
          </w:rPr>
          <w:t>]</w:t>
        </w:r>
      </w:ins>
    </w:p>
    <w:p w14:paraId="499AD903" w14:textId="77777777" w:rsidR="00CD72F7" w:rsidRPr="00CD2EF4" w:rsidRDefault="00CD72F7" w:rsidP="00CD72F7">
      <w:pPr>
        <w:shd w:val="clear" w:color="auto" w:fill="1F1F1F"/>
        <w:spacing w:after="0" w:line="240" w:lineRule="atLeast"/>
        <w:rPr>
          <w:ins w:id="5331" w:author="nidal saleh" w:date="2025-06-11T00:09:00Z"/>
          <w:rFonts w:ascii="Consolas" w:eastAsia="Times New Roman" w:hAnsi="Consolas" w:cs="Times New Roman"/>
          <w:color w:val="CCCCCC"/>
          <w:sz w:val="32"/>
          <w:szCs w:val="32"/>
          <w:rPrChange w:id="5332" w:author="nidal saleh" w:date="2025-06-14T11:48:00Z">
            <w:rPr>
              <w:ins w:id="5333" w:author="nidal saleh" w:date="2025-06-11T00:09:00Z"/>
              <w:rFonts w:ascii="Consolas" w:eastAsia="Times New Roman" w:hAnsi="Consolas" w:cs="Times New Roman"/>
              <w:color w:val="CCCCCC"/>
              <w:sz w:val="18"/>
              <w:szCs w:val="18"/>
            </w:rPr>
          </w:rPrChange>
        </w:rPr>
      </w:pPr>
      <w:ins w:id="5334" w:author="nidal saleh" w:date="2025-06-11T00:09:00Z">
        <w:r w:rsidRPr="00CD2EF4">
          <w:rPr>
            <w:rFonts w:ascii="Consolas" w:eastAsia="Times New Roman" w:hAnsi="Consolas" w:cs="Times New Roman"/>
            <w:color w:val="CCCCCC"/>
            <w:sz w:val="32"/>
            <w:szCs w:val="32"/>
            <w:rPrChange w:id="5335"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336" w:author="nidal saleh" w:date="2025-06-14T11:48:00Z">
              <w:rPr>
                <w:rFonts w:ascii="Consolas" w:eastAsia="Times New Roman" w:hAnsi="Consolas" w:cs="Times New Roman"/>
                <w:color w:val="9CDCFE"/>
                <w:sz w:val="18"/>
                <w:szCs w:val="18"/>
              </w:rPr>
            </w:rPrChange>
          </w:rPr>
          <w:t>center</w:t>
        </w:r>
        <w:r w:rsidRPr="00CD2EF4">
          <w:rPr>
            <w:rFonts w:ascii="Consolas" w:eastAsia="Times New Roman" w:hAnsi="Consolas" w:cs="Times New Roman"/>
            <w:color w:val="CCCCCC"/>
            <w:sz w:val="32"/>
            <w:szCs w:val="32"/>
            <w:rPrChange w:id="5337"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338"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339"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340" w:author="nidal saleh" w:date="2025-06-14T11:48:00Z">
              <w:rPr>
                <w:rFonts w:ascii="Consolas" w:eastAsia="Times New Roman" w:hAnsi="Consolas" w:cs="Times New Roman"/>
                <w:color w:val="9CDCFE"/>
                <w:sz w:val="18"/>
                <w:szCs w:val="18"/>
              </w:rPr>
            </w:rPrChange>
          </w:rPr>
          <w:t>frame</w:t>
        </w:r>
        <w:r w:rsidRPr="00CD2EF4">
          <w:rPr>
            <w:rFonts w:ascii="Consolas" w:eastAsia="Times New Roman" w:hAnsi="Consolas" w:cs="Times New Roman"/>
            <w:color w:val="CCCCCC"/>
            <w:sz w:val="32"/>
            <w:szCs w:val="32"/>
            <w:rPrChange w:id="5341" w:author="nidal saleh" w:date="2025-06-14T11:48:00Z">
              <w:rPr>
                <w:rFonts w:ascii="Consolas" w:eastAsia="Times New Roman" w:hAnsi="Consolas" w:cs="Times New Roman"/>
                <w:color w:val="CCCCCC"/>
                <w:sz w:val="18"/>
                <w:szCs w:val="18"/>
              </w:rPr>
            </w:rPrChange>
          </w:rPr>
          <w:t>.shape</w:t>
        </w:r>
        <w:proofErr w:type="spellEnd"/>
        <w:r w:rsidRPr="00CD2EF4">
          <w:rPr>
            <w:rFonts w:ascii="Consolas" w:eastAsia="Times New Roman" w:hAnsi="Consolas" w:cs="Times New Roman"/>
            <w:color w:val="CCCCCC"/>
            <w:sz w:val="32"/>
            <w:szCs w:val="32"/>
            <w:rPrChange w:id="5342"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343" w:author="nidal saleh" w:date="2025-06-14T11:48:00Z">
              <w:rPr>
                <w:rFonts w:ascii="Consolas" w:eastAsia="Times New Roman" w:hAnsi="Consolas" w:cs="Times New Roman"/>
                <w:color w:val="B5CEA8"/>
                <w:sz w:val="18"/>
                <w:szCs w:val="18"/>
              </w:rPr>
            </w:rPrChange>
          </w:rPr>
          <w:t>1</w:t>
        </w:r>
        <w:r w:rsidRPr="00CD2EF4">
          <w:rPr>
            <w:rFonts w:ascii="Consolas" w:eastAsia="Times New Roman" w:hAnsi="Consolas" w:cs="Times New Roman"/>
            <w:color w:val="CCCCCC"/>
            <w:sz w:val="32"/>
            <w:szCs w:val="32"/>
            <w:rPrChange w:id="5344"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4D4D4"/>
            <w:sz w:val="32"/>
            <w:szCs w:val="32"/>
            <w:rPrChange w:id="5345"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B5CEA8"/>
            <w:sz w:val="32"/>
            <w:szCs w:val="32"/>
            <w:rPrChange w:id="5346" w:author="nidal saleh" w:date="2025-06-14T11:48:00Z">
              <w:rPr>
                <w:rFonts w:ascii="Consolas" w:eastAsia="Times New Roman" w:hAnsi="Consolas" w:cs="Times New Roman"/>
                <w:color w:val="B5CEA8"/>
                <w:sz w:val="18"/>
                <w:szCs w:val="18"/>
              </w:rPr>
            </w:rPrChange>
          </w:rPr>
          <w:t>2</w:t>
        </w:r>
        <w:r w:rsidRPr="00CD2EF4">
          <w:rPr>
            <w:rFonts w:ascii="Consolas" w:eastAsia="Times New Roman" w:hAnsi="Consolas" w:cs="Times New Roman"/>
            <w:color w:val="CCCCCC"/>
            <w:sz w:val="32"/>
            <w:szCs w:val="32"/>
            <w:rPrChange w:id="5347"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348" w:author="nidal saleh" w:date="2025-06-14T11:48:00Z">
              <w:rPr>
                <w:rFonts w:ascii="Consolas" w:eastAsia="Times New Roman" w:hAnsi="Consolas" w:cs="Times New Roman"/>
                <w:color w:val="9CDCFE"/>
                <w:sz w:val="18"/>
                <w:szCs w:val="18"/>
              </w:rPr>
            </w:rPrChange>
          </w:rPr>
          <w:t>frame</w:t>
        </w:r>
        <w:r w:rsidRPr="00CD2EF4">
          <w:rPr>
            <w:rFonts w:ascii="Consolas" w:eastAsia="Times New Roman" w:hAnsi="Consolas" w:cs="Times New Roman"/>
            <w:color w:val="CCCCCC"/>
            <w:sz w:val="32"/>
            <w:szCs w:val="32"/>
            <w:rPrChange w:id="5349" w:author="nidal saleh" w:date="2025-06-14T11:48:00Z">
              <w:rPr>
                <w:rFonts w:ascii="Consolas" w:eastAsia="Times New Roman" w:hAnsi="Consolas" w:cs="Times New Roman"/>
                <w:color w:val="CCCCCC"/>
                <w:sz w:val="18"/>
                <w:szCs w:val="18"/>
              </w:rPr>
            </w:rPrChange>
          </w:rPr>
          <w:t>.shape</w:t>
        </w:r>
        <w:proofErr w:type="spellEnd"/>
        <w:r w:rsidRPr="00CD2EF4">
          <w:rPr>
            <w:rFonts w:ascii="Consolas" w:eastAsia="Times New Roman" w:hAnsi="Consolas" w:cs="Times New Roman"/>
            <w:color w:val="CCCCCC"/>
            <w:sz w:val="32"/>
            <w:szCs w:val="32"/>
            <w:rPrChange w:id="5350"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351" w:author="nidal saleh" w:date="2025-06-14T11:48:00Z">
              <w:rPr>
                <w:rFonts w:ascii="Consolas" w:eastAsia="Times New Roman" w:hAnsi="Consolas" w:cs="Times New Roman"/>
                <w:color w:val="B5CEA8"/>
                <w:sz w:val="18"/>
                <w:szCs w:val="18"/>
              </w:rPr>
            </w:rPrChange>
          </w:rPr>
          <w:t>0</w:t>
        </w:r>
        <w:r w:rsidRPr="00CD2EF4">
          <w:rPr>
            <w:rFonts w:ascii="Consolas" w:eastAsia="Times New Roman" w:hAnsi="Consolas" w:cs="Times New Roman"/>
            <w:color w:val="CCCCCC"/>
            <w:sz w:val="32"/>
            <w:szCs w:val="32"/>
            <w:rPrChange w:id="5352"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4D4D4"/>
            <w:sz w:val="32"/>
            <w:szCs w:val="32"/>
            <w:rPrChange w:id="5353"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B5CEA8"/>
            <w:sz w:val="32"/>
            <w:szCs w:val="32"/>
            <w:rPrChange w:id="5354" w:author="nidal saleh" w:date="2025-06-14T11:48:00Z">
              <w:rPr>
                <w:rFonts w:ascii="Consolas" w:eastAsia="Times New Roman" w:hAnsi="Consolas" w:cs="Times New Roman"/>
                <w:color w:val="B5CEA8"/>
                <w:sz w:val="18"/>
                <w:szCs w:val="18"/>
              </w:rPr>
            </w:rPrChange>
          </w:rPr>
          <w:t>2</w:t>
        </w:r>
        <w:r w:rsidRPr="00CD2EF4">
          <w:rPr>
            <w:rFonts w:ascii="Consolas" w:eastAsia="Times New Roman" w:hAnsi="Consolas" w:cs="Times New Roman"/>
            <w:color w:val="CCCCCC"/>
            <w:sz w:val="32"/>
            <w:szCs w:val="32"/>
            <w:rPrChange w:id="5355" w:author="nidal saleh" w:date="2025-06-14T11:48:00Z">
              <w:rPr>
                <w:rFonts w:ascii="Consolas" w:eastAsia="Times New Roman" w:hAnsi="Consolas" w:cs="Times New Roman"/>
                <w:color w:val="CCCCCC"/>
                <w:sz w:val="18"/>
                <w:szCs w:val="18"/>
              </w:rPr>
            </w:rPrChange>
          </w:rPr>
          <w:t>)</w:t>
        </w:r>
      </w:ins>
    </w:p>
    <w:p w14:paraId="54841F3B" w14:textId="77777777" w:rsidR="00CD72F7" w:rsidRPr="00CD2EF4" w:rsidRDefault="00CD72F7" w:rsidP="00CD72F7">
      <w:pPr>
        <w:shd w:val="clear" w:color="auto" w:fill="1F1F1F"/>
        <w:spacing w:after="0" w:line="240" w:lineRule="atLeast"/>
        <w:rPr>
          <w:ins w:id="5356" w:author="nidal saleh" w:date="2025-06-11T00:09:00Z"/>
          <w:rFonts w:ascii="Consolas" w:eastAsia="Times New Roman" w:hAnsi="Consolas" w:cs="Times New Roman"/>
          <w:color w:val="CCCCCC"/>
          <w:sz w:val="32"/>
          <w:szCs w:val="32"/>
          <w:rPrChange w:id="5357" w:author="nidal saleh" w:date="2025-06-14T11:48:00Z">
            <w:rPr>
              <w:ins w:id="5358" w:author="nidal saleh" w:date="2025-06-11T00:09:00Z"/>
              <w:rFonts w:ascii="Consolas" w:eastAsia="Times New Roman" w:hAnsi="Consolas" w:cs="Times New Roman"/>
              <w:color w:val="CCCCCC"/>
              <w:sz w:val="18"/>
              <w:szCs w:val="18"/>
            </w:rPr>
          </w:rPrChange>
        </w:rPr>
      </w:pPr>
      <w:ins w:id="5359" w:author="nidal saleh" w:date="2025-06-11T00:09:00Z">
        <w:r w:rsidRPr="00CD2EF4">
          <w:rPr>
            <w:rFonts w:ascii="Consolas" w:eastAsia="Times New Roman" w:hAnsi="Consolas" w:cs="Times New Roman"/>
            <w:color w:val="CCCCCC"/>
            <w:sz w:val="32"/>
            <w:szCs w:val="32"/>
            <w:rPrChange w:id="5360"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361" w:author="nidal saleh" w:date="2025-06-14T11:48:00Z">
              <w:rPr>
                <w:rFonts w:ascii="Consolas" w:eastAsia="Times New Roman" w:hAnsi="Consolas" w:cs="Times New Roman"/>
                <w:color w:val="9CDCFE"/>
                <w:sz w:val="18"/>
                <w:szCs w:val="18"/>
              </w:rPr>
            </w:rPrChange>
          </w:rPr>
          <w:t>camera_matrix</w:t>
        </w:r>
        <w:proofErr w:type="spellEnd"/>
        <w:r w:rsidRPr="00CD2EF4">
          <w:rPr>
            <w:rFonts w:ascii="Consolas" w:eastAsia="Times New Roman" w:hAnsi="Consolas" w:cs="Times New Roman"/>
            <w:color w:val="CCCCCC"/>
            <w:sz w:val="32"/>
            <w:szCs w:val="32"/>
            <w:rPrChange w:id="5362"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363"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364"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4EC9B0"/>
            <w:sz w:val="32"/>
            <w:szCs w:val="32"/>
            <w:rPrChange w:id="5365" w:author="nidal saleh" w:date="2025-06-14T11:48:00Z">
              <w:rPr>
                <w:rFonts w:ascii="Consolas" w:eastAsia="Times New Roman" w:hAnsi="Consolas" w:cs="Times New Roman"/>
                <w:color w:val="4EC9B0"/>
                <w:sz w:val="18"/>
                <w:szCs w:val="18"/>
              </w:rPr>
            </w:rPrChange>
          </w:rPr>
          <w:t>np</w:t>
        </w:r>
        <w:r w:rsidRPr="00CD2EF4">
          <w:rPr>
            <w:rFonts w:ascii="Consolas" w:eastAsia="Times New Roman" w:hAnsi="Consolas" w:cs="Times New Roman"/>
            <w:color w:val="CCCCCC"/>
            <w:sz w:val="32"/>
            <w:szCs w:val="32"/>
            <w:rPrChange w:id="5366"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CDCAA"/>
            <w:sz w:val="32"/>
            <w:szCs w:val="32"/>
            <w:rPrChange w:id="5367" w:author="nidal saleh" w:date="2025-06-14T11:48:00Z">
              <w:rPr>
                <w:rFonts w:ascii="Consolas" w:eastAsia="Times New Roman" w:hAnsi="Consolas" w:cs="Times New Roman"/>
                <w:color w:val="DCDCAA"/>
                <w:sz w:val="18"/>
                <w:szCs w:val="18"/>
              </w:rPr>
            </w:rPrChange>
          </w:rPr>
          <w:t>array</w:t>
        </w:r>
        <w:proofErr w:type="spellEnd"/>
        <w:r w:rsidRPr="00CD2EF4">
          <w:rPr>
            <w:rFonts w:ascii="Consolas" w:eastAsia="Times New Roman" w:hAnsi="Consolas" w:cs="Times New Roman"/>
            <w:color w:val="CCCCCC"/>
            <w:sz w:val="32"/>
            <w:szCs w:val="32"/>
            <w:rPrChange w:id="5368" w:author="nidal saleh" w:date="2025-06-14T11:48:00Z">
              <w:rPr>
                <w:rFonts w:ascii="Consolas" w:eastAsia="Times New Roman" w:hAnsi="Consolas" w:cs="Times New Roman"/>
                <w:color w:val="CCCCCC"/>
                <w:sz w:val="18"/>
                <w:szCs w:val="18"/>
              </w:rPr>
            </w:rPrChange>
          </w:rPr>
          <w:t>([</w:t>
        </w:r>
      </w:ins>
    </w:p>
    <w:p w14:paraId="6BAEFDC9" w14:textId="77777777" w:rsidR="00CD72F7" w:rsidRPr="00CD2EF4" w:rsidRDefault="00CD72F7" w:rsidP="00CD72F7">
      <w:pPr>
        <w:shd w:val="clear" w:color="auto" w:fill="1F1F1F"/>
        <w:spacing w:after="0" w:line="240" w:lineRule="atLeast"/>
        <w:rPr>
          <w:ins w:id="5369" w:author="nidal saleh" w:date="2025-06-11T00:09:00Z"/>
          <w:rFonts w:ascii="Consolas" w:eastAsia="Times New Roman" w:hAnsi="Consolas" w:cs="Times New Roman"/>
          <w:color w:val="CCCCCC"/>
          <w:sz w:val="32"/>
          <w:szCs w:val="32"/>
          <w:rPrChange w:id="5370" w:author="nidal saleh" w:date="2025-06-14T11:48:00Z">
            <w:rPr>
              <w:ins w:id="5371" w:author="nidal saleh" w:date="2025-06-11T00:09:00Z"/>
              <w:rFonts w:ascii="Consolas" w:eastAsia="Times New Roman" w:hAnsi="Consolas" w:cs="Times New Roman"/>
              <w:color w:val="CCCCCC"/>
              <w:sz w:val="18"/>
              <w:szCs w:val="18"/>
            </w:rPr>
          </w:rPrChange>
        </w:rPr>
      </w:pPr>
      <w:ins w:id="5372" w:author="nidal saleh" w:date="2025-06-11T00:09:00Z">
        <w:r w:rsidRPr="00CD2EF4">
          <w:rPr>
            <w:rFonts w:ascii="Consolas" w:eastAsia="Times New Roman" w:hAnsi="Consolas" w:cs="Times New Roman"/>
            <w:color w:val="CCCCCC"/>
            <w:sz w:val="32"/>
            <w:szCs w:val="32"/>
            <w:rPrChange w:id="5373" w:author="nidal saleh" w:date="2025-06-14T11:48:00Z">
              <w:rPr>
                <w:rFonts w:ascii="Consolas" w:eastAsia="Times New Roman" w:hAnsi="Consolas" w:cs="Times New Roman"/>
                <w:color w:val="CCCCCC"/>
                <w:sz w:val="18"/>
                <w:szCs w:val="18"/>
              </w:rPr>
            </w:rPrChange>
          </w:rPr>
          <w:t>        [</w:t>
        </w:r>
        <w:proofErr w:type="spellStart"/>
        <w:r w:rsidRPr="00CD2EF4">
          <w:rPr>
            <w:rFonts w:ascii="Consolas" w:eastAsia="Times New Roman" w:hAnsi="Consolas" w:cs="Times New Roman"/>
            <w:color w:val="9CDCFE"/>
            <w:sz w:val="32"/>
            <w:szCs w:val="32"/>
            <w:rPrChange w:id="5374" w:author="nidal saleh" w:date="2025-06-14T11:48:00Z">
              <w:rPr>
                <w:rFonts w:ascii="Consolas" w:eastAsia="Times New Roman" w:hAnsi="Consolas" w:cs="Times New Roman"/>
                <w:color w:val="9CDCFE"/>
                <w:sz w:val="18"/>
                <w:szCs w:val="18"/>
              </w:rPr>
            </w:rPrChange>
          </w:rPr>
          <w:t>focal_length</w:t>
        </w:r>
        <w:proofErr w:type="spellEnd"/>
        <w:r w:rsidRPr="00CD2EF4">
          <w:rPr>
            <w:rFonts w:ascii="Consolas" w:eastAsia="Times New Roman" w:hAnsi="Consolas" w:cs="Times New Roman"/>
            <w:color w:val="CCCCCC"/>
            <w:sz w:val="32"/>
            <w:szCs w:val="32"/>
            <w:rPrChange w:id="5375"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B5CEA8"/>
            <w:sz w:val="32"/>
            <w:szCs w:val="32"/>
            <w:rPrChange w:id="5376" w:author="nidal saleh" w:date="2025-06-14T11:48:00Z">
              <w:rPr>
                <w:rFonts w:ascii="Consolas" w:eastAsia="Times New Roman" w:hAnsi="Consolas" w:cs="Times New Roman"/>
                <w:color w:val="B5CEA8"/>
                <w:sz w:val="18"/>
                <w:szCs w:val="18"/>
              </w:rPr>
            </w:rPrChange>
          </w:rPr>
          <w:t>0</w:t>
        </w:r>
        <w:r w:rsidRPr="00CD2EF4">
          <w:rPr>
            <w:rFonts w:ascii="Consolas" w:eastAsia="Times New Roman" w:hAnsi="Consolas" w:cs="Times New Roman"/>
            <w:color w:val="CCCCCC"/>
            <w:sz w:val="32"/>
            <w:szCs w:val="32"/>
            <w:rPrChange w:id="5377"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378" w:author="nidal saleh" w:date="2025-06-14T11:48:00Z">
              <w:rPr>
                <w:rFonts w:ascii="Consolas" w:eastAsia="Times New Roman" w:hAnsi="Consolas" w:cs="Times New Roman"/>
                <w:color w:val="9CDCFE"/>
                <w:sz w:val="18"/>
                <w:szCs w:val="18"/>
              </w:rPr>
            </w:rPrChange>
          </w:rPr>
          <w:t>center</w:t>
        </w:r>
        <w:r w:rsidRPr="00CD2EF4">
          <w:rPr>
            <w:rFonts w:ascii="Consolas" w:eastAsia="Times New Roman" w:hAnsi="Consolas" w:cs="Times New Roman"/>
            <w:color w:val="CCCCCC"/>
            <w:sz w:val="32"/>
            <w:szCs w:val="32"/>
            <w:rPrChange w:id="5379"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380" w:author="nidal saleh" w:date="2025-06-14T11:48:00Z">
              <w:rPr>
                <w:rFonts w:ascii="Consolas" w:eastAsia="Times New Roman" w:hAnsi="Consolas" w:cs="Times New Roman"/>
                <w:color w:val="B5CEA8"/>
                <w:sz w:val="18"/>
                <w:szCs w:val="18"/>
              </w:rPr>
            </w:rPrChange>
          </w:rPr>
          <w:t>0</w:t>
        </w:r>
        <w:r w:rsidRPr="00CD2EF4">
          <w:rPr>
            <w:rFonts w:ascii="Consolas" w:eastAsia="Times New Roman" w:hAnsi="Consolas" w:cs="Times New Roman"/>
            <w:color w:val="CCCCCC"/>
            <w:sz w:val="32"/>
            <w:szCs w:val="32"/>
            <w:rPrChange w:id="5381" w:author="nidal saleh" w:date="2025-06-14T11:48:00Z">
              <w:rPr>
                <w:rFonts w:ascii="Consolas" w:eastAsia="Times New Roman" w:hAnsi="Consolas" w:cs="Times New Roman"/>
                <w:color w:val="CCCCCC"/>
                <w:sz w:val="18"/>
                <w:szCs w:val="18"/>
              </w:rPr>
            </w:rPrChange>
          </w:rPr>
          <w:t>]],</w:t>
        </w:r>
      </w:ins>
    </w:p>
    <w:p w14:paraId="334B02AE" w14:textId="77777777" w:rsidR="00CD72F7" w:rsidRPr="00CD2EF4" w:rsidRDefault="00CD72F7" w:rsidP="00CD72F7">
      <w:pPr>
        <w:shd w:val="clear" w:color="auto" w:fill="1F1F1F"/>
        <w:spacing w:after="0" w:line="240" w:lineRule="atLeast"/>
        <w:rPr>
          <w:ins w:id="5382" w:author="nidal saleh" w:date="2025-06-11T00:09:00Z"/>
          <w:rFonts w:ascii="Consolas" w:eastAsia="Times New Roman" w:hAnsi="Consolas" w:cs="Times New Roman"/>
          <w:color w:val="CCCCCC"/>
          <w:sz w:val="32"/>
          <w:szCs w:val="32"/>
          <w:rPrChange w:id="5383" w:author="nidal saleh" w:date="2025-06-14T11:48:00Z">
            <w:rPr>
              <w:ins w:id="5384" w:author="nidal saleh" w:date="2025-06-11T00:09:00Z"/>
              <w:rFonts w:ascii="Consolas" w:eastAsia="Times New Roman" w:hAnsi="Consolas" w:cs="Times New Roman"/>
              <w:color w:val="CCCCCC"/>
              <w:sz w:val="18"/>
              <w:szCs w:val="18"/>
            </w:rPr>
          </w:rPrChange>
        </w:rPr>
      </w:pPr>
      <w:ins w:id="5385" w:author="nidal saleh" w:date="2025-06-11T00:09:00Z">
        <w:r w:rsidRPr="00CD2EF4">
          <w:rPr>
            <w:rFonts w:ascii="Consolas" w:eastAsia="Times New Roman" w:hAnsi="Consolas" w:cs="Times New Roman"/>
            <w:color w:val="CCCCCC"/>
            <w:sz w:val="32"/>
            <w:szCs w:val="32"/>
            <w:rPrChange w:id="5386" w:author="nidal saleh" w:date="2025-06-14T11:48:00Z">
              <w:rPr>
                <w:rFonts w:ascii="Consolas" w:eastAsia="Times New Roman" w:hAnsi="Consolas" w:cs="Times New Roman"/>
                <w:color w:val="CCCCCC"/>
                <w:sz w:val="18"/>
                <w:szCs w:val="18"/>
              </w:rPr>
            </w:rPrChange>
          </w:rPr>
          <w:t>        [</w:t>
        </w:r>
        <w:r w:rsidRPr="00CD2EF4">
          <w:rPr>
            <w:rFonts w:ascii="Consolas" w:eastAsia="Times New Roman" w:hAnsi="Consolas" w:cs="Times New Roman"/>
            <w:color w:val="B5CEA8"/>
            <w:sz w:val="32"/>
            <w:szCs w:val="32"/>
            <w:rPrChange w:id="5387" w:author="nidal saleh" w:date="2025-06-14T11:48:00Z">
              <w:rPr>
                <w:rFonts w:ascii="Consolas" w:eastAsia="Times New Roman" w:hAnsi="Consolas" w:cs="Times New Roman"/>
                <w:color w:val="B5CEA8"/>
                <w:sz w:val="18"/>
                <w:szCs w:val="18"/>
              </w:rPr>
            </w:rPrChange>
          </w:rPr>
          <w:t>0</w:t>
        </w:r>
        <w:r w:rsidRPr="00CD2EF4">
          <w:rPr>
            <w:rFonts w:ascii="Consolas" w:eastAsia="Times New Roman" w:hAnsi="Consolas" w:cs="Times New Roman"/>
            <w:color w:val="CCCCCC"/>
            <w:sz w:val="32"/>
            <w:szCs w:val="32"/>
            <w:rPrChange w:id="5388"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389" w:author="nidal saleh" w:date="2025-06-14T11:48:00Z">
              <w:rPr>
                <w:rFonts w:ascii="Consolas" w:eastAsia="Times New Roman" w:hAnsi="Consolas" w:cs="Times New Roman"/>
                <w:color w:val="9CDCFE"/>
                <w:sz w:val="18"/>
                <w:szCs w:val="18"/>
              </w:rPr>
            </w:rPrChange>
          </w:rPr>
          <w:t>focal_length</w:t>
        </w:r>
        <w:proofErr w:type="spellEnd"/>
        <w:r w:rsidRPr="00CD2EF4">
          <w:rPr>
            <w:rFonts w:ascii="Consolas" w:eastAsia="Times New Roman" w:hAnsi="Consolas" w:cs="Times New Roman"/>
            <w:color w:val="CCCCCC"/>
            <w:sz w:val="32"/>
            <w:szCs w:val="32"/>
            <w:rPrChange w:id="5390"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391" w:author="nidal saleh" w:date="2025-06-14T11:48:00Z">
              <w:rPr>
                <w:rFonts w:ascii="Consolas" w:eastAsia="Times New Roman" w:hAnsi="Consolas" w:cs="Times New Roman"/>
                <w:color w:val="9CDCFE"/>
                <w:sz w:val="18"/>
                <w:szCs w:val="18"/>
              </w:rPr>
            </w:rPrChange>
          </w:rPr>
          <w:t>center</w:t>
        </w:r>
        <w:r w:rsidRPr="00CD2EF4">
          <w:rPr>
            <w:rFonts w:ascii="Consolas" w:eastAsia="Times New Roman" w:hAnsi="Consolas" w:cs="Times New Roman"/>
            <w:color w:val="CCCCCC"/>
            <w:sz w:val="32"/>
            <w:szCs w:val="32"/>
            <w:rPrChange w:id="5392"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393" w:author="nidal saleh" w:date="2025-06-14T11:48:00Z">
              <w:rPr>
                <w:rFonts w:ascii="Consolas" w:eastAsia="Times New Roman" w:hAnsi="Consolas" w:cs="Times New Roman"/>
                <w:color w:val="B5CEA8"/>
                <w:sz w:val="18"/>
                <w:szCs w:val="18"/>
              </w:rPr>
            </w:rPrChange>
          </w:rPr>
          <w:t>1</w:t>
        </w:r>
        <w:r w:rsidRPr="00CD2EF4">
          <w:rPr>
            <w:rFonts w:ascii="Consolas" w:eastAsia="Times New Roman" w:hAnsi="Consolas" w:cs="Times New Roman"/>
            <w:color w:val="CCCCCC"/>
            <w:sz w:val="32"/>
            <w:szCs w:val="32"/>
            <w:rPrChange w:id="5394" w:author="nidal saleh" w:date="2025-06-14T11:48:00Z">
              <w:rPr>
                <w:rFonts w:ascii="Consolas" w:eastAsia="Times New Roman" w:hAnsi="Consolas" w:cs="Times New Roman"/>
                <w:color w:val="CCCCCC"/>
                <w:sz w:val="18"/>
                <w:szCs w:val="18"/>
              </w:rPr>
            </w:rPrChange>
          </w:rPr>
          <w:t>]],</w:t>
        </w:r>
      </w:ins>
    </w:p>
    <w:p w14:paraId="5FB28E06" w14:textId="77777777" w:rsidR="00CD72F7" w:rsidRPr="00CD2EF4" w:rsidRDefault="00CD72F7" w:rsidP="00CD72F7">
      <w:pPr>
        <w:shd w:val="clear" w:color="auto" w:fill="1F1F1F"/>
        <w:spacing w:after="0" w:line="240" w:lineRule="atLeast"/>
        <w:rPr>
          <w:ins w:id="5395" w:author="nidal saleh" w:date="2025-06-11T00:09:00Z"/>
          <w:rFonts w:ascii="Consolas" w:eastAsia="Times New Roman" w:hAnsi="Consolas" w:cs="Times New Roman"/>
          <w:color w:val="CCCCCC"/>
          <w:sz w:val="32"/>
          <w:szCs w:val="32"/>
          <w:rPrChange w:id="5396" w:author="nidal saleh" w:date="2025-06-14T11:48:00Z">
            <w:rPr>
              <w:ins w:id="5397" w:author="nidal saleh" w:date="2025-06-11T00:09:00Z"/>
              <w:rFonts w:ascii="Consolas" w:eastAsia="Times New Roman" w:hAnsi="Consolas" w:cs="Times New Roman"/>
              <w:color w:val="CCCCCC"/>
              <w:sz w:val="18"/>
              <w:szCs w:val="18"/>
            </w:rPr>
          </w:rPrChange>
        </w:rPr>
      </w:pPr>
      <w:ins w:id="5398" w:author="nidal saleh" w:date="2025-06-11T00:09:00Z">
        <w:r w:rsidRPr="00CD2EF4">
          <w:rPr>
            <w:rFonts w:ascii="Consolas" w:eastAsia="Times New Roman" w:hAnsi="Consolas" w:cs="Times New Roman"/>
            <w:color w:val="CCCCCC"/>
            <w:sz w:val="32"/>
            <w:szCs w:val="32"/>
            <w:rPrChange w:id="5399" w:author="nidal saleh" w:date="2025-06-14T11:48:00Z">
              <w:rPr>
                <w:rFonts w:ascii="Consolas" w:eastAsia="Times New Roman" w:hAnsi="Consolas" w:cs="Times New Roman"/>
                <w:color w:val="CCCCCC"/>
                <w:sz w:val="18"/>
                <w:szCs w:val="18"/>
              </w:rPr>
            </w:rPrChange>
          </w:rPr>
          <w:t>        [</w:t>
        </w:r>
        <w:r w:rsidRPr="00CD2EF4">
          <w:rPr>
            <w:rFonts w:ascii="Consolas" w:eastAsia="Times New Roman" w:hAnsi="Consolas" w:cs="Times New Roman"/>
            <w:color w:val="B5CEA8"/>
            <w:sz w:val="32"/>
            <w:szCs w:val="32"/>
            <w:rPrChange w:id="5400" w:author="nidal saleh" w:date="2025-06-14T11:48:00Z">
              <w:rPr>
                <w:rFonts w:ascii="Consolas" w:eastAsia="Times New Roman" w:hAnsi="Consolas" w:cs="Times New Roman"/>
                <w:color w:val="B5CEA8"/>
                <w:sz w:val="18"/>
                <w:szCs w:val="18"/>
              </w:rPr>
            </w:rPrChange>
          </w:rPr>
          <w:t>0</w:t>
        </w:r>
        <w:r w:rsidRPr="00CD2EF4">
          <w:rPr>
            <w:rFonts w:ascii="Consolas" w:eastAsia="Times New Roman" w:hAnsi="Consolas" w:cs="Times New Roman"/>
            <w:color w:val="CCCCCC"/>
            <w:sz w:val="32"/>
            <w:szCs w:val="32"/>
            <w:rPrChange w:id="5401"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B5CEA8"/>
            <w:sz w:val="32"/>
            <w:szCs w:val="32"/>
            <w:rPrChange w:id="5402" w:author="nidal saleh" w:date="2025-06-14T11:48:00Z">
              <w:rPr>
                <w:rFonts w:ascii="Consolas" w:eastAsia="Times New Roman" w:hAnsi="Consolas" w:cs="Times New Roman"/>
                <w:color w:val="B5CEA8"/>
                <w:sz w:val="18"/>
                <w:szCs w:val="18"/>
              </w:rPr>
            </w:rPrChange>
          </w:rPr>
          <w:t>0</w:t>
        </w:r>
        <w:r w:rsidRPr="00CD2EF4">
          <w:rPr>
            <w:rFonts w:ascii="Consolas" w:eastAsia="Times New Roman" w:hAnsi="Consolas" w:cs="Times New Roman"/>
            <w:color w:val="CCCCCC"/>
            <w:sz w:val="32"/>
            <w:szCs w:val="32"/>
            <w:rPrChange w:id="5403"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B5CEA8"/>
            <w:sz w:val="32"/>
            <w:szCs w:val="32"/>
            <w:rPrChange w:id="5404" w:author="nidal saleh" w:date="2025-06-14T11:48:00Z">
              <w:rPr>
                <w:rFonts w:ascii="Consolas" w:eastAsia="Times New Roman" w:hAnsi="Consolas" w:cs="Times New Roman"/>
                <w:color w:val="B5CEA8"/>
                <w:sz w:val="18"/>
                <w:szCs w:val="18"/>
              </w:rPr>
            </w:rPrChange>
          </w:rPr>
          <w:t>1</w:t>
        </w:r>
        <w:r w:rsidRPr="00CD2EF4">
          <w:rPr>
            <w:rFonts w:ascii="Consolas" w:eastAsia="Times New Roman" w:hAnsi="Consolas" w:cs="Times New Roman"/>
            <w:color w:val="CCCCCC"/>
            <w:sz w:val="32"/>
            <w:szCs w:val="32"/>
            <w:rPrChange w:id="5405" w:author="nidal saleh" w:date="2025-06-14T11:48:00Z">
              <w:rPr>
                <w:rFonts w:ascii="Consolas" w:eastAsia="Times New Roman" w:hAnsi="Consolas" w:cs="Times New Roman"/>
                <w:color w:val="CCCCCC"/>
                <w:sz w:val="18"/>
                <w:szCs w:val="18"/>
              </w:rPr>
            </w:rPrChange>
          </w:rPr>
          <w:t>]</w:t>
        </w:r>
      </w:ins>
    </w:p>
    <w:p w14:paraId="5FFF5A96" w14:textId="77777777" w:rsidR="00CD72F7" w:rsidRPr="00CD2EF4" w:rsidRDefault="00CD72F7" w:rsidP="00CD72F7">
      <w:pPr>
        <w:shd w:val="clear" w:color="auto" w:fill="1F1F1F"/>
        <w:spacing w:after="0" w:line="240" w:lineRule="atLeast"/>
        <w:rPr>
          <w:ins w:id="5406" w:author="nidal saleh" w:date="2025-06-11T00:09:00Z"/>
          <w:rFonts w:ascii="Consolas" w:eastAsia="Times New Roman" w:hAnsi="Consolas" w:cs="Times New Roman"/>
          <w:color w:val="CCCCCC"/>
          <w:sz w:val="32"/>
          <w:szCs w:val="32"/>
          <w:rPrChange w:id="5407" w:author="nidal saleh" w:date="2025-06-14T11:48:00Z">
            <w:rPr>
              <w:ins w:id="5408" w:author="nidal saleh" w:date="2025-06-11T00:09:00Z"/>
              <w:rFonts w:ascii="Consolas" w:eastAsia="Times New Roman" w:hAnsi="Consolas" w:cs="Times New Roman"/>
              <w:color w:val="CCCCCC"/>
              <w:sz w:val="18"/>
              <w:szCs w:val="18"/>
            </w:rPr>
          </w:rPrChange>
        </w:rPr>
      </w:pPr>
      <w:ins w:id="5409" w:author="nidal saleh" w:date="2025-06-11T00:09:00Z">
        <w:r w:rsidRPr="00CD2EF4">
          <w:rPr>
            <w:rFonts w:ascii="Consolas" w:eastAsia="Times New Roman" w:hAnsi="Consolas" w:cs="Times New Roman"/>
            <w:color w:val="CCCCCC"/>
            <w:sz w:val="32"/>
            <w:szCs w:val="32"/>
            <w:rPrChange w:id="5410" w:author="nidal saleh" w:date="2025-06-14T11:48:00Z">
              <w:rPr>
                <w:rFonts w:ascii="Consolas" w:eastAsia="Times New Roman" w:hAnsi="Consolas" w:cs="Times New Roman"/>
                <w:color w:val="CCCCCC"/>
                <w:sz w:val="18"/>
                <w:szCs w:val="18"/>
              </w:rPr>
            </w:rPrChange>
          </w:rPr>
          <w:t xml:space="preserve">    ], </w:t>
        </w:r>
        <w:proofErr w:type="spellStart"/>
        <w:r w:rsidRPr="00CD2EF4">
          <w:rPr>
            <w:rFonts w:ascii="Consolas" w:eastAsia="Times New Roman" w:hAnsi="Consolas" w:cs="Times New Roman"/>
            <w:color w:val="9CDCFE"/>
            <w:sz w:val="32"/>
            <w:szCs w:val="32"/>
            <w:rPrChange w:id="5411" w:author="nidal saleh" w:date="2025-06-14T11:48:00Z">
              <w:rPr>
                <w:rFonts w:ascii="Consolas" w:eastAsia="Times New Roman" w:hAnsi="Consolas" w:cs="Times New Roman"/>
                <w:color w:val="9CDCFE"/>
                <w:sz w:val="18"/>
                <w:szCs w:val="18"/>
              </w:rPr>
            </w:rPrChange>
          </w:rPr>
          <w:t>dtype</w:t>
        </w:r>
        <w:proofErr w:type="spellEnd"/>
        <w:r w:rsidRPr="00CD2EF4">
          <w:rPr>
            <w:rFonts w:ascii="Consolas" w:eastAsia="Times New Roman" w:hAnsi="Consolas" w:cs="Times New Roman"/>
            <w:color w:val="D4D4D4"/>
            <w:sz w:val="32"/>
            <w:szCs w:val="32"/>
            <w:rPrChange w:id="5412"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E9178"/>
            <w:sz w:val="32"/>
            <w:szCs w:val="32"/>
            <w:rPrChange w:id="5413" w:author="nidal saleh" w:date="2025-06-14T11:48:00Z">
              <w:rPr>
                <w:rFonts w:ascii="Consolas" w:eastAsia="Times New Roman" w:hAnsi="Consolas" w:cs="Times New Roman"/>
                <w:color w:val="CE9178"/>
                <w:sz w:val="18"/>
                <w:szCs w:val="18"/>
              </w:rPr>
            </w:rPrChange>
          </w:rPr>
          <w:t>"double"</w:t>
        </w:r>
        <w:r w:rsidRPr="00CD2EF4">
          <w:rPr>
            <w:rFonts w:ascii="Consolas" w:eastAsia="Times New Roman" w:hAnsi="Consolas" w:cs="Times New Roman"/>
            <w:color w:val="CCCCCC"/>
            <w:sz w:val="32"/>
            <w:szCs w:val="32"/>
            <w:rPrChange w:id="5414" w:author="nidal saleh" w:date="2025-06-14T11:48:00Z">
              <w:rPr>
                <w:rFonts w:ascii="Consolas" w:eastAsia="Times New Roman" w:hAnsi="Consolas" w:cs="Times New Roman"/>
                <w:color w:val="CCCCCC"/>
                <w:sz w:val="18"/>
                <w:szCs w:val="18"/>
              </w:rPr>
            </w:rPrChange>
          </w:rPr>
          <w:t>)</w:t>
        </w:r>
      </w:ins>
    </w:p>
    <w:p w14:paraId="62432799" w14:textId="77777777" w:rsidR="00CD72F7" w:rsidRPr="00CD2EF4" w:rsidRDefault="00CD72F7" w:rsidP="00CD72F7">
      <w:pPr>
        <w:shd w:val="clear" w:color="auto" w:fill="1F1F1F"/>
        <w:spacing w:after="0" w:line="240" w:lineRule="atLeast"/>
        <w:rPr>
          <w:ins w:id="5415" w:author="nidal saleh" w:date="2025-06-11T00:09:00Z"/>
          <w:rFonts w:ascii="Consolas" w:eastAsia="Times New Roman" w:hAnsi="Consolas" w:cs="Times New Roman"/>
          <w:color w:val="CCCCCC"/>
          <w:sz w:val="32"/>
          <w:szCs w:val="32"/>
          <w:rPrChange w:id="5416" w:author="nidal saleh" w:date="2025-06-14T11:48:00Z">
            <w:rPr>
              <w:ins w:id="5417" w:author="nidal saleh" w:date="2025-06-11T00:09:00Z"/>
              <w:rFonts w:ascii="Consolas" w:eastAsia="Times New Roman" w:hAnsi="Consolas" w:cs="Times New Roman"/>
              <w:color w:val="CCCCCC"/>
              <w:sz w:val="18"/>
              <w:szCs w:val="18"/>
            </w:rPr>
          </w:rPrChange>
        </w:rPr>
      </w:pPr>
    </w:p>
    <w:p w14:paraId="45530321" w14:textId="77777777" w:rsidR="00CD72F7" w:rsidRPr="00CD2EF4" w:rsidRDefault="00CD72F7" w:rsidP="00CD72F7">
      <w:pPr>
        <w:shd w:val="clear" w:color="auto" w:fill="1F1F1F"/>
        <w:spacing w:after="0" w:line="240" w:lineRule="atLeast"/>
        <w:rPr>
          <w:ins w:id="5418" w:author="nidal saleh" w:date="2025-06-11T00:09:00Z"/>
          <w:rFonts w:ascii="Consolas" w:eastAsia="Times New Roman" w:hAnsi="Consolas" w:cs="Times New Roman"/>
          <w:color w:val="CCCCCC"/>
          <w:sz w:val="32"/>
          <w:szCs w:val="32"/>
          <w:rPrChange w:id="5419" w:author="nidal saleh" w:date="2025-06-14T11:48:00Z">
            <w:rPr>
              <w:ins w:id="5420" w:author="nidal saleh" w:date="2025-06-11T00:09:00Z"/>
              <w:rFonts w:ascii="Consolas" w:eastAsia="Times New Roman" w:hAnsi="Consolas" w:cs="Times New Roman"/>
              <w:color w:val="CCCCCC"/>
              <w:sz w:val="18"/>
              <w:szCs w:val="18"/>
            </w:rPr>
          </w:rPrChange>
        </w:rPr>
      </w:pPr>
      <w:ins w:id="5421" w:author="nidal saleh" w:date="2025-06-11T00:09:00Z">
        <w:r w:rsidRPr="00CD2EF4">
          <w:rPr>
            <w:rFonts w:ascii="Consolas" w:eastAsia="Times New Roman" w:hAnsi="Consolas" w:cs="Times New Roman"/>
            <w:color w:val="CCCCCC"/>
            <w:sz w:val="32"/>
            <w:szCs w:val="32"/>
            <w:rPrChange w:id="5422"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423" w:author="nidal saleh" w:date="2025-06-14T11:48:00Z">
              <w:rPr>
                <w:rFonts w:ascii="Consolas" w:eastAsia="Times New Roman" w:hAnsi="Consolas" w:cs="Times New Roman"/>
                <w:color w:val="9CDCFE"/>
                <w:sz w:val="18"/>
                <w:szCs w:val="18"/>
              </w:rPr>
            </w:rPrChange>
          </w:rPr>
          <w:t>dist_coeffs</w:t>
        </w:r>
        <w:proofErr w:type="spellEnd"/>
        <w:r w:rsidRPr="00CD2EF4">
          <w:rPr>
            <w:rFonts w:ascii="Consolas" w:eastAsia="Times New Roman" w:hAnsi="Consolas" w:cs="Times New Roman"/>
            <w:color w:val="CCCCCC"/>
            <w:sz w:val="32"/>
            <w:szCs w:val="32"/>
            <w:rPrChange w:id="5424"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425"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426"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4EC9B0"/>
            <w:sz w:val="32"/>
            <w:szCs w:val="32"/>
            <w:rPrChange w:id="5427" w:author="nidal saleh" w:date="2025-06-14T11:48:00Z">
              <w:rPr>
                <w:rFonts w:ascii="Consolas" w:eastAsia="Times New Roman" w:hAnsi="Consolas" w:cs="Times New Roman"/>
                <w:color w:val="4EC9B0"/>
                <w:sz w:val="18"/>
                <w:szCs w:val="18"/>
              </w:rPr>
            </w:rPrChange>
          </w:rPr>
          <w:t>np</w:t>
        </w:r>
        <w:r w:rsidRPr="00CD2EF4">
          <w:rPr>
            <w:rFonts w:ascii="Consolas" w:eastAsia="Times New Roman" w:hAnsi="Consolas" w:cs="Times New Roman"/>
            <w:color w:val="CCCCCC"/>
            <w:sz w:val="32"/>
            <w:szCs w:val="32"/>
            <w:rPrChange w:id="5428"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CDCAA"/>
            <w:sz w:val="32"/>
            <w:szCs w:val="32"/>
            <w:rPrChange w:id="5429" w:author="nidal saleh" w:date="2025-06-14T11:48:00Z">
              <w:rPr>
                <w:rFonts w:ascii="Consolas" w:eastAsia="Times New Roman" w:hAnsi="Consolas" w:cs="Times New Roman"/>
                <w:color w:val="DCDCAA"/>
                <w:sz w:val="18"/>
                <w:szCs w:val="18"/>
              </w:rPr>
            </w:rPrChange>
          </w:rPr>
          <w:t>zeros</w:t>
        </w:r>
        <w:proofErr w:type="spellEnd"/>
        <w:r w:rsidRPr="00CD2EF4">
          <w:rPr>
            <w:rFonts w:ascii="Consolas" w:eastAsia="Times New Roman" w:hAnsi="Consolas" w:cs="Times New Roman"/>
            <w:color w:val="CCCCCC"/>
            <w:sz w:val="32"/>
            <w:szCs w:val="32"/>
            <w:rPrChange w:id="5430"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431" w:author="nidal saleh" w:date="2025-06-14T11:48:00Z">
              <w:rPr>
                <w:rFonts w:ascii="Consolas" w:eastAsia="Times New Roman" w:hAnsi="Consolas" w:cs="Times New Roman"/>
                <w:color w:val="B5CEA8"/>
                <w:sz w:val="18"/>
                <w:szCs w:val="18"/>
              </w:rPr>
            </w:rPrChange>
          </w:rPr>
          <w:t>4</w:t>
        </w:r>
        <w:r w:rsidRPr="00CD2EF4">
          <w:rPr>
            <w:rFonts w:ascii="Consolas" w:eastAsia="Times New Roman" w:hAnsi="Consolas" w:cs="Times New Roman"/>
            <w:color w:val="CCCCCC"/>
            <w:sz w:val="32"/>
            <w:szCs w:val="32"/>
            <w:rPrChange w:id="5432"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B5CEA8"/>
            <w:sz w:val="32"/>
            <w:szCs w:val="32"/>
            <w:rPrChange w:id="5433" w:author="nidal saleh" w:date="2025-06-14T11:48:00Z">
              <w:rPr>
                <w:rFonts w:ascii="Consolas" w:eastAsia="Times New Roman" w:hAnsi="Consolas" w:cs="Times New Roman"/>
                <w:color w:val="B5CEA8"/>
                <w:sz w:val="18"/>
                <w:szCs w:val="18"/>
              </w:rPr>
            </w:rPrChange>
          </w:rPr>
          <w:t>1</w:t>
        </w:r>
        <w:r w:rsidRPr="00CD2EF4">
          <w:rPr>
            <w:rFonts w:ascii="Consolas" w:eastAsia="Times New Roman" w:hAnsi="Consolas" w:cs="Times New Roman"/>
            <w:color w:val="CCCCCC"/>
            <w:sz w:val="32"/>
            <w:szCs w:val="32"/>
            <w:rPrChange w:id="5434" w:author="nidal saleh" w:date="2025-06-14T11:48:00Z">
              <w:rPr>
                <w:rFonts w:ascii="Consolas" w:eastAsia="Times New Roman" w:hAnsi="Consolas" w:cs="Times New Roman"/>
                <w:color w:val="CCCCCC"/>
                <w:sz w:val="18"/>
                <w:szCs w:val="18"/>
              </w:rPr>
            </w:rPrChange>
          </w:rPr>
          <w:t>))</w:t>
        </w:r>
      </w:ins>
    </w:p>
    <w:p w14:paraId="1CABEE12" w14:textId="77777777" w:rsidR="00CD72F7" w:rsidRPr="00CD2EF4" w:rsidRDefault="00CD72F7" w:rsidP="00CD72F7">
      <w:pPr>
        <w:shd w:val="clear" w:color="auto" w:fill="1F1F1F"/>
        <w:spacing w:after="0" w:line="240" w:lineRule="atLeast"/>
        <w:rPr>
          <w:ins w:id="5435" w:author="nidal saleh" w:date="2025-06-11T00:09:00Z"/>
          <w:rFonts w:ascii="Consolas" w:eastAsia="Times New Roman" w:hAnsi="Consolas" w:cs="Times New Roman"/>
          <w:color w:val="CCCCCC"/>
          <w:sz w:val="32"/>
          <w:szCs w:val="32"/>
          <w:rPrChange w:id="5436" w:author="nidal saleh" w:date="2025-06-14T11:48:00Z">
            <w:rPr>
              <w:ins w:id="5437" w:author="nidal saleh" w:date="2025-06-11T00:09:00Z"/>
              <w:rFonts w:ascii="Consolas" w:eastAsia="Times New Roman" w:hAnsi="Consolas" w:cs="Times New Roman"/>
              <w:color w:val="CCCCCC"/>
              <w:sz w:val="18"/>
              <w:szCs w:val="18"/>
            </w:rPr>
          </w:rPrChange>
        </w:rPr>
      </w:pPr>
      <w:ins w:id="5438" w:author="nidal saleh" w:date="2025-06-11T00:09:00Z">
        <w:r w:rsidRPr="00CD2EF4">
          <w:rPr>
            <w:rFonts w:ascii="Consolas" w:eastAsia="Times New Roman" w:hAnsi="Consolas" w:cs="Times New Roman"/>
            <w:color w:val="CCCCCC"/>
            <w:sz w:val="32"/>
            <w:szCs w:val="32"/>
            <w:rPrChange w:id="5439"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440" w:author="nidal saleh" w:date="2025-06-14T11:48:00Z">
              <w:rPr>
                <w:rFonts w:ascii="Consolas" w:eastAsia="Times New Roman" w:hAnsi="Consolas" w:cs="Times New Roman"/>
                <w:color w:val="9CDCFE"/>
                <w:sz w:val="18"/>
                <w:szCs w:val="18"/>
              </w:rPr>
            </w:rPrChange>
          </w:rPr>
          <w:t>_</w:t>
        </w:r>
        <w:r w:rsidRPr="00CD2EF4">
          <w:rPr>
            <w:rFonts w:ascii="Consolas" w:eastAsia="Times New Roman" w:hAnsi="Consolas" w:cs="Times New Roman"/>
            <w:color w:val="CCCCCC"/>
            <w:sz w:val="32"/>
            <w:szCs w:val="32"/>
            <w:rPrChange w:id="5441"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442" w:author="nidal saleh" w:date="2025-06-14T11:48:00Z">
              <w:rPr>
                <w:rFonts w:ascii="Consolas" w:eastAsia="Times New Roman" w:hAnsi="Consolas" w:cs="Times New Roman"/>
                <w:color w:val="9CDCFE"/>
                <w:sz w:val="18"/>
                <w:szCs w:val="18"/>
              </w:rPr>
            </w:rPrChange>
          </w:rPr>
          <w:t>rotation_vector</w:t>
        </w:r>
        <w:proofErr w:type="spellEnd"/>
        <w:r w:rsidRPr="00CD2EF4">
          <w:rPr>
            <w:rFonts w:ascii="Consolas" w:eastAsia="Times New Roman" w:hAnsi="Consolas" w:cs="Times New Roman"/>
            <w:color w:val="CCCCCC"/>
            <w:sz w:val="32"/>
            <w:szCs w:val="32"/>
            <w:rPrChange w:id="5443"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444" w:author="nidal saleh" w:date="2025-06-14T11:48:00Z">
              <w:rPr>
                <w:rFonts w:ascii="Consolas" w:eastAsia="Times New Roman" w:hAnsi="Consolas" w:cs="Times New Roman"/>
                <w:color w:val="9CDCFE"/>
                <w:sz w:val="18"/>
                <w:szCs w:val="18"/>
              </w:rPr>
            </w:rPrChange>
          </w:rPr>
          <w:t>translation_vector</w:t>
        </w:r>
        <w:proofErr w:type="spellEnd"/>
        <w:r w:rsidRPr="00CD2EF4">
          <w:rPr>
            <w:rFonts w:ascii="Consolas" w:eastAsia="Times New Roman" w:hAnsi="Consolas" w:cs="Times New Roman"/>
            <w:color w:val="CCCCCC"/>
            <w:sz w:val="32"/>
            <w:szCs w:val="32"/>
            <w:rPrChange w:id="5445"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446"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447"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4EC9B0"/>
            <w:sz w:val="32"/>
            <w:szCs w:val="32"/>
            <w:rPrChange w:id="5448" w:author="nidal saleh" w:date="2025-06-14T11:48:00Z">
              <w:rPr>
                <w:rFonts w:ascii="Consolas" w:eastAsia="Times New Roman" w:hAnsi="Consolas" w:cs="Times New Roman"/>
                <w:color w:val="4EC9B0"/>
                <w:sz w:val="18"/>
                <w:szCs w:val="18"/>
              </w:rPr>
            </w:rPrChange>
          </w:rPr>
          <w:t>cv2</w:t>
        </w:r>
        <w:r w:rsidRPr="00CD2EF4">
          <w:rPr>
            <w:rFonts w:ascii="Consolas" w:eastAsia="Times New Roman" w:hAnsi="Consolas" w:cs="Times New Roman"/>
            <w:color w:val="CCCCCC"/>
            <w:sz w:val="32"/>
            <w:szCs w:val="32"/>
            <w:rPrChange w:id="5449"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CDCAA"/>
            <w:sz w:val="32"/>
            <w:szCs w:val="32"/>
            <w:rPrChange w:id="5450" w:author="nidal saleh" w:date="2025-06-14T11:48:00Z">
              <w:rPr>
                <w:rFonts w:ascii="Consolas" w:eastAsia="Times New Roman" w:hAnsi="Consolas" w:cs="Times New Roman"/>
                <w:color w:val="DCDCAA"/>
                <w:sz w:val="18"/>
                <w:szCs w:val="18"/>
              </w:rPr>
            </w:rPrChange>
          </w:rPr>
          <w:t>solvePnP</w:t>
        </w:r>
        <w:r w:rsidRPr="00CD2EF4">
          <w:rPr>
            <w:rFonts w:ascii="Consolas" w:eastAsia="Times New Roman" w:hAnsi="Consolas" w:cs="Times New Roman"/>
            <w:color w:val="CCCCCC"/>
            <w:sz w:val="32"/>
            <w:szCs w:val="32"/>
            <w:rPrChange w:id="5451" w:author="nidal saleh" w:date="2025-06-14T11:48:00Z">
              <w:rPr>
                <w:rFonts w:ascii="Consolas" w:eastAsia="Times New Roman" w:hAnsi="Consolas" w:cs="Times New Roman"/>
                <w:color w:val="CCCCCC"/>
                <w:sz w:val="18"/>
                <w:szCs w:val="18"/>
              </w:rPr>
            </w:rPrChange>
          </w:rPr>
          <w:t>(</w:t>
        </w:r>
        <w:proofErr w:type="spellStart"/>
        <w:r w:rsidRPr="00CD2EF4">
          <w:rPr>
            <w:rFonts w:ascii="Consolas" w:eastAsia="Times New Roman" w:hAnsi="Consolas" w:cs="Times New Roman"/>
            <w:color w:val="9CDCFE"/>
            <w:sz w:val="32"/>
            <w:szCs w:val="32"/>
            <w:rPrChange w:id="5452" w:author="nidal saleh" w:date="2025-06-14T11:48:00Z">
              <w:rPr>
                <w:rFonts w:ascii="Consolas" w:eastAsia="Times New Roman" w:hAnsi="Consolas" w:cs="Times New Roman"/>
                <w:color w:val="9CDCFE"/>
                <w:sz w:val="18"/>
                <w:szCs w:val="18"/>
              </w:rPr>
            </w:rPrChange>
          </w:rPr>
          <w:t>model_points</w:t>
        </w:r>
        <w:proofErr w:type="spellEnd"/>
        <w:r w:rsidRPr="00CD2EF4">
          <w:rPr>
            <w:rFonts w:ascii="Consolas" w:eastAsia="Times New Roman" w:hAnsi="Consolas" w:cs="Times New Roman"/>
            <w:color w:val="CCCCCC"/>
            <w:sz w:val="32"/>
            <w:szCs w:val="32"/>
            <w:rPrChange w:id="5453"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454" w:author="nidal saleh" w:date="2025-06-14T11:48:00Z">
              <w:rPr>
                <w:rFonts w:ascii="Consolas" w:eastAsia="Times New Roman" w:hAnsi="Consolas" w:cs="Times New Roman"/>
                <w:color w:val="9CDCFE"/>
                <w:sz w:val="18"/>
                <w:szCs w:val="18"/>
              </w:rPr>
            </w:rPrChange>
          </w:rPr>
          <w:t>image_points</w:t>
        </w:r>
        <w:proofErr w:type="spellEnd"/>
        <w:r w:rsidRPr="00CD2EF4">
          <w:rPr>
            <w:rFonts w:ascii="Consolas" w:eastAsia="Times New Roman" w:hAnsi="Consolas" w:cs="Times New Roman"/>
            <w:color w:val="CCCCCC"/>
            <w:sz w:val="32"/>
            <w:szCs w:val="32"/>
            <w:rPrChange w:id="5455"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456" w:author="nidal saleh" w:date="2025-06-14T11:48:00Z">
              <w:rPr>
                <w:rFonts w:ascii="Consolas" w:eastAsia="Times New Roman" w:hAnsi="Consolas" w:cs="Times New Roman"/>
                <w:color w:val="9CDCFE"/>
                <w:sz w:val="18"/>
                <w:szCs w:val="18"/>
              </w:rPr>
            </w:rPrChange>
          </w:rPr>
          <w:t>camera_matrix</w:t>
        </w:r>
        <w:proofErr w:type="spellEnd"/>
        <w:r w:rsidRPr="00CD2EF4">
          <w:rPr>
            <w:rFonts w:ascii="Consolas" w:eastAsia="Times New Roman" w:hAnsi="Consolas" w:cs="Times New Roman"/>
            <w:color w:val="CCCCCC"/>
            <w:sz w:val="32"/>
            <w:szCs w:val="32"/>
            <w:rPrChange w:id="5457"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458" w:author="nidal saleh" w:date="2025-06-14T11:48:00Z">
              <w:rPr>
                <w:rFonts w:ascii="Consolas" w:eastAsia="Times New Roman" w:hAnsi="Consolas" w:cs="Times New Roman"/>
                <w:color w:val="9CDCFE"/>
                <w:sz w:val="18"/>
                <w:szCs w:val="18"/>
              </w:rPr>
            </w:rPrChange>
          </w:rPr>
          <w:t>dist_coeffs</w:t>
        </w:r>
        <w:proofErr w:type="spellEnd"/>
        <w:r w:rsidRPr="00CD2EF4">
          <w:rPr>
            <w:rFonts w:ascii="Consolas" w:eastAsia="Times New Roman" w:hAnsi="Consolas" w:cs="Times New Roman"/>
            <w:color w:val="CCCCCC"/>
            <w:sz w:val="32"/>
            <w:szCs w:val="32"/>
            <w:rPrChange w:id="5459" w:author="nidal saleh" w:date="2025-06-14T11:48:00Z">
              <w:rPr>
                <w:rFonts w:ascii="Consolas" w:eastAsia="Times New Roman" w:hAnsi="Consolas" w:cs="Times New Roman"/>
                <w:color w:val="CCCCCC"/>
                <w:sz w:val="18"/>
                <w:szCs w:val="18"/>
              </w:rPr>
            </w:rPrChange>
          </w:rPr>
          <w:t>)</w:t>
        </w:r>
      </w:ins>
    </w:p>
    <w:p w14:paraId="0AD8DD4B" w14:textId="77777777" w:rsidR="00CD72F7" w:rsidRPr="00CD2EF4" w:rsidRDefault="00CD72F7" w:rsidP="00CD72F7">
      <w:pPr>
        <w:shd w:val="clear" w:color="auto" w:fill="1F1F1F"/>
        <w:spacing w:after="0" w:line="240" w:lineRule="atLeast"/>
        <w:rPr>
          <w:ins w:id="5460" w:author="nidal saleh" w:date="2025-06-11T00:09:00Z"/>
          <w:rFonts w:ascii="Consolas" w:eastAsia="Times New Roman" w:hAnsi="Consolas" w:cs="Times New Roman"/>
          <w:color w:val="CCCCCC"/>
          <w:sz w:val="32"/>
          <w:szCs w:val="32"/>
          <w:rPrChange w:id="5461" w:author="nidal saleh" w:date="2025-06-14T11:48:00Z">
            <w:rPr>
              <w:ins w:id="5462" w:author="nidal saleh" w:date="2025-06-11T00:09:00Z"/>
              <w:rFonts w:ascii="Consolas" w:eastAsia="Times New Roman" w:hAnsi="Consolas" w:cs="Times New Roman"/>
              <w:color w:val="CCCCCC"/>
              <w:sz w:val="18"/>
              <w:szCs w:val="18"/>
            </w:rPr>
          </w:rPrChange>
        </w:rPr>
      </w:pPr>
      <w:ins w:id="5463" w:author="nidal saleh" w:date="2025-06-11T00:09:00Z">
        <w:r w:rsidRPr="00CD2EF4">
          <w:rPr>
            <w:rFonts w:ascii="Consolas" w:eastAsia="Times New Roman" w:hAnsi="Consolas" w:cs="Times New Roman"/>
            <w:color w:val="CCCCCC"/>
            <w:sz w:val="32"/>
            <w:szCs w:val="32"/>
            <w:rPrChange w:id="5464"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465" w:author="nidal saleh" w:date="2025-06-14T11:48:00Z">
              <w:rPr>
                <w:rFonts w:ascii="Consolas" w:eastAsia="Times New Roman" w:hAnsi="Consolas" w:cs="Times New Roman"/>
                <w:color w:val="9CDCFE"/>
                <w:sz w:val="18"/>
                <w:szCs w:val="18"/>
              </w:rPr>
            </w:rPrChange>
          </w:rPr>
          <w:t>rotation_mat</w:t>
        </w:r>
        <w:proofErr w:type="spellEnd"/>
        <w:r w:rsidRPr="00CD2EF4">
          <w:rPr>
            <w:rFonts w:ascii="Consolas" w:eastAsia="Times New Roman" w:hAnsi="Consolas" w:cs="Times New Roman"/>
            <w:color w:val="CCCCCC"/>
            <w:sz w:val="32"/>
            <w:szCs w:val="32"/>
            <w:rPrChange w:id="5466"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467" w:author="nidal saleh" w:date="2025-06-14T11:48:00Z">
              <w:rPr>
                <w:rFonts w:ascii="Consolas" w:eastAsia="Times New Roman" w:hAnsi="Consolas" w:cs="Times New Roman"/>
                <w:color w:val="9CDCFE"/>
                <w:sz w:val="18"/>
                <w:szCs w:val="18"/>
              </w:rPr>
            </w:rPrChange>
          </w:rPr>
          <w:t>_</w:t>
        </w:r>
        <w:r w:rsidRPr="00CD2EF4">
          <w:rPr>
            <w:rFonts w:ascii="Consolas" w:eastAsia="Times New Roman" w:hAnsi="Consolas" w:cs="Times New Roman"/>
            <w:color w:val="CCCCCC"/>
            <w:sz w:val="32"/>
            <w:szCs w:val="32"/>
            <w:rPrChange w:id="5468"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469"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470"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4EC9B0"/>
            <w:sz w:val="32"/>
            <w:szCs w:val="32"/>
            <w:rPrChange w:id="5471" w:author="nidal saleh" w:date="2025-06-14T11:48:00Z">
              <w:rPr>
                <w:rFonts w:ascii="Consolas" w:eastAsia="Times New Roman" w:hAnsi="Consolas" w:cs="Times New Roman"/>
                <w:color w:val="4EC9B0"/>
                <w:sz w:val="18"/>
                <w:szCs w:val="18"/>
              </w:rPr>
            </w:rPrChange>
          </w:rPr>
          <w:t>cv2</w:t>
        </w:r>
        <w:r w:rsidRPr="00CD2EF4">
          <w:rPr>
            <w:rFonts w:ascii="Consolas" w:eastAsia="Times New Roman" w:hAnsi="Consolas" w:cs="Times New Roman"/>
            <w:color w:val="CCCCCC"/>
            <w:sz w:val="32"/>
            <w:szCs w:val="32"/>
            <w:rPrChange w:id="5472"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CDCAA"/>
            <w:sz w:val="32"/>
            <w:szCs w:val="32"/>
            <w:rPrChange w:id="5473" w:author="nidal saleh" w:date="2025-06-14T11:48:00Z">
              <w:rPr>
                <w:rFonts w:ascii="Consolas" w:eastAsia="Times New Roman" w:hAnsi="Consolas" w:cs="Times New Roman"/>
                <w:color w:val="DCDCAA"/>
                <w:sz w:val="18"/>
                <w:szCs w:val="18"/>
              </w:rPr>
            </w:rPrChange>
          </w:rPr>
          <w:t>Rodrigues</w:t>
        </w:r>
        <w:r w:rsidRPr="00CD2EF4">
          <w:rPr>
            <w:rFonts w:ascii="Consolas" w:eastAsia="Times New Roman" w:hAnsi="Consolas" w:cs="Times New Roman"/>
            <w:color w:val="CCCCCC"/>
            <w:sz w:val="32"/>
            <w:szCs w:val="32"/>
            <w:rPrChange w:id="5474" w:author="nidal saleh" w:date="2025-06-14T11:48:00Z">
              <w:rPr>
                <w:rFonts w:ascii="Consolas" w:eastAsia="Times New Roman" w:hAnsi="Consolas" w:cs="Times New Roman"/>
                <w:color w:val="CCCCCC"/>
                <w:sz w:val="18"/>
                <w:szCs w:val="18"/>
              </w:rPr>
            </w:rPrChange>
          </w:rPr>
          <w:t>(</w:t>
        </w:r>
        <w:proofErr w:type="spellStart"/>
        <w:r w:rsidRPr="00CD2EF4">
          <w:rPr>
            <w:rFonts w:ascii="Consolas" w:eastAsia="Times New Roman" w:hAnsi="Consolas" w:cs="Times New Roman"/>
            <w:color w:val="9CDCFE"/>
            <w:sz w:val="32"/>
            <w:szCs w:val="32"/>
            <w:rPrChange w:id="5475" w:author="nidal saleh" w:date="2025-06-14T11:48:00Z">
              <w:rPr>
                <w:rFonts w:ascii="Consolas" w:eastAsia="Times New Roman" w:hAnsi="Consolas" w:cs="Times New Roman"/>
                <w:color w:val="9CDCFE"/>
                <w:sz w:val="18"/>
                <w:szCs w:val="18"/>
              </w:rPr>
            </w:rPrChange>
          </w:rPr>
          <w:t>rotation_vector</w:t>
        </w:r>
        <w:proofErr w:type="spellEnd"/>
        <w:r w:rsidRPr="00CD2EF4">
          <w:rPr>
            <w:rFonts w:ascii="Consolas" w:eastAsia="Times New Roman" w:hAnsi="Consolas" w:cs="Times New Roman"/>
            <w:color w:val="CCCCCC"/>
            <w:sz w:val="32"/>
            <w:szCs w:val="32"/>
            <w:rPrChange w:id="5476" w:author="nidal saleh" w:date="2025-06-14T11:48:00Z">
              <w:rPr>
                <w:rFonts w:ascii="Consolas" w:eastAsia="Times New Roman" w:hAnsi="Consolas" w:cs="Times New Roman"/>
                <w:color w:val="CCCCCC"/>
                <w:sz w:val="18"/>
                <w:szCs w:val="18"/>
              </w:rPr>
            </w:rPrChange>
          </w:rPr>
          <w:t>)</w:t>
        </w:r>
      </w:ins>
    </w:p>
    <w:p w14:paraId="3CAE34ED" w14:textId="77777777" w:rsidR="00CD72F7" w:rsidRPr="00CD2EF4" w:rsidRDefault="00CD72F7" w:rsidP="00CD72F7">
      <w:pPr>
        <w:shd w:val="clear" w:color="auto" w:fill="1F1F1F"/>
        <w:spacing w:after="0" w:line="240" w:lineRule="atLeast"/>
        <w:rPr>
          <w:ins w:id="5477" w:author="nidal saleh" w:date="2025-06-11T00:09:00Z"/>
          <w:rFonts w:ascii="Consolas" w:eastAsia="Times New Roman" w:hAnsi="Consolas" w:cs="Times New Roman"/>
          <w:color w:val="CCCCCC"/>
          <w:sz w:val="32"/>
          <w:szCs w:val="32"/>
          <w:rPrChange w:id="5478" w:author="nidal saleh" w:date="2025-06-14T11:48:00Z">
            <w:rPr>
              <w:ins w:id="5479" w:author="nidal saleh" w:date="2025-06-11T00:09:00Z"/>
              <w:rFonts w:ascii="Consolas" w:eastAsia="Times New Roman" w:hAnsi="Consolas" w:cs="Times New Roman"/>
              <w:color w:val="CCCCCC"/>
              <w:sz w:val="18"/>
              <w:szCs w:val="18"/>
            </w:rPr>
          </w:rPrChange>
        </w:rPr>
      </w:pPr>
      <w:ins w:id="5480" w:author="nidal saleh" w:date="2025-06-11T00:09:00Z">
        <w:r w:rsidRPr="00CD2EF4">
          <w:rPr>
            <w:rFonts w:ascii="Consolas" w:eastAsia="Times New Roman" w:hAnsi="Consolas" w:cs="Times New Roman"/>
            <w:color w:val="CCCCCC"/>
            <w:sz w:val="32"/>
            <w:szCs w:val="32"/>
            <w:rPrChange w:id="5481" w:author="nidal saleh" w:date="2025-06-14T11:48:00Z">
              <w:rPr>
                <w:rFonts w:ascii="Consolas" w:eastAsia="Times New Roman" w:hAnsi="Consolas" w:cs="Times New Roman"/>
                <w:color w:val="CCCCCC"/>
                <w:sz w:val="18"/>
                <w:szCs w:val="18"/>
              </w:rPr>
            </w:rPrChange>
          </w:rPr>
          <w:lastRenderedPageBreak/>
          <w:t xml:space="preserve">    </w:t>
        </w:r>
        <w:proofErr w:type="spellStart"/>
        <w:r w:rsidRPr="00CD2EF4">
          <w:rPr>
            <w:rFonts w:ascii="Consolas" w:eastAsia="Times New Roman" w:hAnsi="Consolas" w:cs="Times New Roman"/>
            <w:color w:val="9CDCFE"/>
            <w:sz w:val="32"/>
            <w:szCs w:val="32"/>
            <w:rPrChange w:id="5482" w:author="nidal saleh" w:date="2025-06-14T11:48:00Z">
              <w:rPr>
                <w:rFonts w:ascii="Consolas" w:eastAsia="Times New Roman" w:hAnsi="Consolas" w:cs="Times New Roman"/>
                <w:color w:val="9CDCFE"/>
                <w:sz w:val="18"/>
                <w:szCs w:val="18"/>
              </w:rPr>
            </w:rPrChange>
          </w:rPr>
          <w:t>pose_mat</w:t>
        </w:r>
        <w:proofErr w:type="spellEnd"/>
        <w:r w:rsidRPr="00CD2EF4">
          <w:rPr>
            <w:rFonts w:ascii="Consolas" w:eastAsia="Times New Roman" w:hAnsi="Consolas" w:cs="Times New Roman"/>
            <w:color w:val="CCCCCC"/>
            <w:sz w:val="32"/>
            <w:szCs w:val="32"/>
            <w:rPrChange w:id="5483"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484"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485"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4EC9B0"/>
            <w:sz w:val="32"/>
            <w:szCs w:val="32"/>
            <w:rPrChange w:id="5486" w:author="nidal saleh" w:date="2025-06-14T11:48:00Z">
              <w:rPr>
                <w:rFonts w:ascii="Consolas" w:eastAsia="Times New Roman" w:hAnsi="Consolas" w:cs="Times New Roman"/>
                <w:color w:val="4EC9B0"/>
                <w:sz w:val="18"/>
                <w:szCs w:val="18"/>
              </w:rPr>
            </w:rPrChange>
          </w:rPr>
          <w:t>cv2</w:t>
        </w:r>
        <w:r w:rsidRPr="00CD2EF4">
          <w:rPr>
            <w:rFonts w:ascii="Consolas" w:eastAsia="Times New Roman" w:hAnsi="Consolas" w:cs="Times New Roman"/>
            <w:color w:val="CCCCCC"/>
            <w:sz w:val="32"/>
            <w:szCs w:val="32"/>
            <w:rPrChange w:id="5487"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CDCAA"/>
            <w:sz w:val="32"/>
            <w:szCs w:val="32"/>
            <w:rPrChange w:id="5488" w:author="nidal saleh" w:date="2025-06-14T11:48:00Z">
              <w:rPr>
                <w:rFonts w:ascii="Consolas" w:eastAsia="Times New Roman" w:hAnsi="Consolas" w:cs="Times New Roman"/>
                <w:color w:val="DCDCAA"/>
                <w:sz w:val="18"/>
                <w:szCs w:val="18"/>
              </w:rPr>
            </w:rPrChange>
          </w:rPr>
          <w:t>hconcat</w:t>
        </w:r>
        <w:r w:rsidRPr="00CD2EF4">
          <w:rPr>
            <w:rFonts w:ascii="Consolas" w:eastAsia="Times New Roman" w:hAnsi="Consolas" w:cs="Times New Roman"/>
            <w:color w:val="CCCCCC"/>
            <w:sz w:val="32"/>
            <w:szCs w:val="32"/>
            <w:rPrChange w:id="5489" w:author="nidal saleh" w:date="2025-06-14T11:48:00Z">
              <w:rPr>
                <w:rFonts w:ascii="Consolas" w:eastAsia="Times New Roman" w:hAnsi="Consolas" w:cs="Times New Roman"/>
                <w:color w:val="CCCCCC"/>
                <w:sz w:val="18"/>
                <w:szCs w:val="18"/>
              </w:rPr>
            </w:rPrChange>
          </w:rPr>
          <w:t>((</w:t>
        </w:r>
        <w:proofErr w:type="spellStart"/>
        <w:r w:rsidRPr="00CD2EF4">
          <w:rPr>
            <w:rFonts w:ascii="Consolas" w:eastAsia="Times New Roman" w:hAnsi="Consolas" w:cs="Times New Roman"/>
            <w:color w:val="9CDCFE"/>
            <w:sz w:val="32"/>
            <w:szCs w:val="32"/>
            <w:rPrChange w:id="5490" w:author="nidal saleh" w:date="2025-06-14T11:48:00Z">
              <w:rPr>
                <w:rFonts w:ascii="Consolas" w:eastAsia="Times New Roman" w:hAnsi="Consolas" w:cs="Times New Roman"/>
                <w:color w:val="9CDCFE"/>
                <w:sz w:val="18"/>
                <w:szCs w:val="18"/>
              </w:rPr>
            </w:rPrChange>
          </w:rPr>
          <w:t>rotation_mat</w:t>
        </w:r>
        <w:proofErr w:type="spellEnd"/>
        <w:r w:rsidRPr="00CD2EF4">
          <w:rPr>
            <w:rFonts w:ascii="Consolas" w:eastAsia="Times New Roman" w:hAnsi="Consolas" w:cs="Times New Roman"/>
            <w:color w:val="CCCCCC"/>
            <w:sz w:val="32"/>
            <w:szCs w:val="32"/>
            <w:rPrChange w:id="5491"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492" w:author="nidal saleh" w:date="2025-06-14T11:48:00Z">
              <w:rPr>
                <w:rFonts w:ascii="Consolas" w:eastAsia="Times New Roman" w:hAnsi="Consolas" w:cs="Times New Roman"/>
                <w:color w:val="9CDCFE"/>
                <w:sz w:val="18"/>
                <w:szCs w:val="18"/>
              </w:rPr>
            </w:rPrChange>
          </w:rPr>
          <w:t>translation_vector</w:t>
        </w:r>
        <w:proofErr w:type="spellEnd"/>
        <w:r w:rsidRPr="00CD2EF4">
          <w:rPr>
            <w:rFonts w:ascii="Consolas" w:eastAsia="Times New Roman" w:hAnsi="Consolas" w:cs="Times New Roman"/>
            <w:color w:val="CCCCCC"/>
            <w:sz w:val="32"/>
            <w:szCs w:val="32"/>
            <w:rPrChange w:id="5493" w:author="nidal saleh" w:date="2025-06-14T11:48:00Z">
              <w:rPr>
                <w:rFonts w:ascii="Consolas" w:eastAsia="Times New Roman" w:hAnsi="Consolas" w:cs="Times New Roman"/>
                <w:color w:val="CCCCCC"/>
                <w:sz w:val="18"/>
                <w:szCs w:val="18"/>
              </w:rPr>
            </w:rPrChange>
          </w:rPr>
          <w:t>))</w:t>
        </w:r>
      </w:ins>
    </w:p>
    <w:p w14:paraId="02314829" w14:textId="77777777" w:rsidR="00CD72F7" w:rsidRPr="00CD2EF4" w:rsidRDefault="00CD72F7" w:rsidP="00CD72F7">
      <w:pPr>
        <w:shd w:val="clear" w:color="auto" w:fill="1F1F1F"/>
        <w:spacing w:after="0" w:line="240" w:lineRule="atLeast"/>
        <w:rPr>
          <w:ins w:id="5494" w:author="nidal saleh" w:date="2025-06-11T00:09:00Z"/>
          <w:rFonts w:ascii="Consolas" w:eastAsia="Times New Roman" w:hAnsi="Consolas" w:cs="Times New Roman"/>
          <w:color w:val="CCCCCC"/>
          <w:sz w:val="32"/>
          <w:szCs w:val="32"/>
          <w:rPrChange w:id="5495" w:author="nidal saleh" w:date="2025-06-14T11:48:00Z">
            <w:rPr>
              <w:ins w:id="5496" w:author="nidal saleh" w:date="2025-06-11T00:09:00Z"/>
              <w:rFonts w:ascii="Consolas" w:eastAsia="Times New Roman" w:hAnsi="Consolas" w:cs="Times New Roman"/>
              <w:color w:val="CCCCCC"/>
              <w:sz w:val="18"/>
              <w:szCs w:val="18"/>
            </w:rPr>
          </w:rPrChange>
        </w:rPr>
      </w:pPr>
      <w:ins w:id="5497" w:author="nidal saleh" w:date="2025-06-11T00:09:00Z">
        <w:r w:rsidRPr="00CD2EF4">
          <w:rPr>
            <w:rFonts w:ascii="Consolas" w:eastAsia="Times New Roman" w:hAnsi="Consolas" w:cs="Times New Roman"/>
            <w:color w:val="CCCCCC"/>
            <w:sz w:val="32"/>
            <w:szCs w:val="32"/>
            <w:rPrChange w:id="5498"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499" w:author="nidal saleh" w:date="2025-06-14T11:48:00Z">
              <w:rPr>
                <w:rFonts w:ascii="Consolas" w:eastAsia="Times New Roman" w:hAnsi="Consolas" w:cs="Times New Roman"/>
                <w:color w:val="9CDCFE"/>
                <w:sz w:val="18"/>
                <w:szCs w:val="18"/>
              </w:rPr>
            </w:rPrChange>
          </w:rPr>
          <w:t>_</w:t>
        </w:r>
        <w:r w:rsidRPr="00CD2EF4">
          <w:rPr>
            <w:rFonts w:ascii="Consolas" w:eastAsia="Times New Roman" w:hAnsi="Consolas" w:cs="Times New Roman"/>
            <w:color w:val="CCCCCC"/>
            <w:sz w:val="32"/>
            <w:szCs w:val="32"/>
            <w:rPrChange w:id="5500"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501" w:author="nidal saleh" w:date="2025-06-14T11:48:00Z">
              <w:rPr>
                <w:rFonts w:ascii="Consolas" w:eastAsia="Times New Roman" w:hAnsi="Consolas" w:cs="Times New Roman"/>
                <w:color w:val="9CDCFE"/>
                <w:sz w:val="18"/>
                <w:szCs w:val="18"/>
              </w:rPr>
            </w:rPrChange>
          </w:rPr>
          <w:t>_</w:t>
        </w:r>
        <w:r w:rsidRPr="00CD2EF4">
          <w:rPr>
            <w:rFonts w:ascii="Consolas" w:eastAsia="Times New Roman" w:hAnsi="Consolas" w:cs="Times New Roman"/>
            <w:color w:val="CCCCCC"/>
            <w:sz w:val="32"/>
            <w:szCs w:val="32"/>
            <w:rPrChange w:id="5502"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503" w:author="nidal saleh" w:date="2025-06-14T11:48:00Z">
              <w:rPr>
                <w:rFonts w:ascii="Consolas" w:eastAsia="Times New Roman" w:hAnsi="Consolas" w:cs="Times New Roman"/>
                <w:color w:val="9CDCFE"/>
                <w:sz w:val="18"/>
                <w:szCs w:val="18"/>
              </w:rPr>
            </w:rPrChange>
          </w:rPr>
          <w:t>_</w:t>
        </w:r>
        <w:r w:rsidRPr="00CD2EF4">
          <w:rPr>
            <w:rFonts w:ascii="Consolas" w:eastAsia="Times New Roman" w:hAnsi="Consolas" w:cs="Times New Roman"/>
            <w:color w:val="CCCCCC"/>
            <w:sz w:val="32"/>
            <w:szCs w:val="32"/>
            <w:rPrChange w:id="5504"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505" w:author="nidal saleh" w:date="2025-06-14T11:48:00Z">
              <w:rPr>
                <w:rFonts w:ascii="Consolas" w:eastAsia="Times New Roman" w:hAnsi="Consolas" w:cs="Times New Roman"/>
                <w:color w:val="9CDCFE"/>
                <w:sz w:val="18"/>
                <w:szCs w:val="18"/>
              </w:rPr>
            </w:rPrChange>
          </w:rPr>
          <w:t>_</w:t>
        </w:r>
        <w:r w:rsidRPr="00CD2EF4">
          <w:rPr>
            <w:rFonts w:ascii="Consolas" w:eastAsia="Times New Roman" w:hAnsi="Consolas" w:cs="Times New Roman"/>
            <w:color w:val="CCCCCC"/>
            <w:sz w:val="32"/>
            <w:szCs w:val="32"/>
            <w:rPrChange w:id="5506"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507" w:author="nidal saleh" w:date="2025-06-14T11:48:00Z">
              <w:rPr>
                <w:rFonts w:ascii="Consolas" w:eastAsia="Times New Roman" w:hAnsi="Consolas" w:cs="Times New Roman"/>
                <w:color w:val="9CDCFE"/>
                <w:sz w:val="18"/>
                <w:szCs w:val="18"/>
              </w:rPr>
            </w:rPrChange>
          </w:rPr>
          <w:t>_</w:t>
        </w:r>
        <w:r w:rsidRPr="00CD2EF4">
          <w:rPr>
            <w:rFonts w:ascii="Consolas" w:eastAsia="Times New Roman" w:hAnsi="Consolas" w:cs="Times New Roman"/>
            <w:color w:val="CCCCCC"/>
            <w:sz w:val="32"/>
            <w:szCs w:val="32"/>
            <w:rPrChange w:id="5508"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509" w:author="nidal saleh" w:date="2025-06-14T11:48:00Z">
              <w:rPr>
                <w:rFonts w:ascii="Consolas" w:eastAsia="Times New Roman" w:hAnsi="Consolas" w:cs="Times New Roman"/>
                <w:color w:val="9CDCFE"/>
                <w:sz w:val="18"/>
                <w:szCs w:val="18"/>
              </w:rPr>
            </w:rPrChange>
          </w:rPr>
          <w:t>_</w:t>
        </w:r>
        <w:r w:rsidRPr="00CD2EF4">
          <w:rPr>
            <w:rFonts w:ascii="Consolas" w:eastAsia="Times New Roman" w:hAnsi="Consolas" w:cs="Times New Roman"/>
            <w:color w:val="CCCCCC"/>
            <w:sz w:val="32"/>
            <w:szCs w:val="32"/>
            <w:rPrChange w:id="5510"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511" w:author="nidal saleh" w:date="2025-06-14T11:48:00Z">
              <w:rPr>
                <w:rFonts w:ascii="Consolas" w:eastAsia="Times New Roman" w:hAnsi="Consolas" w:cs="Times New Roman"/>
                <w:color w:val="9CDCFE"/>
                <w:sz w:val="18"/>
                <w:szCs w:val="18"/>
              </w:rPr>
            </w:rPrChange>
          </w:rPr>
          <w:t>euler_angles</w:t>
        </w:r>
        <w:proofErr w:type="spellEnd"/>
        <w:r w:rsidRPr="00CD2EF4">
          <w:rPr>
            <w:rFonts w:ascii="Consolas" w:eastAsia="Times New Roman" w:hAnsi="Consolas" w:cs="Times New Roman"/>
            <w:color w:val="CCCCCC"/>
            <w:sz w:val="32"/>
            <w:szCs w:val="32"/>
            <w:rPrChange w:id="5512"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513"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514"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4EC9B0"/>
            <w:sz w:val="32"/>
            <w:szCs w:val="32"/>
            <w:rPrChange w:id="5515" w:author="nidal saleh" w:date="2025-06-14T11:48:00Z">
              <w:rPr>
                <w:rFonts w:ascii="Consolas" w:eastAsia="Times New Roman" w:hAnsi="Consolas" w:cs="Times New Roman"/>
                <w:color w:val="4EC9B0"/>
                <w:sz w:val="18"/>
                <w:szCs w:val="18"/>
              </w:rPr>
            </w:rPrChange>
          </w:rPr>
          <w:t>cv2</w:t>
        </w:r>
        <w:r w:rsidRPr="00CD2EF4">
          <w:rPr>
            <w:rFonts w:ascii="Consolas" w:eastAsia="Times New Roman" w:hAnsi="Consolas" w:cs="Times New Roman"/>
            <w:color w:val="CCCCCC"/>
            <w:sz w:val="32"/>
            <w:szCs w:val="32"/>
            <w:rPrChange w:id="5516"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CDCAA"/>
            <w:sz w:val="32"/>
            <w:szCs w:val="32"/>
            <w:rPrChange w:id="5517" w:author="nidal saleh" w:date="2025-06-14T11:48:00Z">
              <w:rPr>
                <w:rFonts w:ascii="Consolas" w:eastAsia="Times New Roman" w:hAnsi="Consolas" w:cs="Times New Roman"/>
                <w:color w:val="DCDCAA"/>
                <w:sz w:val="18"/>
                <w:szCs w:val="18"/>
              </w:rPr>
            </w:rPrChange>
          </w:rPr>
          <w:t>decomposeProjectionMatrix</w:t>
        </w:r>
        <w:r w:rsidRPr="00CD2EF4">
          <w:rPr>
            <w:rFonts w:ascii="Consolas" w:eastAsia="Times New Roman" w:hAnsi="Consolas" w:cs="Times New Roman"/>
            <w:color w:val="CCCCCC"/>
            <w:sz w:val="32"/>
            <w:szCs w:val="32"/>
            <w:rPrChange w:id="5518" w:author="nidal saleh" w:date="2025-06-14T11:48:00Z">
              <w:rPr>
                <w:rFonts w:ascii="Consolas" w:eastAsia="Times New Roman" w:hAnsi="Consolas" w:cs="Times New Roman"/>
                <w:color w:val="CCCCCC"/>
                <w:sz w:val="18"/>
                <w:szCs w:val="18"/>
              </w:rPr>
            </w:rPrChange>
          </w:rPr>
          <w:t>(</w:t>
        </w:r>
        <w:proofErr w:type="spellStart"/>
        <w:r w:rsidRPr="00CD2EF4">
          <w:rPr>
            <w:rFonts w:ascii="Consolas" w:eastAsia="Times New Roman" w:hAnsi="Consolas" w:cs="Times New Roman"/>
            <w:color w:val="9CDCFE"/>
            <w:sz w:val="32"/>
            <w:szCs w:val="32"/>
            <w:rPrChange w:id="5519" w:author="nidal saleh" w:date="2025-06-14T11:48:00Z">
              <w:rPr>
                <w:rFonts w:ascii="Consolas" w:eastAsia="Times New Roman" w:hAnsi="Consolas" w:cs="Times New Roman"/>
                <w:color w:val="9CDCFE"/>
                <w:sz w:val="18"/>
                <w:szCs w:val="18"/>
              </w:rPr>
            </w:rPrChange>
          </w:rPr>
          <w:t>pose_mat</w:t>
        </w:r>
        <w:proofErr w:type="spellEnd"/>
        <w:r w:rsidRPr="00CD2EF4">
          <w:rPr>
            <w:rFonts w:ascii="Consolas" w:eastAsia="Times New Roman" w:hAnsi="Consolas" w:cs="Times New Roman"/>
            <w:color w:val="CCCCCC"/>
            <w:sz w:val="32"/>
            <w:szCs w:val="32"/>
            <w:rPrChange w:id="5520" w:author="nidal saleh" w:date="2025-06-14T11:48:00Z">
              <w:rPr>
                <w:rFonts w:ascii="Consolas" w:eastAsia="Times New Roman" w:hAnsi="Consolas" w:cs="Times New Roman"/>
                <w:color w:val="CCCCCC"/>
                <w:sz w:val="18"/>
                <w:szCs w:val="18"/>
              </w:rPr>
            </w:rPrChange>
          </w:rPr>
          <w:t>)</w:t>
        </w:r>
      </w:ins>
    </w:p>
    <w:p w14:paraId="37A9FB20" w14:textId="77777777" w:rsidR="00CD72F7" w:rsidRPr="00CD2EF4" w:rsidRDefault="00CD72F7" w:rsidP="00CD72F7">
      <w:pPr>
        <w:shd w:val="clear" w:color="auto" w:fill="1F1F1F"/>
        <w:spacing w:after="0" w:line="240" w:lineRule="atLeast"/>
        <w:rPr>
          <w:ins w:id="5521" w:author="nidal saleh" w:date="2025-06-11T00:09:00Z"/>
          <w:rFonts w:ascii="Consolas" w:eastAsia="Times New Roman" w:hAnsi="Consolas" w:cs="Times New Roman"/>
          <w:color w:val="CCCCCC"/>
          <w:sz w:val="32"/>
          <w:szCs w:val="32"/>
          <w:rPrChange w:id="5522" w:author="nidal saleh" w:date="2025-06-14T11:48:00Z">
            <w:rPr>
              <w:ins w:id="5523" w:author="nidal saleh" w:date="2025-06-11T00:09:00Z"/>
              <w:rFonts w:ascii="Consolas" w:eastAsia="Times New Roman" w:hAnsi="Consolas" w:cs="Times New Roman"/>
              <w:color w:val="CCCCCC"/>
              <w:sz w:val="18"/>
              <w:szCs w:val="18"/>
            </w:rPr>
          </w:rPrChange>
        </w:rPr>
      </w:pPr>
      <w:ins w:id="5524" w:author="nidal saleh" w:date="2025-06-11T00:09:00Z">
        <w:r w:rsidRPr="00CD2EF4">
          <w:rPr>
            <w:rFonts w:ascii="Consolas" w:eastAsia="Times New Roman" w:hAnsi="Consolas" w:cs="Times New Roman"/>
            <w:color w:val="CCCCCC"/>
            <w:sz w:val="32"/>
            <w:szCs w:val="32"/>
            <w:rPrChange w:id="5525"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C586C0"/>
            <w:sz w:val="32"/>
            <w:szCs w:val="32"/>
            <w:rPrChange w:id="5526" w:author="nidal saleh" w:date="2025-06-14T11:48:00Z">
              <w:rPr>
                <w:rFonts w:ascii="Consolas" w:eastAsia="Times New Roman" w:hAnsi="Consolas" w:cs="Times New Roman"/>
                <w:color w:val="C586C0"/>
                <w:sz w:val="18"/>
                <w:szCs w:val="18"/>
              </w:rPr>
            </w:rPrChange>
          </w:rPr>
          <w:t>return</w:t>
        </w:r>
        <w:r w:rsidRPr="00CD2EF4">
          <w:rPr>
            <w:rFonts w:ascii="Consolas" w:eastAsia="Times New Roman" w:hAnsi="Consolas" w:cs="Times New Roman"/>
            <w:color w:val="CCCCCC"/>
            <w:sz w:val="32"/>
            <w:szCs w:val="32"/>
            <w:rPrChange w:id="5527"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528" w:author="nidal saleh" w:date="2025-06-14T11:48:00Z">
              <w:rPr>
                <w:rFonts w:ascii="Consolas" w:eastAsia="Times New Roman" w:hAnsi="Consolas" w:cs="Times New Roman"/>
                <w:color w:val="9CDCFE"/>
                <w:sz w:val="18"/>
                <w:szCs w:val="18"/>
              </w:rPr>
            </w:rPrChange>
          </w:rPr>
          <w:t>euler_angles</w:t>
        </w:r>
        <w:proofErr w:type="spellEnd"/>
      </w:ins>
    </w:p>
    <w:p w14:paraId="0F13D73E" w14:textId="77777777" w:rsidR="00CD72F7" w:rsidRPr="00CD2EF4" w:rsidRDefault="00CD72F7" w:rsidP="00CD72F7">
      <w:pPr>
        <w:shd w:val="clear" w:color="auto" w:fill="1F1F1F"/>
        <w:spacing w:after="0" w:line="240" w:lineRule="atLeast"/>
        <w:rPr>
          <w:ins w:id="5529" w:author="nidal saleh" w:date="2025-06-11T00:09:00Z"/>
          <w:rFonts w:ascii="Consolas" w:eastAsia="Times New Roman" w:hAnsi="Consolas" w:cs="Times New Roman"/>
          <w:color w:val="CCCCCC"/>
          <w:sz w:val="32"/>
          <w:szCs w:val="32"/>
          <w:rPrChange w:id="5530" w:author="nidal saleh" w:date="2025-06-14T11:48:00Z">
            <w:rPr>
              <w:ins w:id="5531" w:author="nidal saleh" w:date="2025-06-11T00:09:00Z"/>
              <w:rFonts w:ascii="Consolas" w:eastAsia="Times New Roman" w:hAnsi="Consolas" w:cs="Times New Roman"/>
              <w:color w:val="CCCCCC"/>
              <w:sz w:val="18"/>
              <w:szCs w:val="18"/>
            </w:rPr>
          </w:rPrChange>
        </w:rPr>
      </w:pPr>
    </w:p>
    <w:p w14:paraId="714D6D3F" w14:textId="7548E69B" w:rsidR="00CD72F7" w:rsidRPr="00CD2EF4" w:rsidRDefault="00CD72F7" w:rsidP="00CD72F7">
      <w:pPr>
        <w:bidi/>
        <w:spacing w:before="100" w:beforeAutospacing="1" w:after="100" w:afterAutospacing="1" w:line="240" w:lineRule="auto"/>
        <w:rPr>
          <w:ins w:id="5532" w:author="nidal saleh" w:date="2025-06-11T00:07:00Z"/>
          <w:rFonts w:ascii="Courier New" w:eastAsia="Times New Roman" w:hAnsi="Courier New" w:cs="Courier New"/>
          <w:sz w:val="32"/>
          <w:szCs w:val="32"/>
          <w:rtl/>
          <w:lang w:bidi="ar-SY"/>
          <w:rPrChange w:id="5533" w:author="nidal saleh" w:date="2025-06-14T11:48:00Z">
            <w:rPr>
              <w:ins w:id="5534" w:author="nidal saleh" w:date="2025-06-11T00:07:00Z"/>
              <w:rFonts w:ascii="Courier New" w:eastAsia="Times New Roman" w:hAnsi="Courier New" w:cs="Courier New"/>
              <w:sz w:val="20"/>
              <w:szCs w:val="20"/>
              <w:rtl/>
              <w:lang w:bidi="ar-SY"/>
            </w:rPr>
          </w:rPrChange>
        </w:rPr>
      </w:pPr>
    </w:p>
    <w:p w14:paraId="7DD437FD" w14:textId="4ADBE783" w:rsidR="00775753" w:rsidRPr="00CD2EF4" w:rsidRDefault="00775753">
      <w:pPr>
        <w:bidi/>
        <w:spacing w:before="100" w:beforeAutospacing="1" w:after="100" w:afterAutospacing="1" w:line="240" w:lineRule="auto"/>
        <w:rPr>
          <w:ins w:id="5535" w:author="nidal saleh" w:date="2025-06-11T00:00:00Z"/>
          <w:rFonts w:ascii="Times New Roman" w:eastAsia="Times New Roman" w:hAnsi="Times New Roman" w:cs="Times New Roman"/>
          <w:sz w:val="32"/>
          <w:szCs w:val="32"/>
          <w:rPrChange w:id="5536" w:author="nidal saleh" w:date="2025-06-14T11:48:00Z">
            <w:rPr>
              <w:ins w:id="5537" w:author="nidal saleh" w:date="2025-06-11T00:00:00Z"/>
              <w:rFonts w:ascii="Times New Roman" w:eastAsia="Times New Roman" w:hAnsi="Times New Roman" w:cs="Times New Roman"/>
              <w:sz w:val="24"/>
              <w:szCs w:val="24"/>
            </w:rPr>
          </w:rPrChange>
        </w:rPr>
        <w:pPrChange w:id="5538" w:author="nidal saleh" w:date="2025-06-11T00:07:00Z">
          <w:pPr>
            <w:spacing w:before="100" w:beforeAutospacing="1" w:after="100" w:afterAutospacing="1" w:line="240" w:lineRule="auto"/>
          </w:pPr>
        </w:pPrChange>
      </w:pPr>
      <w:ins w:id="5539" w:author="nidal saleh" w:date="2025-06-11T00:00:00Z">
        <w:r w:rsidRPr="00CD2EF4">
          <w:rPr>
            <w:rFonts w:ascii="Times New Roman" w:eastAsia="Times New Roman" w:hAnsi="Times New Roman" w:cs="Times New Roman"/>
            <w:b/>
            <w:bCs/>
            <w:sz w:val="32"/>
            <w:szCs w:val="32"/>
            <w:rtl/>
            <w:rPrChange w:id="5540" w:author="nidal saleh" w:date="2025-06-14T11:48:00Z">
              <w:rPr>
                <w:rFonts w:ascii="Times New Roman" w:eastAsia="Times New Roman" w:hAnsi="Times New Roman" w:cs="Times New Roman"/>
                <w:b/>
                <w:bCs/>
                <w:sz w:val="24"/>
                <w:szCs w:val="24"/>
                <w:rtl/>
              </w:rPr>
            </w:rPrChange>
          </w:rPr>
          <w:t>الشرح</w:t>
        </w:r>
        <w:r w:rsidRPr="00CD2EF4">
          <w:rPr>
            <w:rFonts w:ascii="Times New Roman" w:eastAsia="Times New Roman" w:hAnsi="Times New Roman" w:cs="Times New Roman"/>
            <w:b/>
            <w:bCs/>
            <w:sz w:val="32"/>
            <w:szCs w:val="32"/>
            <w:rPrChange w:id="5541" w:author="nidal saleh" w:date="2025-06-14T11:48:00Z">
              <w:rPr>
                <w:rFonts w:ascii="Times New Roman" w:eastAsia="Times New Roman" w:hAnsi="Times New Roman" w:cs="Times New Roman"/>
                <w:b/>
                <w:bCs/>
                <w:sz w:val="24"/>
                <w:szCs w:val="24"/>
              </w:rPr>
            </w:rPrChange>
          </w:rPr>
          <w:t>:</w:t>
        </w:r>
        <w:r w:rsidRPr="00CD2EF4">
          <w:rPr>
            <w:rFonts w:ascii="Times New Roman" w:eastAsia="Times New Roman" w:hAnsi="Times New Roman" w:cs="Times New Roman"/>
            <w:sz w:val="32"/>
            <w:szCs w:val="32"/>
            <w:rPrChange w:id="5542" w:author="nidal saleh" w:date="2025-06-14T11:48:00Z">
              <w:rPr>
                <w:rFonts w:ascii="Times New Roman" w:eastAsia="Times New Roman" w:hAnsi="Times New Roman" w:cs="Times New Roman"/>
                <w:sz w:val="24"/>
                <w:szCs w:val="24"/>
              </w:rPr>
            </w:rPrChange>
          </w:rPr>
          <w:br/>
        </w:r>
        <w:r w:rsidRPr="00CD2EF4">
          <w:rPr>
            <w:rFonts w:ascii="Times New Roman" w:eastAsia="Times New Roman" w:hAnsi="Times New Roman" w:cs="Times New Roman"/>
            <w:sz w:val="32"/>
            <w:szCs w:val="32"/>
            <w:rtl/>
            <w:rPrChange w:id="5543" w:author="nidal saleh" w:date="2025-06-14T11:48:00Z">
              <w:rPr>
                <w:rFonts w:ascii="Times New Roman" w:eastAsia="Times New Roman" w:hAnsi="Times New Roman" w:cs="Times New Roman"/>
                <w:sz w:val="24"/>
                <w:szCs w:val="24"/>
                <w:rtl/>
              </w:rPr>
            </w:rPrChange>
          </w:rPr>
          <w:t>تحليل وضعية الرأس باستخدام ست نقاط من الوجه وتحويلها لزوايا دوران</w:t>
        </w:r>
        <w:r w:rsidRPr="00CD2EF4">
          <w:rPr>
            <w:rFonts w:ascii="Times New Roman" w:eastAsia="Times New Roman" w:hAnsi="Times New Roman" w:cs="Times New Roman"/>
            <w:sz w:val="32"/>
            <w:szCs w:val="32"/>
            <w:rPrChange w:id="5544" w:author="nidal saleh" w:date="2025-06-14T11:48:00Z">
              <w:rPr>
                <w:rFonts w:ascii="Times New Roman" w:eastAsia="Times New Roman" w:hAnsi="Times New Roman" w:cs="Times New Roman"/>
                <w:sz w:val="24"/>
                <w:szCs w:val="24"/>
              </w:rPr>
            </w:rPrChange>
          </w:rPr>
          <w:t xml:space="preserve"> (Yaw, Pitch, Roll). </w:t>
        </w:r>
        <w:r w:rsidRPr="00CD2EF4">
          <w:rPr>
            <w:rFonts w:ascii="Times New Roman" w:eastAsia="Times New Roman" w:hAnsi="Times New Roman" w:cs="Times New Roman"/>
            <w:sz w:val="32"/>
            <w:szCs w:val="32"/>
            <w:rtl/>
            <w:rPrChange w:id="5545" w:author="nidal saleh" w:date="2025-06-14T11:48:00Z">
              <w:rPr>
                <w:rFonts w:ascii="Times New Roman" w:eastAsia="Times New Roman" w:hAnsi="Times New Roman" w:cs="Times New Roman"/>
                <w:sz w:val="24"/>
                <w:szCs w:val="24"/>
                <w:rtl/>
              </w:rPr>
            </w:rPrChange>
          </w:rPr>
          <w:t>إذا كانت الزاوية الأفقية</w:t>
        </w:r>
        <w:r w:rsidRPr="00CD2EF4">
          <w:rPr>
            <w:rFonts w:ascii="Times New Roman" w:eastAsia="Times New Roman" w:hAnsi="Times New Roman" w:cs="Times New Roman"/>
            <w:sz w:val="32"/>
            <w:szCs w:val="32"/>
            <w:rPrChange w:id="5546" w:author="nidal saleh" w:date="2025-06-14T11:48:00Z">
              <w:rPr>
                <w:rFonts w:ascii="Times New Roman" w:eastAsia="Times New Roman" w:hAnsi="Times New Roman" w:cs="Times New Roman"/>
                <w:sz w:val="24"/>
                <w:szCs w:val="24"/>
              </w:rPr>
            </w:rPrChange>
          </w:rPr>
          <w:t xml:space="preserve"> (Yaw) </w:t>
        </w:r>
        <w:r w:rsidRPr="00CD2EF4">
          <w:rPr>
            <w:rFonts w:ascii="Times New Roman" w:eastAsia="Times New Roman" w:hAnsi="Times New Roman" w:cs="Times New Roman"/>
            <w:sz w:val="32"/>
            <w:szCs w:val="32"/>
            <w:rtl/>
            <w:rPrChange w:id="5547" w:author="nidal saleh" w:date="2025-06-14T11:48:00Z">
              <w:rPr>
                <w:rFonts w:ascii="Times New Roman" w:eastAsia="Times New Roman" w:hAnsi="Times New Roman" w:cs="Times New Roman"/>
                <w:sz w:val="24"/>
                <w:szCs w:val="24"/>
                <w:rtl/>
              </w:rPr>
            </w:rPrChange>
          </w:rPr>
          <w:t>كبيرة، فهذا يدل على أن السائق ينظر بعيدًا</w:t>
        </w:r>
        <w:r w:rsidRPr="00CD2EF4">
          <w:rPr>
            <w:rFonts w:ascii="Times New Roman" w:eastAsia="Times New Roman" w:hAnsi="Times New Roman" w:cs="Times New Roman"/>
            <w:sz w:val="32"/>
            <w:szCs w:val="32"/>
            <w:rPrChange w:id="5548" w:author="nidal saleh" w:date="2025-06-14T11:48:00Z">
              <w:rPr>
                <w:rFonts w:ascii="Times New Roman" w:eastAsia="Times New Roman" w:hAnsi="Times New Roman" w:cs="Times New Roman"/>
                <w:sz w:val="24"/>
                <w:szCs w:val="24"/>
              </w:rPr>
            </w:rPrChange>
          </w:rPr>
          <w:t>.</w:t>
        </w:r>
      </w:ins>
    </w:p>
    <w:p w14:paraId="0B929057" w14:textId="77777777" w:rsidR="00CD72F7" w:rsidRPr="00CD2EF4" w:rsidRDefault="00000000" w:rsidP="00775753">
      <w:pPr>
        <w:bidi/>
        <w:spacing w:after="0" w:line="240" w:lineRule="auto"/>
        <w:rPr>
          <w:ins w:id="5549" w:author="nidal saleh" w:date="2025-06-11T00:09:00Z"/>
          <w:rFonts w:ascii="Times New Roman" w:eastAsia="Times New Roman" w:hAnsi="Times New Roman" w:cs="Times New Roman"/>
          <w:sz w:val="32"/>
          <w:szCs w:val="32"/>
          <w:rPrChange w:id="5550" w:author="nidal saleh" w:date="2025-06-14T11:48:00Z">
            <w:rPr>
              <w:ins w:id="5551" w:author="nidal saleh" w:date="2025-06-11T00:09:00Z"/>
              <w:rFonts w:ascii="Times New Roman" w:eastAsia="Times New Roman" w:hAnsi="Times New Roman" w:cs="Times New Roman"/>
              <w:sz w:val="24"/>
              <w:szCs w:val="24"/>
            </w:rPr>
          </w:rPrChange>
        </w:rPr>
      </w:pPr>
      <w:ins w:id="5552" w:author="nidal saleh" w:date="2025-06-11T00:00:00Z">
        <w:r>
          <w:rPr>
            <w:rFonts w:ascii="Times New Roman" w:eastAsia="Times New Roman" w:hAnsi="Times New Roman" w:cs="Times New Roman"/>
            <w:sz w:val="32"/>
            <w:szCs w:val="32"/>
          </w:rPr>
          <w:pict w14:anchorId="72EB9D95">
            <v:rect id="_x0000_i1029" style="width:0;height:1.5pt" o:hralign="center" o:hrstd="t" o:hr="t" fillcolor="#a0a0a0" stroked="f"/>
          </w:pict>
        </w:r>
      </w:ins>
    </w:p>
    <w:p w14:paraId="3199A97F" w14:textId="77777777" w:rsidR="00CD72F7" w:rsidRPr="00CD2EF4" w:rsidRDefault="00CD72F7">
      <w:pPr>
        <w:bidi/>
        <w:spacing w:after="0" w:line="240" w:lineRule="auto"/>
        <w:rPr>
          <w:ins w:id="5553" w:author="nidal saleh" w:date="2025-06-11T00:00:00Z"/>
          <w:rFonts w:ascii="Times New Roman" w:eastAsia="Times New Roman" w:hAnsi="Times New Roman" w:cs="Times New Roman"/>
          <w:sz w:val="32"/>
          <w:szCs w:val="32"/>
          <w:rtl/>
          <w:lang w:bidi="ar-SY"/>
          <w:rPrChange w:id="5554" w:author="nidal saleh" w:date="2025-06-14T11:48:00Z">
            <w:rPr>
              <w:ins w:id="5555" w:author="nidal saleh" w:date="2025-06-11T00:00:00Z"/>
              <w:rFonts w:ascii="Times New Roman" w:eastAsia="Times New Roman" w:hAnsi="Times New Roman" w:cs="Times New Roman"/>
              <w:sz w:val="24"/>
              <w:szCs w:val="24"/>
              <w:rtl/>
              <w:lang w:bidi="ar-SY"/>
            </w:rPr>
          </w:rPrChange>
        </w:rPr>
        <w:pPrChange w:id="5556" w:author="nidal saleh" w:date="2025-06-11T00:09:00Z">
          <w:pPr>
            <w:spacing w:after="0" w:line="240" w:lineRule="auto"/>
          </w:pPr>
        </w:pPrChange>
      </w:pPr>
    </w:p>
    <w:p w14:paraId="0B2D6ACE" w14:textId="0F8C01C7" w:rsidR="00775753" w:rsidRPr="00CD2EF4" w:rsidRDefault="00775753">
      <w:pPr>
        <w:bidi/>
        <w:spacing w:before="100" w:beforeAutospacing="1" w:after="100" w:afterAutospacing="1" w:line="240" w:lineRule="auto"/>
        <w:rPr>
          <w:ins w:id="5557" w:author="nidal saleh" w:date="2025-06-11T00:00:00Z"/>
          <w:rFonts w:ascii="Times New Roman" w:eastAsia="Times New Roman" w:hAnsi="Times New Roman" w:cs="Times New Roman"/>
          <w:sz w:val="32"/>
          <w:szCs w:val="32"/>
          <w:rPrChange w:id="5558" w:author="nidal saleh" w:date="2025-06-14T11:48:00Z">
            <w:rPr>
              <w:ins w:id="5559" w:author="nidal saleh" w:date="2025-06-11T00:00:00Z"/>
              <w:rFonts w:ascii="Times New Roman" w:eastAsia="Times New Roman" w:hAnsi="Times New Roman" w:cs="Times New Roman"/>
              <w:sz w:val="24"/>
              <w:szCs w:val="24"/>
            </w:rPr>
          </w:rPrChange>
        </w:rPr>
        <w:pPrChange w:id="5560" w:author="nidal saleh" w:date="2025-06-11T00:01:00Z">
          <w:pPr>
            <w:spacing w:before="100" w:beforeAutospacing="1" w:after="100" w:afterAutospacing="1" w:line="240" w:lineRule="auto"/>
          </w:pPr>
        </w:pPrChange>
      </w:pPr>
      <w:ins w:id="5561" w:author="nidal saleh" w:date="2025-06-11T00:00:00Z">
        <w:r w:rsidRPr="00CD2EF4">
          <w:rPr>
            <w:rFonts w:ascii="Times New Roman" w:eastAsia="Times New Roman" w:hAnsi="Times New Roman" w:cs="Times New Roman"/>
            <w:sz w:val="32"/>
            <w:szCs w:val="32"/>
            <w:rPrChange w:id="5562" w:author="nidal saleh" w:date="2025-06-14T11:48:00Z">
              <w:rPr>
                <w:rFonts w:ascii="Times New Roman" w:eastAsia="Times New Roman" w:hAnsi="Times New Roman" w:cs="Times New Roman"/>
                <w:sz w:val="24"/>
                <w:szCs w:val="24"/>
              </w:rPr>
            </w:rPrChange>
          </w:rPr>
          <w:t xml:space="preserve"> </w:t>
        </w:r>
        <w:r w:rsidRPr="00CD2EF4">
          <w:rPr>
            <w:rFonts w:ascii="Times New Roman" w:eastAsia="Times New Roman" w:hAnsi="Times New Roman" w:cs="Times New Roman"/>
            <w:b/>
            <w:bCs/>
            <w:sz w:val="32"/>
            <w:szCs w:val="32"/>
            <w:rtl/>
            <w:rPrChange w:id="5563" w:author="nidal saleh" w:date="2025-06-14T11:48:00Z">
              <w:rPr>
                <w:rFonts w:ascii="Times New Roman" w:eastAsia="Times New Roman" w:hAnsi="Times New Roman" w:cs="Times New Roman"/>
                <w:b/>
                <w:bCs/>
                <w:sz w:val="24"/>
                <w:szCs w:val="24"/>
                <w:rtl/>
              </w:rPr>
            </w:rPrChange>
          </w:rPr>
          <w:t>د) الكشف عن اليدين باستخدام</w:t>
        </w:r>
      </w:ins>
      <w:ins w:id="5564" w:author="nidal saleh" w:date="2025-06-11T00:05:00Z">
        <w:r w:rsidR="00CD72F7" w:rsidRPr="00CD2EF4">
          <w:rPr>
            <w:rFonts w:ascii="Times New Roman" w:eastAsia="Times New Roman" w:hAnsi="Times New Roman" w:cs="Times New Roman"/>
            <w:b/>
            <w:bCs/>
            <w:sz w:val="32"/>
            <w:szCs w:val="32"/>
            <w:rPrChange w:id="5565" w:author="nidal saleh" w:date="2025-06-14T11:48:00Z">
              <w:rPr>
                <w:rFonts w:ascii="Times New Roman" w:eastAsia="Times New Roman" w:hAnsi="Times New Roman" w:cs="Times New Roman"/>
                <w:b/>
                <w:bCs/>
                <w:sz w:val="24"/>
                <w:szCs w:val="24"/>
              </w:rPr>
            </w:rPrChange>
          </w:rPr>
          <w:t>:</w:t>
        </w:r>
      </w:ins>
      <w:ins w:id="5566" w:author="nidal saleh" w:date="2025-06-11T00:00:00Z">
        <w:r w:rsidRPr="00CD2EF4">
          <w:rPr>
            <w:rFonts w:ascii="Times New Roman" w:eastAsia="Times New Roman" w:hAnsi="Times New Roman" w:cs="Times New Roman"/>
            <w:b/>
            <w:bCs/>
            <w:sz w:val="32"/>
            <w:szCs w:val="32"/>
            <w:rPrChange w:id="5567" w:author="nidal saleh" w:date="2025-06-14T11:48:00Z">
              <w:rPr>
                <w:rFonts w:ascii="Times New Roman" w:eastAsia="Times New Roman" w:hAnsi="Times New Roman" w:cs="Times New Roman"/>
                <w:b/>
                <w:bCs/>
                <w:sz w:val="24"/>
                <w:szCs w:val="24"/>
              </w:rPr>
            </w:rPrChange>
          </w:rPr>
          <w:t xml:space="preserve"> </w:t>
        </w:r>
        <w:proofErr w:type="spellStart"/>
        <w:r w:rsidRPr="00CD2EF4">
          <w:rPr>
            <w:rFonts w:ascii="Times New Roman" w:eastAsia="Times New Roman" w:hAnsi="Times New Roman" w:cs="Times New Roman"/>
            <w:b/>
            <w:bCs/>
            <w:sz w:val="32"/>
            <w:szCs w:val="32"/>
            <w:rPrChange w:id="5568" w:author="nidal saleh" w:date="2025-06-14T11:48:00Z">
              <w:rPr>
                <w:rFonts w:ascii="Times New Roman" w:eastAsia="Times New Roman" w:hAnsi="Times New Roman" w:cs="Times New Roman"/>
                <w:b/>
                <w:bCs/>
                <w:sz w:val="24"/>
                <w:szCs w:val="24"/>
              </w:rPr>
            </w:rPrChange>
          </w:rPr>
          <w:t>MediaPipe</w:t>
        </w:r>
      </w:ins>
      <w:proofErr w:type="spellEnd"/>
      <w:ins w:id="5569" w:author="nidal saleh" w:date="2025-06-11T00:05:00Z">
        <w:r w:rsidR="00CD72F7" w:rsidRPr="00CD2EF4">
          <w:rPr>
            <w:rFonts w:ascii="Times New Roman" w:eastAsia="Times New Roman" w:hAnsi="Times New Roman" w:cs="Times New Roman"/>
            <w:b/>
            <w:bCs/>
            <w:sz w:val="32"/>
            <w:szCs w:val="32"/>
            <w:rPrChange w:id="5570" w:author="nidal saleh" w:date="2025-06-14T11:48:00Z">
              <w:rPr>
                <w:rFonts w:ascii="Times New Roman" w:eastAsia="Times New Roman" w:hAnsi="Times New Roman" w:cs="Times New Roman"/>
                <w:b/>
                <w:bCs/>
                <w:sz w:val="24"/>
                <w:szCs w:val="24"/>
              </w:rPr>
            </w:rPrChange>
          </w:rPr>
          <w:t xml:space="preserve"> </w:t>
        </w:r>
      </w:ins>
    </w:p>
    <w:p w14:paraId="15C0CD0A" w14:textId="77777777" w:rsidR="00E15A8B" w:rsidRPr="00CD2EF4" w:rsidRDefault="00E15A8B" w:rsidP="00E15A8B">
      <w:pPr>
        <w:shd w:val="clear" w:color="auto" w:fill="1F1F1F"/>
        <w:spacing w:after="0" w:line="240" w:lineRule="atLeast"/>
        <w:rPr>
          <w:ins w:id="5571" w:author="nidal saleh" w:date="2025-06-11T00:10:00Z"/>
          <w:rFonts w:ascii="Consolas" w:eastAsia="Times New Roman" w:hAnsi="Consolas" w:cs="Times New Roman"/>
          <w:color w:val="CCCCCC"/>
          <w:sz w:val="32"/>
          <w:szCs w:val="32"/>
          <w:rPrChange w:id="5572" w:author="nidal saleh" w:date="2025-06-14T11:48:00Z">
            <w:rPr>
              <w:ins w:id="5573" w:author="nidal saleh" w:date="2025-06-11T00:10:00Z"/>
              <w:rFonts w:ascii="Consolas" w:eastAsia="Times New Roman" w:hAnsi="Consolas" w:cs="Times New Roman"/>
              <w:color w:val="CCCCCC"/>
              <w:sz w:val="18"/>
              <w:szCs w:val="18"/>
            </w:rPr>
          </w:rPrChange>
        </w:rPr>
      </w:pPr>
      <w:ins w:id="5574" w:author="nidal saleh" w:date="2025-06-11T00:10:00Z">
        <w:r w:rsidRPr="00CD2EF4">
          <w:rPr>
            <w:rFonts w:ascii="Consolas" w:eastAsia="Times New Roman" w:hAnsi="Consolas" w:cs="Times New Roman"/>
            <w:color w:val="CCCCCC"/>
            <w:sz w:val="32"/>
            <w:szCs w:val="32"/>
            <w:rPrChange w:id="5575"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576" w:author="nidal saleh" w:date="2025-06-14T11:48:00Z">
              <w:rPr>
                <w:rFonts w:ascii="Consolas" w:eastAsia="Times New Roman" w:hAnsi="Consolas" w:cs="Times New Roman"/>
                <w:color w:val="9CDCFE"/>
                <w:sz w:val="18"/>
                <w:szCs w:val="18"/>
              </w:rPr>
            </w:rPrChange>
          </w:rPr>
          <w:t>hand_results</w:t>
        </w:r>
        <w:proofErr w:type="spellEnd"/>
        <w:r w:rsidRPr="00CD2EF4">
          <w:rPr>
            <w:rFonts w:ascii="Consolas" w:eastAsia="Times New Roman" w:hAnsi="Consolas" w:cs="Times New Roman"/>
            <w:color w:val="CCCCCC"/>
            <w:sz w:val="32"/>
            <w:szCs w:val="32"/>
            <w:rPrChange w:id="5577"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578"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579"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580" w:author="nidal saleh" w:date="2025-06-14T11:48:00Z">
              <w:rPr>
                <w:rFonts w:ascii="Consolas" w:eastAsia="Times New Roman" w:hAnsi="Consolas" w:cs="Times New Roman"/>
                <w:color w:val="9CDCFE"/>
                <w:sz w:val="18"/>
                <w:szCs w:val="18"/>
              </w:rPr>
            </w:rPrChange>
          </w:rPr>
          <w:t>hands</w:t>
        </w:r>
        <w:r w:rsidRPr="00CD2EF4">
          <w:rPr>
            <w:rFonts w:ascii="Consolas" w:eastAsia="Times New Roman" w:hAnsi="Consolas" w:cs="Times New Roman"/>
            <w:color w:val="CCCCCC"/>
            <w:sz w:val="32"/>
            <w:szCs w:val="32"/>
            <w:rPrChange w:id="5581" w:author="nidal saleh" w:date="2025-06-14T11:48:00Z">
              <w:rPr>
                <w:rFonts w:ascii="Consolas" w:eastAsia="Times New Roman" w:hAnsi="Consolas" w:cs="Times New Roman"/>
                <w:color w:val="CCCCCC"/>
                <w:sz w:val="18"/>
                <w:szCs w:val="18"/>
              </w:rPr>
            </w:rPrChange>
          </w:rPr>
          <w:t>.process</w:t>
        </w:r>
        <w:proofErr w:type="spellEnd"/>
        <w:r w:rsidRPr="00CD2EF4">
          <w:rPr>
            <w:rFonts w:ascii="Consolas" w:eastAsia="Times New Roman" w:hAnsi="Consolas" w:cs="Times New Roman"/>
            <w:color w:val="CCCCCC"/>
            <w:sz w:val="32"/>
            <w:szCs w:val="32"/>
            <w:rPrChange w:id="5582" w:author="nidal saleh" w:date="2025-06-14T11:48:00Z">
              <w:rPr>
                <w:rFonts w:ascii="Consolas" w:eastAsia="Times New Roman" w:hAnsi="Consolas" w:cs="Times New Roman"/>
                <w:color w:val="CCCCCC"/>
                <w:sz w:val="18"/>
                <w:szCs w:val="18"/>
              </w:rPr>
            </w:rPrChange>
          </w:rPr>
          <w:t>(</w:t>
        </w:r>
        <w:proofErr w:type="spellStart"/>
        <w:r w:rsidRPr="00CD2EF4">
          <w:rPr>
            <w:rFonts w:ascii="Consolas" w:eastAsia="Times New Roman" w:hAnsi="Consolas" w:cs="Times New Roman"/>
            <w:color w:val="9CDCFE"/>
            <w:sz w:val="32"/>
            <w:szCs w:val="32"/>
            <w:rPrChange w:id="5583" w:author="nidal saleh" w:date="2025-06-14T11:48:00Z">
              <w:rPr>
                <w:rFonts w:ascii="Consolas" w:eastAsia="Times New Roman" w:hAnsi="Consolas" w:cs="Times New Roman"/>
                <w:color w:val="9CDCFE"/>
                <w:sz w:val="18"/>
                <w:szCs w:val="18"/>
              </w:rPr>
            </w:rPrChange>
          </w:rPr>
          <w:t>rgb_frame</w:t>
        </w:r>
        <w:proofErr w:type="spellEnd"/>
        <w:r w:rsidRPr="00CD2EF4">
          <w:rPr>
            <w:rFonts w:ascii="Consolas" w:eastAsia="Times New Roman" w:hAnsi="Consolas" w:cs="Times New Roman"/>
            <w:color w:val="CCCCCC"/>
            <w:sz w:val="32"/>
            <w:szCs w:val="32"/>
            <w:rPrChange w:id="5584" w:author="nidal saleh" w:date="2025-06-14T11:48:00Z">
              <w:rPr>
                <w:rFonts w:ascii="Consolas" w:eastAsia="Times New Roman" w:hAnsi="Consolas" w:cs="Times New Roman"/>
                <w:color w:val="CCCCCC"/>
                <w:sz w:val="18"/>
                <w:szCs w:val="18"/>
              </w:rPr>
            </w:rPrChange>
          </w:rPr>
          <w:t>)</w:t>
        </w:r>
      </w:ins>
    </w:p>
    <w:p w14:paraId="2086C1B1" w14:textId="77777777" w:rsidR="00E15A8B" w:rsidRPr="00CD2EF4" w:rsidRDefault="00E15A8B" w:rsidP="00E15A8B">
      <w:pPr>
        <w:shd w:val="clear" w:color="auto" w:fill="1F1F1F"/>
        <w:spacing w:after="0" w:line="240" w:lineRule="atLeast"/>
        <w:rPr>
          <w:ins w:id="5585" w:author="nidal saleh" w:date="2025-06-11T00:10:00Z"/>
          <w:rFonts w:ascii="Consolas" w:eastAsia="Times New Roman" w:hAnsi="Consolas" w:cs="Times New Roman"/>
          <w:color w:val="CCCCCC"/>
          <w:sz w:val="32"/>
          <w:szCs w:val="32"/>
          <w:rPrChange w:id="5586" w:author="nidal saleh" w:date="2025-06-14T11:48:00Z">
            <w:rPr>
              <w:ins w:id="5587" w:author="nidal saleh" w:date="2025-06-11T00:10:00Z"/>
              <w:rFonts w:ascii="Consolas" w:eastAsia="Times New Roman" w:hAnsi="Consolas" w:cs="Times New Roman"/>
              <w:color w:val="CCCCCC"/>
              <w:sz w:val="18"/>
              <w:szCs w:val="18"/>
            </w:rPr>
          </w:rPrChange>
        </w:rPr>
      </w:pPr>
      <w:ins w:id="5588" w:author="nidal saleh" w:date="2025-06-11T00:10:00Z">
        <w:r w:rsidRPr="00CD2EF4">
          <w:rPr>
            <w:rFonts w:ascii="Consolas" w:eastAsia="Times New Roman" w:hAnsi="Consolas" w:cs="Times New Roman"/>
            <w:color w:val="CCCCCC"/>
            <w:sz w:val="32"/>
            <w:szCs w:val="32"/>
            <w:rPrChange w:id="5589"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590" w:author="nidal saleh" w:date="2025-06-14T11:48:00Z">
              <w:rPr>
                <w:rFonts w:ascii="Consolas" w:eastAsia="Times New Roman" w:hAnsi="Consolas" w:cs="Times New Roman"/>
                <w:color w:val="9CDCFE"/>
                <w:sz w:val="18"/>
                <w:szCs w:val="18"/>
              </w:rPr>
            </w:rPrChange>
          </w:rPr>
          <w:t>num_hands</w:t>
        </w:r>
        <w:proofErr w:type="spellEnd"/>
        <w:r w:rsidRPr="00CD2EF4">
          <w:rPr>
            <w:rFonts w:ascii="Consolas" w:eastAsia="Times New Roman" w:hAnsi="Consolas" w:cs="Times New Roman"/>
            <w:color w:val="CCCCCC"/>
            <w:sz w:val="32"/>
            <w:szCs w:val="32"/>
            <w:rPrChange w:id="5591"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592"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593"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DCDCAA"/>
            <w:sz w:val="32"/>
            <w:szCs w:val="32"/>
            <w:rPrChange w:id="5594" w:author="nidal saleh" w:date="2025-06-14T11:48:00Z">
              <w:rPr>
                <w:rFonts w:ascii="Consolas" w:eastAsia="Times New Roman" w:hAnsi="Consolas" w:cs="Times New Roman"/>
                <w:color w:val="DCDCAA"/>
                <w:sz w:val="18"/>
                <w:szCs w:val="18"/>
              </w:rPr>
            </w:rPrChange>
          </w:rPr>
          <w:t>len</w:t>
        </w:r>
        <w:proofErr w:type="spellEnd"/>
        <w:r w:rsidRPr="00CD2EF4">
          <w:rPr>
            <w:rFonts w:ascii="Consolas" w:eastAsia="Times New Roman" w:hAnsi="Consolas" w:cs="Times New Roman"/>
            <w:color w:val="CCCCCC"/>
            <w:sz w:val="32"/>
            <w:szCs w:val="32"/>
            <w:rPrChange w:id="5595" w:author="nidal saleh" w:date="2025-06-14T11:48:00Z">
              <w:rPr>
                <w:rFonts w:ascii="Consolas" w:eastAsia="Times New Roman" w:hAnsi="Consolas" w:cs="Times New Roman"/>
                <w:color w:val="CCCCCC"/>
                <w:sz w:val="18"/>
                <w:szCs w:val="18"/>
              </w:rPr>
            </w:rPrChange>
          </w:rPr>
          <w:t>(</w:t>
        </w:r>
        <w:proofErr w:type="spellStart"/>
        <w:r w:rsidRPr="00CD2EF4">
          <w:rPr>
            <w:rFonts w:ascii="Consolas" w:eastAsia="Times New Roman" w:hAnsi="Consolas" w:cs="Times New Roman"/>
            <w:color w:val="9CDCFE"/>
            <w:sz w:val="32"/>
            <w:szCs w:val="32"/>
            <w:rPrChange w:id="5596" w:author="nidal saleh" w:date="2025-06-14T11:48:00Z">
              <w:rPr>
                <w:rFonts w:ascii="Consolas" w:eastAsia="Times New Roman" w:hAnsi="Consolas" w:cs="Times New Roman"/>
                <w:color w:val="9CDCFE"/>
                <w:sz w:val="18"/>
                <w:szCs w:val="18"/>
              </w:rPr>
            </w:rPrChange>
          </w:rPr>
          <w:t>hand_results</w:t>
        </w:r>
        <w:r w:rsidRPr="00CD2EF4">
          <w:rPr>
            <w:rFonts w:ascii="Consolas" w:eastAsia="Times New Roman" w:hAnsi="Consolas" w:cs="Times New Roman"/>
            <w:color w:val="CCCCCC"/>
            <w:sz w:val="32"/>
            <w:szCs w:val="32"/>
            <w:rPrChange w:id="5597" w:author="nidal saleh" w:date="2025-06-14T11:48:00Z">
              <w:rPr>
                <w:rFonts w:ascii="Consolas" w:eastAsia="Times New Roman" w:hAnsi="Consolas" w:cs="Times New Roman"/>
                <w:color w:val="CCCCCC"/>
                <w:sz w:val="18"/>
                <w:szCs w:val="18"/>
              </w:rPr>
            </w:rPrChange>
          </w:rPr>
          <w:t>.multi_hand_landmarks</w:t>
        </w:r>
        <w:proofErr w:type="spellEnd"/>
        <w:r w:rsidRPr="00CD2EF4">
          <w:rPr>
            <w:rFonts w:ascii="Consolas" w:eastAsia="Times New Roman" w:hAnsi="Consolas" w:cs="Times New Roman"/>
            <w:color w:val="CCCCCC"/>
            <w:sz w:val="32"/>
            <w:szCs w:val="32"/>
            <w:rPrChange w:id="5598"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C586C0"/>
            <w:sz w:val="32"/>
            <w:szCs w:val="32"/>
            <w:rPrChange w:id="5599" w:author="nidal saleh" w:date="2025-06-14T11:48:00Z">
              <w:rPr>
                <w:rFonts w:ascii="Consolas" w:eastAsia="Times New Roman" w:hAnsi="Consolas" w:cs="Times New Roman"/>
                <w:color w:val="C586C0"/>
                <w:sz w:val="18"/>
                <w:szCs w:val="18"/>
              </w:rPr>
            </w:rPrChange>
          </w:rPr>
          <w:t>if</w:t>
        </w:r>
        <w:r w:rsidRPr="00CD2EF4">
          <w:rPr>
            <w:rFonts w:ascii="Consolas" w:eastAsia="Times New Roman" w:hAnsi="Consolas" w:cs="Times New Roman"/>
            <w:color w:val="CCCCCC"/>
            <w:sz w:val="32"/>
            <w:szCs w:val="32"/>
            <w:rPrChange w:id="5600"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601" w:author="nidal saleh" w:date="2025-06-14T11:48:00Z">
              <w:rPr>
                <w:rFonts w:ascii="Consolas" w:eastAsia="Times New Roman" w:hAnsi="Consolas" w:cs="Times New Roman"/>
                <w:color w:val="9CDCFE"/>
                <w:sz w:val="18"/>
                <w:szCs w:val="18"/>
              </w:rPr>
            </w:rPrChange>
          </w:rPr>
          <w:t>hand_results</w:t>
        </w:r>
        <w:r w:rsidRPr="00CD2EF4">
          <w:rPr>
            <w:rFonts w:ascii="Consolas" w:eastAsia="Times New Roman" w:hAnsi="Consolas" w:cs="Times New Roman"/>
            <w:color w:val="CCCCCC"/>
            <w:sz w:val="32"/>
            <w:szCs w:val="32"/>
            <w:rPrChange w:id="5602" w:author="nidal saleh" w:date="2025-06-14T11:48:00Z">
              <w:rPr>
                <w:rFonts w:ascii="Consolas" w:eastAsia="Times New Roman" w:hAnsi="Consolas" w:cs="Times New Roman"/>
                <w:color w:val="CCCCCC"/>
                <w:sz w:val="18"/>
                <w:szCs w:val="18"/>
              </w:rPr>
            </w:rPrChange>
          </w:rPr>
          <w:t>.multi_hand_landmarks</w:t>
        </w:r>
        <w:proofErr w:type="spellEnd"/>
        <w:r w:rsidRPr="00CD2EF4">
          <w:rPr>
            <w:rFonts w:ascii="Consolas" w:eastAsia="Times New Roman" w:hAnsi="Consolas" w:cs="Times New Roman"/>
            <w:color w:val="CCCCCC"/>
            <w:sz w:val="32"/>
            <w:szCs w:val="32"/>
            <w:rPrChange w:id="5603"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C586C0"/>
            <w:sz w:val="32"/>
            <w:szCs w:val="32"/>
            <w:rPrChange w:id="5604" w:author="nidal saleh" w:date="2025-06-14T11:48:00Z">
              <w:rPr>
                <w:rFonts w:ascii="Consolas" w:eastAsia="Times New Roman" w:hAnsi="Consolas" w:cs="Times New Roman"/>
                <w:color w:val="C586C0"/>
                <w:sz w:val="18"/>
                <w:szCs w:val="18"/>
              </w:rPr>
            </w:rPrChange>
          </w:rPr>
          <w:t>else</w:t>
        </w:r>
        <w:r w:rsidRPr="00CD2EF4">
          <w:rPr>
            <w:rFonts w:ascii="Consolas" w:eastAsia="Times New Roman" w:hAnsi="Consolas" w:cs="Times New Roman"/>
            <w:color w:val="CCCCCC"/>
            <w:sz w:val="32"/>
            <w:szCs w:val="32"/>
            <w:rPrChange w:id="5605"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B5CEA8"/>
            <w:sz w:val="32"/>
            <w:szCs w:val="32"/>
            <w:rPrChange w:id="5606" w:author="nidal saleh" w:date="2025-06-14T11:48:00Z">
              <w:rPr>
                <w:rFonts w:ascii="Consolas" w:eastAsia="Times New Roman" w:hAnsi="Consolas" w:cs="Times New Roman"/>
                <w:color w:val="B5CEA8"/>
                <w:sz w:val="18"/>
                <w:szCs w:val="18"/>
              </w:rPr>
            </w:rPrChange>
          </w:rPr>
          <w:t>0</w:t>
        </w:r>
      </w:ins>
    </w:p>
    <w:p w14:paraId="6CC15A98" w14:textId="77777777" w:rsidR="00E15A8B" w:rsidRPr="00CD2EF4" w:rsidRDefault="00E15A8B" w:rsidP="00E15A8B">
      <w:pPr>
        <w:shd w:val="clear" w:color="auto" w:fill="1F1F1F"/>
        <w:spacing w:after="0" w:line="240" w:lineRule="atLeast"/>
        <w:rPr>
          <w:ins w:id="5607" w:author="nidal saleh" w:date="2025-06-11T00:10:00Z"/>
          <w:rFonts w:ascii="Consolas" w:eastAsia="Times New Roman" w:hAnsi="Consolas" w:cs="Times New Roman"/>
          <w:color w:val="CCCCCC"/>
          <w:sz w:val="32"/>
          <w:szCs w:val="32"/>
          <w:rPrChange w:id="5608" w:author="nidal saleh" w:date="2025-06-14T11:48:00Z">
            <w:rPr>
              <w:ins w:id="5609" w:author="nidal saleh" w:date="2025-06-11T00:10:00Z"/>
              <w:rFonts w:ascii="Consolas" w:eastAsia="Times New Roman" w:hAnsi="Consolas" w:cs="Times New Roman"/>
              <w:color w:val="CCCCCC"/>
              <w:sz w:val="18"/>
              <w:szCs w:val="18"/>
            </w:rPr>
          </w:rPrChange>
        </w:rPr>
      </w:pPr>
    </w:p>
    <w:p w14:paraId="55222886" w14:textId="77777777" w:rsidR="00775753" w:rsidRPr="00CD2EF4" w:rsidRDefault="00775753">
      <w:pPr>
        <w:bidi/>
        <w:spacing w:before="100" w:beforeAutospacing="1" w:after="100" w:afterAutospacing="1" w:line="240" w:lineRule="auto"/>
        <w:rPr>
          <w:ins w:id="5610" w:author="nidal saleh" w:date="2025-06-11T00:00:00Z"/>
          <w:rFonts w:ascii="Times New Roman" w:eastAsia="Times New Roman" w:hAnsi="Times New Roman" w:cs="Times New Roman"/>
          <w:sz w:val="32"/>
          <w:szCs w:val="32"/>
          <w:rtl/>
          <w:lang w:bidi="ar-SY"/>
          <w:rPrChange w:id="5611" w:author="nidal saleh" w:date="2025-06-14T11:48:00Z">
            <w:rPr>
              <w:ins w:id="5612" w:author="nidal saleh" w:date="2025-06-11T00:00:00Z"/>
              <w:rFonts w:ascii="Times New Roman" w:eastAsia="Times New Roman" w:hAnsi="Times New Roman" w:cs="Times New Roman"/>
              <w:sz w:val="24"/>
              <w:szCs w:val="24"/>
              <w:rtl/>
              <w:lang w:bidi="ar-SY"/>
            </w:rPr>
          </w:rPrChange>
        </w:rPr>
        <w:pPrChange w:id="5613" w:author="nidal saleh" w:date="2025-06-11T00:01:00Z">
          <w:pPr>
            <w:spacing w:before="100" w:beforeAutospacing="1" w:after="100" w:afterAutospacing="1" w:line="240" w:lineRule="auto"/>
          </w:pPr>
        </w:pPrChange>
      </w:pPr>
      <w:ins w:id="5614" w:author="nidal saleh" w:date="2025-06-11T00:00:00Z">
        <w:r w:rsidRPr="00CD2EF4">
          <w:rPr>
            <w:rFonts w:ascii="Times New Roman" w:eastAsia="Times New Roman" w:hAnsi="Times New Roman" w:cs="Times New Roman"/>
            <w:b/>
            <w:bCs/>
            <w:sz w:val="32"/>
            <w:szCs w:val="32"/>
            <w:rtl/>
            <w:rPrChange w:id="5615" w:author="nidal saleh" w:date="2025-06-14T11:48:00Z">
              <w:rPr>
                <w:rFonts w:ascii="Times New Roman" w:eastAsia="Times New Roman" w:hAnsi="Times New Roman" w:cs="Times New Roman"/>
                <w:b/>
                <w:bCs/>
                <w:sz w:val="24"/>
                <w:szCs w:val="24"/>
                <w:rtl/>
              </w:rPr>
            </w:rPrChange>
          </w:rPr>
          <w:t>الشرح</w:t>
        </w:r>
        <w:r w:rsidRPr="00CD2EF4">
          <w:rPr>
            <w:rFonts w:ascii="Times New Roman" w:eastAsia="Times New Roman" w:hAnsi="Times New Roman" w:cs="Times New Roman"/>
            <w:b/>
            <w:bCs/>
            <w:sz w:val="32"/>
            <w:szCs w:val="32"/>
            <w:rPrChange w:id="5616" w:author="nidal saleh" w:date="2025-06-14T11:48:00Z">
              <w:rPr>
                <w:rFonts w:ascii="Times New Roman" w:eastAsia="Times New Roman" w:hAnsi="Times New Roman" w:cs="Times New Roman"/>
                <w:b/>
                <w:bCs/>
                <w:sz w:val="24"/>
                <w:szCs w:val="24"/>
              </w:rPr>
            </w:rPrChange>
          </w:rPr>
          <w:t>:</w:t>
        </w:r>
        <w:r w:rsidRPr="00CD2EF4">
          <w:rPr>
            <w:rFonts w:ascii="Times New Roman" w:eastAsia="Times New Roman" w:hAnsi="Times New Roman" w:cs="Times New Roman"/>
            <w:sz w:val="32"/>
            <w:szCs w:val="32"/>
            <w:rPrChange w:id="5617" w:author="nidal saleh" w:date="2025-06-14T11:48:00Z">
              <w:rPr>
                <w:rFonts w:ascii="Times New Roman" w:eastAsia="Times New Roman" w:hAnsi="Times New Roman" w:cs="Times New Roman"/>
                <w:sz w:val="24"/>
                <w:szCs w:val="24"/>
              </w:rPr>
            </w:rPrChange>
          </w:rPr>
          <w:br/>
        </w:r>
        <w:r w:rsidRPr="00CD2EF4">
          <w:rPr>
            <w:rFonts w:ascii="Times New Roman" w:eastAsia="Times New Roman" w:hAnsi="Times New Roman" w:cs="Times New Roman"/>
            <w:sz w:val="32"/>
            <w:szCs w:val="32"/>
            <w:rtl/>
            <w:rPrChange w:id="5618" w:author="nidal saleh" w:date="2025-06-14T11:48:00Z">
              <w:rPr>
                <w:rFonts w:ascii="Times New Roman" w:eastAsia="Times New Roman" w:hAnsi="Times New Roman" w:cs="Times New Roman"/>
                <w:sz w:val="24"/>
                <w:szCs w:val="24"/>
                <w:rtl/>
              </w:rPr>
            </w:rPrChange>
          </w:rPr>
          <w:t>يستخدم</w:t>
        </w:r>
        <w:r w:rsidRPr="00CD2EF4">
          <w:rPr>
            <w:rFonts w:ascii="Times New Roman" w:eastAsia="Times New Roman" w:hAnsi="Times New Roman" w:cs="Times New Roman"/>
            <w:sz w:val="32"/>
            <w:szCs w:val="32"/>
            <w:rPrChange w:id="5619" w:author="nidal saleh" w:date="2025-06-14T11:48:00Z">
              <w:rPr>
                <w:rFonts w:ascii="Times New Roman" w:eastAsia="Times New Roman" w:hAnsi="Times New Roman" w:cs="Times New Roman"/>
                <w:sz w:val="24"/>
                <w:szCs w:val="24"/>
              </w:rPr>
            </w:rPrChange>
          </w:rPr>
          <w:t xml:space="preserve"> </w:t>
        </w:r>
        <w:proofErr w:type="spellStart"/>
        <w:r w:rsidRPr="00CD2EF4">
          <w:rPr>
            <w:rFonts w:ascii="Times New Roman" w:eastAsia="Times New Roman" w:hAnsi="Times New Roman" w:cs="Times New Roman"/>
            <w:sz w:val="32"/>
            <w:szCs w:val="32"/>
            <w:rPrChange w:id="5620" w:author="nidal saleh" w:date="2025-06-14T11:48:00Z">
              <w:rPr>
                <w:rFonts w:ascii="Times New Roman" w:eastAsia="Times New Roman" w:hAnsi="Times New Roman" w:cs="Times New Roman"/>
                <w:sz w:val="24"/>
                <w:szCs w:val="24"/>
              </w:rPr>
            </w:rPrChange>
          </w:rPr>
          <w:t>MediaPipe</w:t>
        </w:r>
        <w:proofErr w:type="spellEnd"/>
        <w:r w:rsidRPr="00CD2EF4">
          <w:rPr>
            <w:rFonts w:ascii="Times New Roman" w:eastAsia="Times New Roman" w:hAnsi="Times New Roman" w:cs="Times New Roman"/>
            <w:sz w:val="32"/>
            <w:szCs w:val="32"/>
            <w:rPrChange w:id="5621" w:author="nidal saleh" w:date="2025-06-14T11:48:00Z">
              <w:rPr>
                <w:rFonts w:ascii="Times New Roman" w:eastAsia="Times New Roman" w:hAnsi="Times New Roman" w:cs="Times New Roman"/>
                <w:sz w:val="24"/>
                <w:szCs w:val="24"/>
              </w:rPr>
            </w:rPrChange>
          </w:rPr>
          <w:t xml:space="preserve"> </w:t>
        </w:r>
        <w:r w:rsidRPr="00CD2EF4">
          <w:rPr>
            <w:rFonts w:ascii="Times New Roman" w:eastAsia="Times New Roman" w:hAnsi="Times New Roman" w:cs="Times New Roman"/>
            <w:sz w:val="32"/>
            <w:szCs w:val="32"/>
            <w:rtl/>
            <w:rPrChange w:id="5622" w:author="nidal saleh" w:date="2025-06-14T11:48:00Z">
              <w:rPr>
                <w:rFonts w:ascii="Times New Roman" w:eastAsia="Times New Roman" w:hAnsi="Times New Roman" w:cs="Times New Roman"/>
                <w:sz w:val="24"/>
                <w:szCs w:val="24"/>
                <w:rtl/>
              </w:rPr>
            </w:rPrChange>
          </w:rPr>
          <w:t>لتحليل الإطار ومعرفة عدد اليدين الظاهرتين، حيث يعتبر وجود يد واحدة أو أكثر دلالة على استخدام الهاتف أو الانشغال</w:t>
        </w:r>
        <w:r w:rsidRPr="00CD2EF4">
          <w:rPr>
            <w:rFonts w:ascii="Times New Roman" w:eastAsia="Times New Roman" w:hAnsi="Times New Roman" w:cs="Times New Roman"/>
            <w:sz w:val="32"/>
            <w:szCs w:val="32"/>
            <w:rPrChange w:id="5623" w:author="nidal saleh" w:date="2025-06-14T11:48:00Z">
              <w:rPr>
                <w:rFonts w:ascii="Times New Roman" w:eastAsia="Times New Roman" w:hAnsi="Times New Roman" w:cs="Times New Roman"/>
                <w:sz w:val="24"/>
                <w:szCs w:val="24"/>
              </w:rPr>
            </w:rPrChange>
          </w:rPr>
          <w:t>.</w:t>
        </w:r>
      </w:ins>
    </w:p>
    <w:p w14:paraId="62ADEC7E" w14:textId="6491DE40" w:rsidR="00CD2EF4" w:rsidRPr="00CD2EF4" w:rsidRDefault="00000000">
      <w:pPr>
        <w:bidi/>
        <w:spacing w:after="0" w:line="240" w:lineRule="auto"/>
        <w:rPr>
          <w:ins w:id="5624" w:author="nidal saleh" w:date="2025-06-11T00:00:00Z"/>
          <w:rFonts w:ascii="Times New Roman" w:eastAsia="Times New Roman" w:hAnsi="Times New Roman" w:cs="Times New Roman"/>
          <w:sz w:val="32"/>
          <w:szCs w:val="32"/>
          <w:rPrChange w:id="5625" w:author="nidal saleh" w:date="2025-06-14T11:48:00Z">
            <w:rPr>
              <w:ins w:id="5626" w:author="nidal saleh" w:date="2025-06-11T00:00:00Z"/>
              <w:rFonts w:ascii="Times New Roman" w:eastAsia="Times New Roman" w:hAnsi="Times New Roman" w:cs="Times New Roman"/>
              <w:sz w:val="24"/>
              <w:szCs w:val="24"/>
            </w:rPr>
          </w:rPrChange>
        </w:rPr>
        <w:pPrChange w:id="5627" w:author="nidal saleh" w:date="2025-06-14T11:49:00Z">
          <w:pPr>
            <w:spacing w:after="0" w:line="240" w:lineRule="auto"/>
          </w:pPr>
        </w:pPrChange>
      </w:pPr>
      <w:ins w:id="5628" w:author="nidal saleh" w:date="2025-06-11T00:00:00Z">
        <w:r>
          <w:rPr>
            <w:rFonts w:ascii="Times New Roman" w:eastAsia="Times New Roman" w:hAnsi="Times New Roman" w:cs="Times New Roman"/>
            <w:sz w:val="32"/>
            <w:szCs w:val="32"/>
          </w:rPr>
          <w:pict w14:anchorId="54095A2F">
            <v:rect id="_x0000_i1030" style="width:0;height:1.5pt" o:hralign="center" o:bullet="t" o:hrstd="t" o:hr="t" fillcolor="#a0a0a0" stroked="f"/>
          </w:pict>
        </w:r>
      </w:ins>
    </w:p>
    <w:p w14:paraId="41BEB2BD" w14:textId="5C001261" w:rsidR="00775753" w:rsidRPr="00CD2EF4" w:rsidRDefault="00775753">
      <w:pPr>
        <w:bidi/>
        <w:spacing w:before="100" w:beforeAutospacing="1" w:after="100" w:afterAutospacing="1" w:line="240" w:lineRule="auto"/>
        <w:rPr>
          <w:ins w:id="5629" w:author="nidal saleh" w:date="2025-06-11T00:00:00Z"/>
          <w:rFonts w:ascii="Times New Roman" w:eastAsia="Times New Roman" w:hAnsi="Times New Roman" w:cs="Times New Roman"/>
          <w:sz w:val="32"/>
          <w:szCs w:val="32"/>
          <w:rPrChange w:id="5630" w:author="nidal saleh" w:date="2025-06-14T11:48:00Z">
            <w:rPr>
              <w:ins w:id="5631" w:author="nidal saleh" w:date="2025-06-11T00:00:00Z"/>
              <w:rFonts w:ascii="Times New Roman" w:eastAsia="Times New Roman" w:hAnsi="Times New Roman" w:cs="Times New Roman"/>
              <w:sz w:val="24"/>
              <w:szCs w:val="24"/>
            </w:rPr>
          </w:rPrChange>
        </w:rPr>
        <w:pPrChange w:id="5632" w:author="nidal saleh" w:date="2025-06-11T00:01:00Z">
          <w:pPr>
            <w:spacing w:before="100" w:beforeAutospacing="1" w:after="100" w:afterAutospacing="1" w:line="240" w:lineRule="auto"/>
          </w:pPr>
        </w:pPrChange>
      </w:pPr>
      <w:ins w:id="5633" w:author="nidal saleh" w:date="2025-06-11T00:00:00Z">
        <w:r w:rsidRPr="00CD2EF4">
          <w:rPr>
            <w:rFonts w:ascii="Times New Roman" w:eastAsia="Times New Roman" w:hAnsi="Times New Roman" w:cs="Times New Roman"/>
            <w:sz w:val="32"/>
            <w:szCs w:val="32"/>
            <w:rPrChange w:id="5634" w:author="nidal saleh" w:date="2025-06-14T11:48:00Z">
              <w:rPr>
                <w:rFonts w:ascii="Times New Roman" w:eastAsia="Times New Roman" w:hAnsi="Times New Roman" w:cs="Times New Roman"/>
                <w:sz w:val="24"/>
                <w:szCs w:val="24"/>
              </w:rPr>
            </w:rPrChange>
          </w:rPr>
          <w:t xml:space="preserve"> </w:t>
        </w:r>
        <w:r w:rsidRPr="00CD2EF4">
          <w:rPr>
            <w:rFonts w:ascii="Times New Roman" w:eastAsia="Times New Roman" w:hAnsi="Times New Roman" w:cs="Times New Roman"/>
            <w:b/>
            <w:bCs/>
            <w:sz w:val="32"/>
            <w:szCs w:val="32"/>
            <w:rtl/>
            <w:rPrChange w:id="5635" w:author="nidal saleh" w:date="2025-06-14T11:48:00Z">
              <w:rPr>
                <w:rFonts w:ascii="Times New Roman" w:eastAsia="Times New Roman" w:hAnsi="Times New Roman" w:cs="Times New Roman"/>
                <w:b/>
                <w:bCs/>
                <w:sz w:val="24"/>
                <w:szCs w:val="24"/>
                <w:rtl/>
              </w:rPr>
            </w:rPrChange>
          </w:rPr>
          <w:t>هـ) إرسال إشعار بالبريد الإلكتروني</w:t>
        </w:r>
        <w:r w:rsidRPr="00CD2EF4">
          <w:rPr>
            <w:rFonts w:ascii="Times New Roman" w:eastAsia="Times New Roman" w:hAnsi="Times New Roman" w:cs="Times New Roman"/>
            <w:b/>
            <w:bCs/>
            <w:sz w:val="32"/>
            <w:szCs w:val="32"/>
            <w:rPrChange w:id="5636" w:author="nidal saleh" w:date="2025-06-14T11:48:00Z">
              <w:rPr>
                <w:rFonts w:ascii="Times New Roman" w:eastAsia="Times New Roman" w:hAnsi="Times New Roman" w:cs="Times New Roman"/>
                <w:b/>
                <w:bCs/>
                <w:sz w:val="24"/>
                <w:szCs w:val="24"/>
              </w:rPr>
            </w:rPrChange>
          </w:rPr>
          <w:t>:</w:t>
        </w:r>
      </w:ins>
    </w:p>
    <w:p w14:paraId="3D66468A" w14:textId="77777777" w:rsidR="00E15A8B" w:rsidRPr="00CD2EF4" w:rsidRDefault="00E15A8B" w:rsidP="00E15A8B">
      <w:pPr>
        <w:shd w:val="clear" w:color="auto" w:fill="1F1F1F"/>
        <w:spacing w:after="0" w:line="240" w:lineRule="atLeast"/>
        <w:rPr>
          <w:ins w:id="5637" w:author="nidal saleh" w:date="2025-06-11T00:12:00Z"/>
          <w:rFonts w:ascii="Consolas" w:eastAsia="Times New Roman" w:hAnsi="Consolas" w:cs="Times New Roman"/>
          <w:color w:val="CCCCCC"/>
          <w:sz w:val="32"/>
          <w:szCs w:val="32"/>
          <w:rPrChange w:id="5638" w:author="nidal saleh" w:date="2025-06-14T11:48:00Z">
            <w:rPr>
              <w:ins w:id="5639" w:author="nidal saleh" w:date="2025-06-11T00:12:00Z"/>
              <w:rFonts w:ascii="Consolas" w:eastAsia="Times New Roman" w:hAnsi="Consolas" w:cs="Times New Roman"/>
              <w:color w:val="CCCCCC"/>
              <w:sz w:val="18"/>
              <w:szCs w:val="18"/>
            </w:rPr>
          </w:rPrChange>
        </w:rPr>
      </w:pPr>
      <w:ins w:id="5640" w:author="nidal saleh" w:date="2025-06-11T00:12:00Z">
        <w:r w:rsidRPr="00CD2EF4">
          <w:rPr>
            <w:rFonts w:ascii="Consolas" w:eastAsia="Times New Roman" w:hAnsi="Consolas" w:cs="Times New Roman"/>
            <w:color w:val="CCCCCC"/>
            <w:sz w:val="32"/>
            <w:szCs w:val="32"/>
            <w:rPrChange w:id="5641"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642" w:author="nidal saleh" w:date="2025-06-14T11:48:00Z">
              <w:rPr>
                <w:rFonts w:ascii="Consolas" w:eastAsia="Times New Roman" w:hAnsi="Consolas" w:cs="Times New Roman"/>
                <w:color w:val="9CDCFE"/>
                <w:sz w:val="18"/>
                <w:szCs w:val="18"/>
              </w:rPr>
            </w:rPrChange>
          </w:rPr>
          <w:t>msg</w:t>
        </w:r>
        <w:r w:rsidRPr="00CD2EF4">
          <w:rPr>
            <w:rFonts w:ascii="Consolas" w:eastAsia="Times New Roman" w:hAnsi="Consolas" w:cs="Times New Roman"/>
            <w:color w:val="CCCCCC"/>
            <w:sz w:val="32"/>
            <w:szCs w:val="32"/>
            <w:rPrChange w:id="5643"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644"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645"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4EC9B0"/>
            <w:sz w:val="32"/>
            <w:szCs w:val="32"/>
            <w:rPrChange w:id="5646" w:author="nidal saleh" w:date="2025-06-14T11:48:00Z">
              <w:rPr>
                <w:rFonts w:ascii="Consolas" w:eastAsia="Times New Roman" w:hAnsi="Consolas" w:cs="Times New Roman"/>
                <w:color w:val="4EC9B0"/>
                <w:sz w:val="18"/>
                <w:szCs w:val="18"/>
              </w:rPr>
            </w:rPrChange>
          </w:rPr>
          <w:t>EmailMessage</w:t>
        </w:r>
        <w:proofErr w:type="spellEnd"/>
        <w:r w:rsidRPr="00CD2EF4">
          <w:rPr>
            <w:rFonts w:ascii="Consolas" w:eastAsia="Times New Roman" w:hAnsi="Consolas" w:cs="Times New Roman"/>
            <w:color w:val="CCCCCC"/>
            <w:sz w:val="32"/>
            <w:szCs w:val="32"/>
            <w:rPrChange w:id="5647" w:author="nidal saleh" w:date="2025-06-14T11:48:00Z">
              <w:rPr>
                <w:rFonts w:ascii="Consolas" w:eastAsia="Times New Roman" w:hAnsi="Consolas" w:cs="Times New Roman"/>
                <w:color w:val="CCCCCC"/>
                <w:sz w:val="18"/>
                <w:szCs w:val="18"/>
              </w:rPr>
            </w:rPrChange>
          </w:rPr>
          <w:t>()</w:t>
        </w:r>
      </w:ins>
    </w:p>
    <w:p w14:paraId="6AF76D7C" w14:textId="77777777" w:rsidR="00E15A8B" w:rsidRPr="00CD2EF4" w:rsidRDefault="00E15A8B" w:rsidP="00E15A8B">
      <w:pPr>
        <w:shd w:val="clear" w:color="auto" w:fill="1F1F1F"/>
        <w:spacing w:after="0" w:line="240" w:lineRule="atLeast"/>
        <w:rPr>
          <w:ins w:id="5648" w:author="nidal saleh" w:date="2025-06-11T00:13:00Z"/>
          <w:rFonts w:ascii="Consolas" w:eastAsia="Times New Roman" w:hAnsi="Consolas" w:cs="Times New Roman"/>
          <w:color w:val="CCCCCC"/>
          <w:sz w:val="32"/>
          <w:szCs w:val="32"/>
          <w:rPrChange w:id="5649" w:author="nidal saleh" w:date="2025-06-14T11:48:00Z">
            <w:rPr>
              <w:ins w:id="5650" w:author="nidal saleh" w:date="2025-06-11T00:13:00Z"/>
              <w:rFonts w:ascii="Consolas" w:eastAsia="Times New Roman" w:hAnsi="Consolas" w:cs="Times New Roman"/>
              <w:color w:val="CCCCCC"/>
              <w:sz w:val="18"/>
              <w:szCs w:val="18"/>
            </w:rPr>
          </w:rPrChange>
        </w:rPr>
      </w:pPr>
      <w:ins w:id="5651" w:author="nidal saleh" w:date="2025-06-11T00:13:00Z">
        <w:r w:rsidRPr="00CD2EF4">
          <w:rPr>
            <w:rFonts w:ascii="Consolas" w:eastAsia="Times New Roman" w:hAnsi="Consolas" w:cs="Times New Roman"/>
            <w:color w:val="CCCCCC"/>
            <w:sz w:val="32"/>
            <w:szCs w:val="32"/>
            <w:rPrChange w:id="5652"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653" w:author="nidal saleh" w:date="2025-06-14T11:48:00Z">
              <w:rPr>
                <w:rFonts w:ascii="Consolas" w:eastAsia="Times New Roman" w:hAnsi="Consolas" w:cs="Times New Roman"/>
                <w:color w:val="9CDCFE"/>
                <w:sz w:val="18"/>
                <w:szCs w:val="18"/>
              </w:rPr>
            </w:rPrChange>
          </w:rPr>
          <w:t>msg</w:t>
        </w:r>
        <w:r w:rsidRPr="00CD2EF4">
          <w:rPr>
            <w:rFonts w:ascii="Consolas" w:eastAsia="Times New Roman" w:hAnsi="Consolas" w:cs="Times New Roman"/>
            <w:color w:val="CCCCCC"/>
            <w:sz w:val="32"/>
            <w:szCs w:val="32"/>
            <w:rPrChange w:id="5654"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CDCAA"/>
            <w:sz w:val="32"/>
            <w:szCs w:val="32"/>
            <w:rPrChange w:id="5655" w:author="nidal saleh" w:date="2025-06-14T11:48:00Z">
              <w:rPr>
                <w:rFonts w:ascii="Consolas" w:eastAsia="Times New Roman" w:hAnsi="Consolas" w:cs="Times New Roman"/>
                <w:color w:val="DCDCAA"/>
                <w:sz w:val="18"/>
                <w:szCs w:val="18"/>
              </w:rPr>
            </w:rPrChange>
          </w:rPr>
          <w:t>set_content</w:t>
        </w:r>
        <w:proofErr w:type="spellEnd"/>
        <w:r w:rsidRPr="00CD2EF4">
          <w:rPr>
            <w:rFonts w:ascii="Consolas" w:eastAsia="Times New Roman" w:hAnsi="Consolas" w:cs="Times New Roman"/>
            <w:color w:val="CCCCCC"/>
            <w:sz w:val="32"/>
            <w:szCs w:val="32"/>
            <w:rPrChange w:id="5656"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569CD6"/>
            <w:sz w:val="32"/>
            <w:szCs w:val="32"/>
            <w:rPrChange w:id="5657" w:author="nidal saleh" w:date="2025-06-14T11:48:00Z">
              <w:rPr>
                <w:rFonts w:ascii="Consolas" w:eastAsia="Times New Roman" w:hAnsi="Consolas" w:cs="Times New Roman"/>
                <w:color w:val="569CD6"/>
                <w:sz w:val="18"/>
                <w:szCs w:val="18"/>
              </w:rPr>
            </w:rPrChange>
          </w:rPr>
          <w:t>f</w:t>
        </w:r>
        <w:r w:rsidRPr="00CD2EF4">
          <w:rPr>
            <w:rFonts w:ascii="Consolas" w:eastAsia="Times New Roman" w:hAnsi="Consolas" w:cs="Times New Roman"/>
            <w:color w:val="CE9178"/>
            <w:sz w:val="32"/>
            <w:szCs w:val="32"/>
            <w:rPrChange w:id="5658" w:author="nidal saleh" w:date="2025-06-14T11:48:00Z">
              <w:rPr>
                <w:rFonts w:ascii="Consolas" w:eastAsia="Times New Roman" w:hAnsi="Consolas" w:cs="Times New Roman"/>
                <w:color w:val="CE9178"/>
                <w:sz w:val="18"/>
                <w:szCs w:val="18"/>
              </w:rPr>
            </w:rPrChange>
          </w:rPr>
          <w:t>"""</w:t>
        </w:r>
      </w:ins>
    </w:p>
    <w:p w14:paraId="313029C1" w14:textId="77777777" w:rsidR="00E15A8B" w:rsidRPr="00CD2EF4" w:rsidRDefault="00E15A8B" w:rsidP="00E15A8B">
      <w:pPr>
        <w:shd w:val="clear" w:color="auto" w:fill="1F1F1F"/>
        <w:spacing w:after="0" w:line="240" w:lineRule="atLeast"/>
        <w:rPr>
          <w:ins w:id="5659" w:author="nidal saleh" w:date="2025-06-11T00:13:00Z"/>
          <w:rFonts w:ascii="Consolas" w:eastAsia="Times New Roman" w:hAnsi="Consolas" w:cs="Times New Roman"/>
          <w:color w:val="CCCCCC"/>
          <w:sz w:val="32"/>
          <w:szCs w:val="32"/>
          <w:rPrChange w:id="5660" w:author="nidal saleh" w:date="2025-06-14T11:48:00Z">
            <w:rPr>
              <w:ins w:id="5661" w:author="nidal saleh" w:date="2025-06-11T00:13:00Z"/>
              <w:rFonts w:ascii="Consolas" w:eastAsia="Times New Roman" w:hAnsi="Consolas" w:cs="Times New Roman"/>
              <w:color w:val="CCCCCC"/>
              <w:sz w:val="18"/>
              <w:szCs w:val="18"/>
            </w:rPr>
          </w:rPrChange>
        </w:rPr>
      </w:pPr>
      <w:ins w:id="5662" w:author="nidal saleh" w:date="2025-06-11T00:13:00Z">
        <w:r w:rsidRPr="00CD2EF4">
          <w:rPr>
            <w:rFonts w:ascii="Segoe UI Emoji" w:eastAsia="Times New Roman" w:hAnsi="Segoe UI Emoji" w:cs="Segoe UI Emoji"/>
            <w:color w:val="CE9178"/>
            <w:sz w:val="32"/>
            <w:szCs w:val="32"/>
            <w:rPrChange w:id="5663" w:author="nidal saleh" w:date="2025-06-14T11:48:00Z">
              <w:rPr>
                <w:rFonts w:ascii="Segoe UI Emoji" w:eastAsia="Times New Roman" w:hAnsi="Segoe UI Emoji" w:cs="Segoe UI Emoji"/>
                <w:color w:val="CE9178"/>
                <w:sz w:val="18"/>
                <w:szCs w:val="18"/>
              </w:rPr>
            </w:rPrChange>
          </w:rPr>
          <w:t>🚗</w:t>
        </w:r>
        <w:r w:rsidRPr="00CD2EF4">
          <w:rPr>
            <w:rFonts w:ascii="Consolas" w:eastAsia="Times New Roman" w:hAnsi="Consolas" w:cs="Times New Roman"/>
            <w:color w:val="CE9178"/>
            <w:sz w:val="32"/>
            <w:szCs w:val="32"/>
            <w:rPrChange w:id="5664" w:author="nidal saleh" w:date="2025-06-14T11:48:00Z">
              <w:rPr>
                <w:rFonts w:ascii="Consolas" w:eastAsia="Times New Roman" w:hAnsi="Consolas" w:cs="Times New Roman"/>
                <w:color w:val="CE9178"/>
                <w:sz w:val="18"/>
                <w:szCs w:val="18"/>
              </w:rPr>
            </w:rPrChange>
          </w:rPr>
          <w:t xml:space="preserve"> </w:t>
        </w:r>
        <w:r w:rsidRPr="00CD2EF4">
          <w:rPr>
            <w:rFonts w:ascii="Consolas" w:eastAsia="Times New Roman" w:hAnsi="Consolas" w:cs="Times New Roman" w:hint="eastAsia"/>
            <w:color w:val="CE9178"/>
            <w:sz w:val="32"/>
            <w:szCs w:val="32"/>
            <w:rtl/>
            <w:rPrChange w:id="5665" w:author="nidal saleh" w:date="2025-06-14T11:48:00Z">
              <w:rPr>
                <w:rFonts w:ascii="Consolas" w:eastAsia="Times New Roman" w:hAnsi="Consolas" w:cs="Times New Roman" w:hint="eastAsia"/>
                <w:color w:val="CE9178"/>
                <w:sz w:val="18"/>
                <w:szCs w:val="18"/>
                <w:rtl/>
              </w:rPr>
            </w:rPrChange>
          </w:rPr>
          <w:t>تم</w:t>
        </w:r>
        <w:r w:rsidRPr="00CD2EF4">
          <w:rPr>
            <w:rFonts w:ascii="Consolas" w:eastAsia="Times New Roman" w:hAnsi="Consolas" w:cs="Times New Roman"/>
            <w:color w:val="CE9178"/>
            <w:sz w:val="32"/>
            <w:szCs w:val="32"/>
            <w:rtl/>
            <w:rPrChange w:id="5666" w:author="nidal saleh" w:date="2025-06-14T11:48:00Z">
              <w:rPr>
                <w:rFonts w:ascii="Consolas" w:eastAsia="Times New Roman" w:hAnsi="Consolas" w:cs="Times New Roman"/>
                <w:color w:val="CE9178"/>
                <w:sz w:val="18"/>
                <w:szCs w:val="18"/>
                <w:rtl/>
              </w:rPr>
            </w:rPrChange>
          </w:rPr>
          <w:t xml:space="preserve"> </w:t>
        </w:r>
        <w:r w:rsidRPr="00CD2EF4">
          <w:rPr>
            <w:rFonts w:ascii="Consolas" w:eastAsia="Times New Roman" w:hAnsi="Consolas" w:cs="Times New Roman" w:hint="eastAsia"/>
            <w:color w:val="CE9178"/>
            <w:sz w:val="32"/>
            <w:szCs w:val="32"/>
            <w:rtl/>
            <w:rPrChange w:id="5667" w:author="nidal saleh" w:date="2025-06-14T11:48:00Z">
              <w:rPr>
                <w:rFonts w:ascii="Consolas" w:eastAsia="Times New Roman" w:hAnsi="Consolas" w:cs="Times New Roman" w:hint="eastAsia"/>
                <w:color w:val="CE9178"/>
                <w:sz w:val="18"/>
                <w:szCs w:val="18"/>
                <w:rtl/>
              </w:rPr>
            </w:rPrChange>
          </w:rPr>
          <w:t>رصد</w:t>
        </w:r>
        <w:r w:rsidRPr="00CD2EF4">
          <w:rPr>
            <w:rFonts w:ascii="Consolas" w:eastAsia="Times New Roman" w:hAnsi="Consolas" w:cs="Times New Roman"/>
            <w:color w:val="CE9178"/>
            <w:sz w:val="32"/>
            <w:szCs w:val="32"/>
            <w:rtl/>
            <w:rPrChange w:id="5668" w:author="nidal saleh" w:date="2025-06-14T11:48:00Z">
              <w:rPr>
                <w:rFonts w:ascii="Consolas" w:eastAsia="Times New Roman" w:hAnsi="Consolas" w:cs="Times New Roman"/>
                <w:color w:val="CE9178"/>
                <w:sz w:val="18"/>
                <w:szCs w:val="18"/>
                <w:rtl/>
              </w:rPr>
            </w:rPrChange>
          </w:rPr>
          <w:t xml:space="preserve"> </w:t>
        </w:r>
        <w:r w:rsidRPr="00CD2EF4">
          <w:rPr>
            <w:rFonts w:ascii="Consolas" w:eastAsia="Times New Roman" w:hAnsi="Consolas" w:cs="Times New Roman" w:hint="eastAsia"/>
            <w:color w:val="CE9178"/>
            <w:sz w:val="32"/>
            <w:szCs w:val="32"/>
            <w:rtl/>
            <w:rPrChange w:id="5669" w:author="nidal saleh" w:date="2025-06-14T11:48:00Z">
              <w:rPr>
                <w:rFonts w:ascii="Consolas" w:eastAsia="Times New Roman" w:hAnsi="Consolas" w:cs="Times New Roman" w:hint="eastAsia"/>
                <w:color w:val="CE9178"/>
                <w:sz w:val="18"/>
                <w:szCs w:val="18"/>
                <w:rtl/>
              </w:rPr>
            </w:rPrChange>
          </w:rPr>
          <w:t>حالة</w:t>
        </w:r>
        <w:r w:rsidRPr="00CD2EF4">
          <w:rPr>
            <w:rFonts w:ascii="Consolas" w:eastAsia="Times New Roman" w:hAnsi="Consolas" w:cs="Times New Roman"/>
            <w:color w:val="CE9178"/>
            <w:sz w:val="32"/>
            <w:szCs w:val="32"/>
            <w:rtl/>
            <w:rPrChange w:id="5670" w:author="nidal saleh" w:date="2025-06-14T11:48:00Z">
              <w:rPr>
                <w:rFonts w:ascii="Consolas" w:eastAsia="Times New Roman" w:hAnsi="Consolas" w:cs="Times New Roman"/>
                <w:color w:val="CE9178"/>
                <w:sz w:val="18"/>
                <w:szCs w:val="18"/>
                <w:rtl/>
              </w:rPr>
            </w:rPrChange>
          </w:rPr>
          <w:t xml:space="preserve"> </w:t>
        </w:r>
        <w:r w:rsidRPr="00CD2EF4">
          <w:rPr>
            <w:rFonts w:ascii="Consolas" w:eastAsia="Times New Roman" w:hAnsi="Consolas" w:cs="Times New Roman" w:hint="eastAsia"/>
            <w:color w:val="CE9178"/>
            <w:sz w:val="32"/>
            <w:szCs w:val="32"/>
            <w:rtl/>
            <w:rPrChange w:id="5671" w:author="nidal saleh" w:date="2025-06-14T11:48:00Z">
              <w:rPr>
                <w:rFonts w:ascii="Consolas" w:eastAsia="Times New Roman" w:hAnsi="Consolas" w:cs="Times New Roman" w:hint="eastAsia"/>
                <w:color w:val="CE9178"/>
                <w:sz w:val="18"/>
                <w:szCs w:val="18"/>
                <w:rtl/>
              </w:rPr>
            </w:rPrChange>
          </w:rPr>
          <w:t>تشتت</w:t>
        </w:r>
        <w:r w:rsidRPr="00CD2EF4">
          <w:rPr>
            <w:rFonts w:ascii="Consolas" w:eastAsia="Times New Roman" w:hAnsi="Consolas" w:cs="Times New Roman"/>
            <w:color w:val="CE9178"/>
            <w:sz w:val="32"/>
            <w:szCs w:val="32"/>
            <w:rPrChange w:id="5672" w:author="nidal saleh" w:date="2025-06-14T11:48:00Z">
              <w:rPr>
                <w:rFonts w:ascii="Consolas" w:eastAsia="Times New Roman" w:hAnsi="Consolas" w:cs="Times New Roman"/>
                <w:color w:val="CE9178"/>
                <w:sz w:val="18"/>
                <w:szCs w:val="18"/>
              </w:rPr>
            </w:rPrChange>
          </w:rPr>
          <w:t>:</w:t>
        </w:r>
      </w:ins>
    </w:p>
    <w:p w14:paraId="1FBEA6C2" w14:textId="77777777" w:rsidR="00E15A8B" w:rsidRPr="00CD2EF4" w:rsidRDefault="00E15A8B" w:rsidP="00E15A8B">
      <w:pPr>
        <w:shd w:val="clear" w:color="auto" w:fill="1F1F1F"/>
        <w:spacing w:after="0" w:line="240" w:lineRule="atLeast"/>
        <w:rPr>
          <w:ins w:id="5673" w:author="nidal saleh" w:date="2025-06-11T00:13:00Z"/>
          <w:rFonts w:ascii="Consolas" w:eastAsia="Times New Roman" w:hAnsi="Consolas" w:cs="Times New Roman"/>
          <w:color w:val="CCCCCC"/>
          <w:sz w:val="32"/>
          <w:szCs w:val="32"/>
          <w:rPrChange w:id="5674" w:author="nidal saleh" w:date="2025-06-14T11:48:00Z">
            <w:rPr>
              <w:ins w:id="5675" w:author="nidal saleh" w:date="2025-06-11T00:13:00Z"/>
              <w:rFonts w:ascii="Consolas" w:eastAsia="Times New Roman" w:hAnsi="Consolas" w:cs="Times New Roman"/>
              <w:color w:val="CCCCCC"/>
              <w:sz w:val="18"/>
              <w:szCs w:val="18"/>
            </w:rPr>
          </w:rPrChange>
        </w:rPr>
      </w:pPr>
      <w:ins w:id="5676" w:author="nidal saleh" w:date="2025-06-11T00:13:00Z">
        <w:r w:rsidRPr="00CD2EF4">
          <w:rPr>
            <w:rFonts w:ascii="Consolas" w:eastAsia="Times New Roman" w:hAnsi="Consolas" w:cs="Times New Roman" w:hint="eastAsia"/>
            <w:color w:val="CE9178"/>
            <w:sz w:val="32"/>
            <w:szCs w:val="32"/>
            <w:rtl/>
            <w:rPrChange w:id="5677" w:author="nidal saleh" w:date="2025-06-14T11:48:00Z">
              <w:rPr>
                <w:rFonts w:ascii="Consolas" w:eastAsia="Times New Roman" w:hAnsi="Consolas" w:cs="Times New Roman" w:hint="eastAsia"/>
                <w:color w:val="CE9178"/>
                <w:sz w:val="18"/>
                <w:szCs w:val="18"/>
                <w:rtl/>
              </w:rPr>
            </w:rPrChange>
          </w:rPr>
          <w:t>النوع</w:t>
        </w:r>
        <w:r w:rsidRPr="00CD2EF4">
          <w:rPr>
            <w:rFonts w:ascii="Consolas" w:eastAsia="Times New Roman" w:hAnsi="Consolas" w:cs="Times New Roman"/>
            <w:color w:val="CE9178"/>
            <w:sz w:val="32"/>
            <w:szCs w:val="32"/>
            <w:rPrChange w:id="5678" w:author="nidal saleh" w:date="2025-06-14T11:48:00Z">
              <w:rPr>
                <w:rFonts w:ascii="Consolas" w:eastAsia="Times New Roman" w:hAnsi="Consolas" w:cs="Times New Roman"/>
                <w:color w:val="CE9178"/>
                <w:sz w:val="18"/>
                <w:szCs w:val="18"/>
              </w:rPr>
            </w:rPrChange>
          </w:rPr>
          <w:t xml:space="preserve">: </w:t>
        </w:r>
        <w:r w:rsidRPr="00CD2EF4">
          <w:rPr>
            <w:rFonts w:ascii="Consolas" w:eastAsia="Times New Roman" w:hAnsi="Consolas" w:cs="Times New Roman"/>
            <w:color w:val="569CD6"/>
            <w:sz w:val="32"/>
            <w:szCs w:val="32"/>
            <w:rPrChange w:id="5679" w:author="nidal saleh" w:date="2025-06-14T11:48:00Z">
              <w:rPr>
                <w:rFonts w:ascii="Consolas" w:eastAsia="Times New Roman" w:hAnsi="Consolas" w:cs="Times New Roman"/>
                <w:color w:val="569CD6"/>
                <w:sz w:val="18"/>
                <w:szCs w:val="18"/>
              </w:rPr>
            </w:rPrChange>
          </w:rPr>
          <w:t>{</w:t>
        </w:r>
        <w:proofErr w:type="spellStart"/>
        <w:r w:rsidRPr="00CD2EF4">
          <w:rPr>
            <w:rFonts w:ascii="Consolas" w:eastAsia="Times New Roman" w:hAnsi="Consolas" w:cs="Times New Roman"/>
            <w:color w:val="9CDCFE"/>
            <w:sz w:val="32"/>
            <w:szCs w:val="32"/>
            <w:rPrChange w:id="5680" w:author="nidal saleh" w:date="2025-06-14T11:48:00Z">
              <w:rPr>
                <w:rFonts w:ascii="Consolas" w:eastAsia="Times New Roman" w:hAnsi="Consolas" w:cs="Times New Roman"/>
                <w:color w:val="9CDCFE"/>
                <w:sz w:val="18"/>
                <w:szCs w:val="18"/>
              </w:rPr>
            </w:rPrChange>
          </w:rPr>
          <w:t>distraction_type</w:t>
        </w:r>
        <w:proofErr w:type="spellEnd"/>
        <w:r w:rsidRPr="00CD2EF4">
          <w:rPr>
            <w:rFonts w:ascii="Consolas" w:eastAsia="Times New Roman" w:hAnsi="Consolas" w:cs="Times New Roman"/>
            <w:color w:val="569CD6"/>
            <w:sz w:val="32"/>
            <w:szCs w:val="32"/>
            <w:rPrChange w:id="5681" w:author="nidal saleh" w:date="2025-06-14T11:48:00Z">
              <w:rPr>
                <w:rFonts w:ascii="Consolas" w:eastAsia="Times New Roman" w:hAnsi="Consolas" w:cs="Times New Roman"/>
                <w:color w:val="569CD6"/>
                <w:sz w:val="18"/>
                <w:szCs w:val="18"/>
              </w:rPr>
            </w:rPrChange>
          </w:rPr>
          <w:t>}</w:t>
        </w:r>
      </w:ins>
    </w:p>
    <w:p w14:paraId="70102B8D" w14:textId="77777777" w:rsidR="00E15A8B" w:rsidRPr="00CD2EF4" w:rsidRDefault="00E15A8B" w:rsidP="00E15A8B">
      <w:pPr>
        <w:shd w:val="clear" w:color="auto" w:fill="1F1F1F"/>
        <w:spacing w:after="0" w:line="240" w:lineRule="atLeast"/>
        <w:rPr>
          <w:ins w:id="5682" w:author="nidal saleh" w:date="2025-06-11T00:13:00Z"/>
          <w:rFonts w:ascii="Consolas" w:eastAsia="Times New Roman" w:hAnsi="Consolas" w:cs="Times New Roman"/>
          <w:color w:val="CCCCCC"/>
          <w:sz w:val="32"/>
          <w:szCs w:val="32"/>
          <w:rPrChange w:id="5683" w:author="nidal saleh" w:date="2025-06-14T11:48:00Z">
            <w:rPr>
              <w:ins w:id="5684" w:author="nidal saleh" w:date="2025-06-11T00:13:00Z"/>
              <w:rFonts w:ascii="Consolas" w:eastAsia="Times New Roman" w:hAnsi="Consolas" w:cs="Times New Roman"/>
              <w:color w:val="CCCCCC"/>
              <w:sz w:val="18"/>
              <w:szCs w:val="18"/>
            </w:rPr>
          </w:rPrChange>
        </w:rPr>
      </w:pPr>
      <w:ins w:id="5685" w:author="nidal saleh" w:date="2025-06-11T00:13:00Z">
        <w:r w:rsidRPr="00CD2EF4">
          <w:rPr>
            <w:rFonts w:ascii="Consolas" w:eastAsia="Times New Roman" w:hAnsi="Consolas" w:cs="Times New Roman" w:hint="eastAsia"/>
            <w:color w:val="CE9178"/>
            <w:sz w:val="32"/>
            <w:szCs w:val="32"/>
            <w:rtl/>
            <w:rPrChange w:id="5686" w:author="nidal saleh" w:date="2025-06-14T11:48:00Z">
              <w:rPr>
                <w:rFonts w:ascii="Consolas" w:eastAsia="Times New Roman" w:hAnsi="Consolas" w:cs="Times New Roman" w:hint="eastAsia"/>
                <w:color w:val="CE9178"/>
                <w:sz w:val="18"/>
                <w:szCs w:val="18"/>
                <w:rtl/>
              </w:rPr>
            </w:rPrChange>
          </w:rPr>
          <w:t>من</w:t>
        </w:r>
        <w:r w:rsidRPr="00CD2EF4">
          <w:rPr>
            <w:rFonts w:ascii="Consolas" w:eastAsia="Times New Roman" w:hAnsi="Consolas" w:cs="Times New Roman"/>
            <w:color w:val="CE9178"/>
            <w:sz w:val="32"/>
            <w:szCs w:val="32"/>
            <w:rPrChange w:id="5687" w:author="nidal saleh" w:date="2025-06-14T11:48:00Z">
              <w:rPr>
                <w:rFonts w:ascii="Consolas" w:eastAsia="Times New Roman" w:hAnsi="Consolas" w:cs="Times New Roman"/>
                <w:color w:val="CE9178"/>
                <w:sz w:val="18"/>
                <w:szCs w:val="18"/>
              </w:rPr>
            </w:rPrChange>
          </w:rPr>
          <w:t xml:space="preserve">: </w:t>
        </w:r>
        <w:r w:rsidRPr="00CD2EF4">
          <w:rPr>
            <w:rFonts w:ascii="Consolas" w:eastAsia="Times New Roman" w:hAnsi="Consolas" w:cs="Times New Roman"/>
            <w:color w:val="569CD6"/>
            <w:sz w:val="32"/>
            <w:szCs w:val="32"/>
            <w:rPrChange w:id="5688" w:author="nidal saleh" w:date="2025-06-14T11:48:00Z">
              <w:rPr>
                <w:rFonts w:ascii="Consolas" w:eastAsia="Times New Roman" w:hAnsi="Consolas" w:cs="Times New Roman"/>
                <w:color w:val="569CD6"/>
                <w:sz w:val="18"/>
                <w:szCs w:val="18"/>
              </w:rPr>
            </w:rPrChange>
          </w:rPr>
          <w:t>{</w:t>
        </w:r>
        <w:proofErr w:type="spellStart"/>
        <w:r w:rsidRPr="00CD2EF4">
          <w:rPr>
            <w:rFonts w:ascii="Consolas" w:eastAsia="Times New Roman" w:hAnsi="Consolas" w:cs="Times New Roman"/>
            <w:color w:val="9CDCFE"/>
            <w:sz w:val="32"/>
            <w:szCs w:val="32"/>
            <w:rPrChange w:id="5689" w:author="nidal saleh" w:date="2025-06-14T11:48:00Z">
              <w:rPr>
                <w:rFonts w:ascii="Consolas" w:eastAsia="Times New Roman" w:hAnsi="Consolas" w:cs="Times New Roman"/>
                <w:color w:val="9CDCFE"/>
                <w:sz w:val="18"/>
                <w:szCs w:val="18"/>
              </w:rPr>
            </w:rPrChange>
          </w:rPr>
          <w:t>start_time</w:t>
        </w:r>
        <w:proofErr w:type="spellEnd"/>
        <w:r w:rsidRPr="00CD2EF4">
          <w:rPr>
            <w:rFonts w:ascii="Consolas" w:eastAsia="Times New Roman" w:hAnsi="Consolas" w:cs="Times New Roman"/>
            <w:color w:val="569CD6"/>
            <w:sz w:val="32"/>
            <w:szCs w:val="32"/>
            <w:rPrChange w:id="5690" w:author="nidal saleh" w:date="2025-06-14T11:48:00Z">
              <w:rPr>
                <w:rFonts w:ascii="Consolas" w:eastAsia="Times New Roman" w:hAnsi="Consolas" w:cs="Times New Roman"/>
                <w:color w:val="569CD6"/>
                <w:sz w:val="18"/>
                <w:szCs w:val="18"/>
              </w:rPr>
            </w:rPrChange>
          </w:rPr>
          <w:t>}</w:t>
        </w:r>
      </w:ins>
    </w:p>
    <w:p w14:paraId="3763C093" w14:textId="77777777" w:rsidR="00E15A8B" w:rsidRPr="00CD2EF4" w:rsidRDefault="00E15A8B" w:rsidP="00E15A8B">
      <w:pPr>
        <w:shd w:val="clear" w:color="auto" w:fill="1F1F1F"/>
        <w:spacing w:after="0" w:line="240" w:lineRule="atLeast"/>
        <w:rPr>
          <w:ins w:id="5691" w:author="nidal saleh" w:date="2025-06-11T00:13:00Z"/>
          <w:rFonts w:ascii="Consolas" w:eastAsia="Times New Roman" w:hAnsi="Consolas" w:cs="Times New Roman"/>
          <w:color w:val="CCCCCC"/>
          <w:sz w:val="32"/>
          <w:szCs w:val="32"/>
          <w:rPrChange w:id="5692" w:author="nidal saleh" w:date="2025-06-14T11:48:00Z">
            <w:rPr>
              <w:ins w:id="5693" w:author="nidal saleh" w:date="2025-06-11T00:13:00Z"/>
              <w:rFonts w:ascii="Consolas" w:eastAsia="Times New Roman" w:hAnsi="Consolas" w:cs="Times New Roman"/>
              <w:color w:val="CCCCCC"/>
              <w:sz w:val="18"/>
              <w:szCs w:val="18"/>
            </w:rPr>
          </w:rPrChange>
        </w:rPr>
      </w:pPr>
      <w:ins w:id="5694" w:author="nidal saleh" w:date="2025-06-11T00:13:00Z">
        <w:r w:rsidRPr="00CD2EF4">
          <w:rPr>
            <w:rFonts w:ascii="Consolas" w:eastAsia="Times New Roman" w:hAnsi="Consolas" w:cs="Times New Roman" w:hint="eastAsia"/>
            <w:color w:val="CE9178"/>
            <w:sz w:val="32"/>
            <w:szCs w:val="32"/>
            <w:rtl/>
            <w:rPrChange w:id="5695" w:author="nidal saleh" w:date="2025-06-14T11:48:00Z">
              <w:rPr>
                <w:rFonts w:ascii="Consolas" w:eastAsia="Times New Roman" w:hAnsi="Consolas" w:cs="Times New Roman" w:hint="eastAsia"/>
                <w:color w:val="CE9178"/>
                <w:sz w:val="18"/>
                <w:szCs w:val="18"/>
                <w:rtl/>
              </w:rPr>
            </w:rPrChange>
          </w:rPr>
          <w:t>إلى</w:t>
        </w:r>
        <w:r w:rsidRPr="00CD2EF4">
          <w:rPr>
            <w:rFonts w:ascii="Consolas" w:eastAsia="Times New Roman" w:hAnsi="Consolas" w:cs="Times New Roman"/>
            <w:color w:val="CE9178"/>
            <w:sz w:val="32"/>
            <w:szCs w:val="32"/>
            <w:rPrChange w:id="5696" w:author="nidal saleh" w:date="2025-06-14T11:48:00Z">
              <w:rPr>
                <w:rFonts w:ascii="Consolas" w:eastAsia="Times New Roman" w:hAnsi="Consolas" w:cs="Times New Roman"/>
                <w:color w:val="CE9178"/>
                <w:sz w:val="18"/>
                <w:szCs w:val="18"/>
              </w:rPr>
            </w:rPrChange>
          </w:rPr>
          <w:t xml:space="preserve">: </w:t>
        </w:r>
        <w:r w:rsidRPr="00CD2EF4">
          <w:rPr>
            <w:rFonts w:ascii="Consolas" w:eastAsia="Times New Roman" w:hAnsi="Consolas" w:cs="Times New Roman"/>
            <w:color w:val="569CD6"/>
            <w:sz w:val="32"/>
            <w:szCs w:val="32"/>
            <w:rPrChange w:id="5697" w:author="nidal saleh" w:date="2025-06-14T11:48:00Z">
              <w:rPr>
                <w:rFonts w:ascii="Consolas" w:eastAsia="Times New Roman" w:hAnsi="Consolas" w:cs="Times New Roman"/>
                <w:color w:val="569CD6"/>
                <w:sz w:val="18"/>
                <w:szCs w:val="18"/>
              </w:rPr>
            </w:rPrChange>
          </w:rPr>
          <w:t>{</w:t>
        </w:r>
        <w:proofErr w:type="spellStart"/>
        <w:r w:rsidRPr="00CD2EF4">
          <w:rPr>
            <w:rFonts w:ascii="Consolas" w:eastAsia="Times New Roman" w:hAnsi="Consolas" w:cs="Times New Roman"/>
            <w:color w:val="9CDCFE"/>
            <w:sz w:val="32"/>
            <w:szCs w:val="32"/>
            <w:rPrChange w:id="5698" w:author="nidal saleh" w:date="2025-06-14T11:48:00Z">
              <w:rPr>
                <w:rFonts w:ascii="Consolas" w:eastAsia="Times New Roman" w:hAnsi="Consolas" w:cs="Times New Roman"/>
                <w:color w:val="9CDCFE"/>
                <w:sz w:val="18"/>
                <w:szCs w:val="18"/>
              </w:rPr>
            </w:rPrChange>
          </w:rPr>
          <w:t>end_time</w:t>
        </w:r>
        <w:proofErr w:type="spellEnd"/>
        <w:r w:rsidRPr="00CD2EF4">
          <w:rPr>
            <w:rFonts w:ascii="Consolas" w:eastAsia="Times New Roman" w:hAnsi="Consolas" w:cs="Times New Roman"/>
            <w:color w:val="569CD6"/>
            <w:sz w:val="32"/>
            <w:szCs w:val="32"/>
            <w:rPrChange w:id="5699" w:author="nidal saleh" w:date="2025-06-14T11:48:00Z">
              <w:rPr>
                <w:rFonts w:ascii="Consolas" w:eastAsia="Times New Roman" w:hAnsi="Consolas" w:cs="Times New Roman"/>
                <w:color w:val="569CD6"/>
                <w:sz w:val="18"/>
                <w:szCs w:val="18"/>
              </w:rPr>
            </w:rPrChange>
          </w:rPr>
          <w:t>}</w:t>
        </w:r>
      </w:ins>
    </w:p>
    <w:p w14:paraId="08DFA717" w14:textId="77777777" w:rsidR="00E15A8B" w:rsidRPr="00CD2EF4" w:rsidRDefault="00E15A8B" w:rsidP="00E15A8B">
      <w:pPr>
        <w:shd w:val="clear" w:color="auto" w:fill="1F1F1F"/>
        <w:spacing w:after="0" w:line="240" w:lineRule="atLeast"/>
        <w:rPr>
          <w:ins w:id="5700" w:author="nidal saleh" w:date="2025-06-11T00:13:00Z"/>
          <w:rFonts w:ascii="Consolas" w:eastAsia="Times New Roman" w:hAnsi="Consolas" w:cs="Times New Roman"/>
          <w:color w:val="CCCCCC"/>
          <w:sz w:val="32"/>
          <w:szCs w:val="32"/>
          <w:rPrChange w:id="5701" w:author="nidal saleh" w:date="2025-06-14T11:48:00Z">
            <w:rPr>
              <w:ins w:id="5702" w:author="nidal saleh" w:date="2025-06-11T00:13:00Z"/>
              <w:rFonts w:ascii="Consolas" w:eastAsia="Times New Roman" w:hAnsi="Consolas" w:cs="Times New Roman"/>
              <w:color w:val="CCCCCC"/>
              <w:sz w:val="18"/>
              <w:szCs w:val="18"/>
            </w:rPr>
          </w:rPrChange>
        </w:rPr>
      </w:pPr>
      <w:ins w:id="5703" w:author="nidal saleh" w:date="2025-06-11T00:13:00Z">
        <w:r w:rsidRPr="00CD2EF4">
          <w:rPr>
            <w:rFonts w:ascii="Consolas" w:eastAsia="Times New Roman" w:hAnsi="Consolas" w:cs="Times New Roman" w:hint="eastAsia"/>
            <w:color w:val="CE9178"/>
            <w:sz w:val="32"/>
            <w:szCs w:val="32"/>
            <w:rtl/>
            <w:rPrChange w:id="5704" w:author="nidal saleh" w:date="2025-06-14T11:48:00Z">
              <w:rPr>
                <w:rFonts w:ascii="Consolas" w:eastAsia="Times New Roman" w:hAnsi="Consolas" w:cs="Times New Roman" w:hint="eastAsia"/>
                <w:color w:val="CE9178"/>
                <w:sz w:val="18"/>
                <w:szCs w:val="18"/>
                <w:rtl/>
              </w:rPr>
            </w:rPrChange>
          </w:rPr>
          <w:t>المدة</w:t>
        </w:r>
        <w:r w:rsidRPr="00CD2EF4">
          <w:rPr>
            <w:rFonts w:ascii="Consolas" w:eastAsia="Times New Roman" w:hAnsi="Consolas" w:cs="Times New Roman"/>
            <w:color w:val="CE9178"/>
            <w:sz w:val="32"/>
            <w:szCs w:val="32"/>
            <w:rPrChange w:id="5705" w:author="nidal saleh" w:date="2025-06-14T11:48:00Z">
              <w:rPr>
                <w:rFonts w:ascii="Consolas" w:eastAsia="Times New Roman" w:hAnsi="Consolas" w:cs="Times New Roman"/>
                <w:color w:val="CE9178"/>
                <w:sz w:val="18"/>
                <w:szCs w:val="18"/>
              </w:rPr>
            </w:rPrChange>
          </w:rPr>
          <w:t xml:space="preserve">: </w:t>
        </w:r>
        <w:r w:rsidRPr="00CD2EF4">
          <w:rPr>
            <w:rFonts w:ascii="Consolas" w:eastAsia="Times New Roman" w:hAnsi="Consolas" w:cs="Times New Roman"/>
            <w:color w:val="569CD6"/>
            <w:sz w:val="32"/>
            <w:szCs w:val="32"/>
            <w:rPrChange w:id="5706" w:author="nidal saleh" w:date="2025-06-14T11:48:00Z">
              <w:rPr>
                <w:rFonts w:ascii="Consolas" w:eastAsia="Times New Roman" w:hAnsi="Consolas" w:cs="Times New Roman"/>
                <w:color w:val="569CD6"/>
                <w:sz w:val="18"/>
                <w:szCs w:val="18"/>
              </w:rPr>
            </w:rPrChange>
          </w:rPr>
          <w:t>{</w:t>
        </w:r>
        <w:r w:rsidRPr="00CD2EF4">
          <w:rPr>
            <w:rFonts w:ascii="Consolas" w:eastAsia="Times New Roman" w:hAnsi="Consolas" w:cs="Times New Roman"/>
            <w:color w:val="9CDCFE"/>
            <w:sz w:val="32"/>
            <w:szCs w:val="32"/>
            <w:rPrChange w:id="5707" w:author="nidal saleh" w:date="2025-06-14T11:48:00Z">
              <w:rPr>
                <w:rFonts w:ascii="Consolas" w:eastAsia="Times New Roman" w:hAnsi="Consolas" w:cs="Times New Roman"/>
                <w:color w:val="9CDCFE"/>
                <w:sz w:val="18"/>
                <w:szCs w:val="18"/>
              </w:rPr>
            </w:rPrChange>
          </w:rPr>
          <w:t>duration</w:t>
        </w:r>
        <w:r w:rsidRPr="00CD2EF4">
          <w:rPr>
            <w:rFonts w:ascii="Consolas" w:eastAsia="Times New Roman" w:hAnsi="Consolas" w:cs="Times New Roman"/>
            <w:color w:val="569CD6"/>
            <w:sz w:val="32"/>
            <w:szCs w:val="32"/>
            <w:rPrChange w:id="5708" w:author="nidal saleh" w:date="2025-06-14T11:48:00Z">
              <w:rPr>
                <w:rFonts w:ascii="Consolas" w:eastAsia="Times New Roman" w:hAnsi="Consolas" w:cs="Times New Roman"/>
                <w:color w:val="569CD6"/>
                <w:sz w:val="18"/>
                <w:szCs w:val="18"/>
              </w:rPr>
            </w:rPrChange>
          </w:rPr>
          <w:t>}</w:t>
        </w:r>
        <w:r w:rsidRPr="00CD2EF4">
          <w:rPr>
            <w:rFonts w:ascii="Consolas" w:eastAsia="Times New Roman" w:hAnsi="Consolas" w:cs="Times New Roman"/>
            <w:color w:val="CE9178"/>
            <w:sz w:val="32"/>
            <w:szCs w:val="32"/>
            <w:rPrChange w:id="5709" w:author="nidal saleh" w:date="2025-06-14T11:48:00Z">
              <w:rPr>
                <w:rFonts w:ascii="Consolas" w:eastAsia="Times New Roman" w:hAnsi="Consolas" w:cs="Times New Roman"/>
                <w:color w:val="CE9178"/>
                <w:sz w:val="18"/>
                <w:szCs w:val="18"/>
              </w:rPr>
            </w:rPrChange>
          </w:rPr>
          <w:t xml:space="preserve"> </w:t>
        </w:r>
        <w:r w:rsidRPr="00CD2EF4">
          <w:rPr>
            <w:rFonts w:ascii="Consolas" w:eastAsia="Times New Roman" w:hAnsi="Consolas" w:cs="Times New Roman" w:hint="eastAsia"/>
            <w:color w:val="CE9178"/>
            <w:sz w:val="32"/>
            <w:szCs w:val="32"/>
            <w:rtl/>
            <w:rPrChange w:id="5710" w:author="nidal saleh" w:date="2025-06-14T11:48:00Z">
              <w:rPr>
                <w:rFonts w:ascii="Consolas" w:eastAsia="Times New Roman" w:hAnsi="Consolas" w:cs="Times New Roman" w:hint="eastAsia"/>
                <w:color w:val="CE9178"/>
                <w:sz w:val="18"/>
                <w:szCs w:val="18"/>
                <w:rtl/>
              </w:rPr>
            </w:rPrChange>
          </w:rPr>
          <w:t>ثانية</w:t>
        </w:r>
      </w:ins>
    </w:p>
    <w:p w14:paraId="0719CF1D" w14:textId="77777777" w:rsidR="00E15A8B" w:rsidRPr="00CD2EF4" w:rsidRDefault="00E15A8B" w:rsidP="00E15A8B">
      <w:pPr>
        <w:shd w:val="clear" w:color="auto" w:fill="1F1F1F"/>
        <w:spacing w:after="0" w:line="240" w:lineRule="atLeast"/>
        <w:rPr>
          <w:ins w:id="5711" w:author="nidal saleh" w:date="2025-06-11T00:13:00Z"/>
          <w:rFonts w:ascii="Consolas" w:eastAsia="Times New Roman" w:hAnsi="Consolas" w:cs="Times New Roman"/>
          <w:color w:val="CCCCCC"/>
          <w:sz w:val="32"/>
          <w:szCs w:val="32"/>
          <w:rPrChange w:id="5712" w:author="nidal saleh" w:date="2025-06-14T11:48:00Z">
            <w:rPr>
              <w:ins w:id="5713" w:author="nidal saleh" w:date="2025-06-11T00:13:00Z"/>
              <w:rFonts w:ascii="Consolas" w:eastAsia="Times New Roman" w:hAnsi="Consolas" w:cs="Times New Roman"/>
              <w:color w:val="CCCCCC"/>
              <w:sz w:val="18"/>
              <w:szCs w:val="18"/>
            </w:rPr>
          </w:rPrChange>
        </w:rPr>
      </w:pPr>
      <w:ins w:id="5714" w:author="nidal saleh" w:date="2025-06-11T00:13:00Z">
        <w:r w:rsidRPr="00CD2EF4">
          <w:rPr>
            <w:rFonts w:ascii="Consolas" w:eastAsia="Times New Roman" w:hAnsi="Consolas" w:cs="Times New Roman" w:hint="eastAsia"/>
            <w:color w:val="CE9178"/>
            <w:sz w:val="32"/>
            <w:szCs w:val="32"/>
            <w:rtl/>
            <w:rPrChange w:id="5715" w:author="nidal saleh" w:date="2025-06-14T11:48:00Z">
              <w:rPr>
                <w:rFonts w:ascii="Consolas" w:eastAsia="Times New Roman" w:hAnsi="Consolas" w:cs="Times New Roman" w:hint="eastAsia"/>
                <w:color w:val="CE9178"/>
                <w:sz w:val="18"/>
                <w:szCs w:val="18"/>
                <w:rtl/>
              </w:rPr>
            </w:rPrChange>
          </w:rPr>
          <w:t>الموقع</w:t>
        </w:r>
        <w:r w:rsidRPr="00CD2EF4">
          <w:rPr>
            <w:rFonts w:ascii="Consolas" w:eastAsia="Times New Roman" w:hAnsi="Consolas" w:cs="Times New Roman"/>
            <w:color w:val="CE9178"/>
            <w:sz w:val="32"/>
            <w:szCs w:val="32"/>
            <w:rPrChange w:id="5716" w:author="nidal saleh" w:date="2025-06-14T11:48:00Z">
              <w:rPr>
                <w:rFonts w:ascii="Consolas" w:eastAsia="Times New Roman" w:hAnsi="Consolas" w:cs="Times New Roman"/>
                <w:color w:val="CE9178"/>
                <w:sz w:val="18"/>
                <w:szCs w:val="18"/>
              </w:rPr>
            </w:rPrChange>
          </w:rPr>
          <w:t xml:space="preserve">: </w:t>
        </w:r>
        <w:r w:rsidRPr="00CD2EF4">
          <w:rPr>
            <w:rFonts w:ascii="Consolas" w:eastAsia="Times New Roman" w:hAnsi="Consolas" w:cs="Times New Roman"/>
            <w:color w:val="569CD6"/>
            <w:sz w:val="32"/>
            <w:szCs w:val="32"/>
            <w:rPrChange w:id="5717" w:author="nidal saleh" w:date="2025-06-14T11:48:00Z">
              <w:rPr>
                <w:rFonts w:ascii="Consolas" w:eastAsia="Times New Roman" w:hAnsi="Consolas" w:cs="Times New Roman"/>
                <w:color w:val="569CD6"/>
                <w:sz w:val="18"/>
                <w:szCs w:val="18"/>
              </w:rPr>
            </w:rPrChange>
          </w:rPr>
          <w:t>{</w:t>
        </w:r>
        <w:r w:rsidRPr="00CD2EF4">
          <w:rPr>
            <w:rFonts w:ascii="Consolas" w:eastAsia="Times New Roman" w:hAnsi="Consolas" w:cs="Times New Roman"/>
            <w:color w:val="9CDCFE"/>
            <w:sz w:val="32"/>
            <w:szCs w:val="32"/>
            <w:rPrChange w:id="5718" w:author="nidal saleh" w:date="2025-06-14T11:48:00Z">
              <w:rPr>
                <w:rFonts w:ascii="Consolas" w:eastAsia="Times New Roman" w:hAnsi="Consolas" w:cs="Times New Roman"/>
                <w:color w:val="9CDCFE"/>
                <w:sz w:val="18"/>
                <w:szCs w:val="18"/>
              </w:rPr>
            </w:rPrChange>
          </w:rPr>
          <w:t>location</w:t>
        </w:r>
        <w:r w:rsidRPr="00CD2EF4">
          <w:rPr>
            <w:rFonts w:ascii="Consolas" w:eastAsia="Times New Roman" w:hAnsi="Consolas" w:cs="Times New Roman"/>
            <w:color w:val="569CD6"/>
            <w:sz w:val="32"/>
            <w:szCs w:val="32"/>
            <w:rPrChange w:id="5719" w:author="nidal saleh" w:date="2025-06-14T11:48:00Z">
              <w:rPr>
                <w:rFonts w:ascii="Consolas" w:eastAsia="Times New Roman" w:hAnsi="Consolas" w:cs="Times New Roman"/>
                <w:color w:val="569CD6"/>
                <w:sz w:val="18"/>
                <w:szCs w:val="18"/>
              </w:rPr>
            </w:rPrChange>
          </w:rPr>
          <w:t>}</w:t>
        </w:r>
      </w:ins>
    </w:p>
    <w:p w14:paraId="042B3007" w14:textId="77777777" w:rsidR="00E15A8B" w:rsidRPr="00CD2EF4" w:rsidRDefault="00E15A8B" w:rsidP="00E15A8B">
      <w:pPr>
        <w:shd w:val="clear" w:color="auto" w:fill="1F1F1F"/>
        <w:spacing w:after="0" w:line="240" w:lineRule="atLeast"/>
        <w:rPr>
          <w:ins w:id="5720" w:author="nidal saleh" w:date="2025-06-11T00:13:00Z"/>
          <w:rFonts w:ascii="Consolas" w:eastAsia="Times New Roman" w:hAnsi="Consolas" w:cs="Times New Roman"/>
          <w:color w:val="CCCCCC"/>
          <w:sz w:val="32"/>
          <w:szCs w:val="32"/>
          <w:rPrChange w:id="5721" w:author="nidal saleh" w:date="2025-06-14T11:48:00Z">
            <w:rPr>
              <w:ins w:id="5722" w:author="nidal saleh" w:date="2025-06-11T00:13:00Z"/>
              <w:rFonts w:ascii="Consolas" w:eastAsia="Times New Roman" w:hAnsi="Consolas" w:cs="Times New Roman"/>
              <w:color w:val="CCCCCC"/>
              <w:sz w:val="18"/>
              <w:szCs w:val="18"/>
            </w:rPr>
          </w:rPrChange>
        </w:rPr>
      </w:pPr>
      <w:ins w:id="5723" w:author="nidal saleh" w:date="2025-06-11T00:13:00Z">
        <w:r w:rsidRPr="00CD2EF4">
          <w:rPr>
            <w:rFonts w:ascii="Consolas" w:eastAsia="Times New Roman" w:hAnsi="Consolas" w:cs="Times New Roman"/>
            <w:color w:val="CE9178"/>
            <w:sz w:val="32"/>
            <w:szCs w:val="32"/>
            <w:rPrChange w:id="5724" w:author="nidal saleh" w:date="2025-06-14T11:48:00Z">
              <w:rPr>
                <w:rFonts w:ascii="Consolas" w:eastAsia="Times New Roman" w:hAnsi="Consolas" w:cs="Times New Roman"/>
                <w:color w:val="CE9178"/>
                <w:sz w:val="18"/>
                <w:szCs w:val="18"/>
              </w:rPr>
            </w:rPrChange>
          </w:rPr>
          <w:t>"""</w:t>
        </w:r>
        <w:r w:rsidRPr="00CD2EF4">
          <w:rPr>
            <w:rFonts w:ascii="Consolas" w:eastAsia="Times New Roman" w:hAnsi="Consolas" w:cs="Times New Roman"/>
            <w:color w:val="CCCCCC"/>
            <w:sz w:val="32"/>
            <w:szCs w:val="32"/>
            <w:rPrChange w:id="5725" w:author="nidal saleh" w:date="2025-06-14T11:48:00Z">
              <w:rPr>
                <w:rFonts w:ascii="Consolas" w:eastAsia="Times New Roman" w:hAnsi="Consolas" w:cs="Times New Roman"/>
                <w:color w:val="CCCCCC"/>
                <w:sz w:val="18"/>
                <w:szCs w:val="18"/>
              </w:rPr>
            </w:rPrChange>
          </w:rPr>
          <w:t>)</w:t>
        </w:r>
      </w:ins>
    </w:p>
    <w:p w14:paraId="0BAE42C3" w14:textId="1EDE17A9" w:rsidR="00E15A8B" w:rsidRPr="00CD2EF4" w:rsidRDefault="00E15A8B" w:rsidP="00E15A8B">
      <w:pPr>
        <w:shd w:val="clear" w:color="auto" w:fill="1F1F1F"/>
        <w:spacing w:after="0" w:line="240" w:lineRule="atLeast"/>
        <w:rPr>
          <w:ins w:id="5726" w:author="nidal saleh" w:date="2025-06-11T00:13:00Z"/>
          <w:rFonts w:ascii="Consolas" w:eastAsia="Times New Roman" w:hAnsi="Consolas" w:cs="Times New Roman"/>
          <w:color w:val="CCCCCC"/>
          <w:sz w:val="32"/>
          <w:szCs w:val="32"/>
          <w:rPrChange w:id="5727" w:author="nidal saleh" w:date="2025-06-14T11:48:00Z">
            <w:rPr>
              <w:ins w:id="5728" w:author="nidal saleh" w:date="2025-06-11T00:13:00Z"/>
              <w:rFonts w:ascii="Consolas" w:eastAsia="Times New Roman" w:hAnsi="Consolas" w:cs="Times New Roman"/>
              <w:color w:val="CCCCCC"/>
              <w:sz w:val="18"/>
              <w:szCs w:val="18"/>
            </w:rPr>
          </w:rPrChange>
        </w:rPr>
      </w:pPr>
      <w:ins w:id="5729" w:author="nidal saleh" w:date="2025-06-11T00:13:00Z">
        <w:r w:rsidRPr="00CD2EF4">
          <w:rPr>
            <w:rFonts w:ascii="Consolas" w:eastAsia="Times New Roman" w:hAnsi="Consolas" w:cs="Times New Roman"/>
            <w:color w:val="CCCCCC"/>
            <w:sz w:val="32"/>
            <w:szCs w:val="32"/>
            <w:rPrChange w:id="5730"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731" w:author="nidal saleh" w:date="2025-06-14T11:48:00Z">
              <w:rPr>
                <w:rFonts w:ascii="Consolas" w:eastAsia="Times New Roman" w:hAnsi="Consolas" w:cs="Times New Roman"/>
                <w:color w:val="9CDCFE"/>
                <w:sz w:val="18"/>
                <w:szCs w:val="18"/>
              </w:rPr>
            </w:rPrChange>
          </w:rPr>
          <w:t>smtp</w:t>
        </w:r>
        <w:r w:rsidRPr="00CD2EF4">
          <w:rPr>
            <w:rFonts w:ascii="Consolas" w:eastAsia="Times New Roman" w:hAnsi="Consolas" w:cs="Times New Roman"/>
            <w:color w:val="CCCCCC"/>
            <w:sz w:val="32"/>
            <w:szCs w:val="32"/>
            <w:rPrChange w:id="5732"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CDCAA"/>
            <w:sz w:val="32"/>
            <w:szCs w:val="32"/>
            <w:rPrChange w:id="5733" w:author="nidal saleh" w:date="2025-06-14T11:48:00Z">
              <w:rPr>
                <w:rFonts w:ascii="Consolas" w:eastAsia="Times New Roman" w:hAnsi="Consolas" w:cs="Times New Roman"/>
                <w:color w:val="DCDCAA"/>
                <w:sz w:val="18"/>
                <w:szCs w:val="18"/>
              </w:rPr>
            </w:rPrChange>
          </w:rPr>
          <w:t>send_message</w:t>
        </w:r>
        <w:proofErr w:type="spellEnd"/>
        <w:r w:rsidRPr="00CD2EF4">
          <w:rPr>
            <w:rFonts w:ascii="Consolas" w:eastAsia="Times New Roman" w:hAnsi="Consolas" w:cs="Times New Roman"/>
            <w:color w:val="CCCCCC"/>
            <w:sz w:val="32"/>
            <w:szCs w:val="32"/>
            <w:rPrChange w:id="5734"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9CDCFE"/>
            <w:sz w:val="32"/>
            <w:szCs w:val="32"/>
            <w:rPrChange w:id="5735" w:author="nidal saleh" w:date="2025-06-14T11:48:00Z">
              <w:rPr>
                <w:rFonts w:ascii="Consolas" w:eastAsia="Times New Roman" w:hAnsi="Consolas" w:cs="Times New Roman"/>
                <w:color w:val="9CDCFE"/>
                <w:sz w:val="18"/>
                <w:szCs w:val="18"/>
              </w:rPr>
            </w:rPrChange>
          </w:rPr>
          <w:t>msg</w:t>
        </w:r>
        <w:r w:rsidRPr="00CD2EF4">
          <w:rPr>
            <w:rFonts w:ascii="Consolas" w:eastAsia="Times New Roman" w:hAnsi="Consolas" w:cs="Times New Roman"/>
            <w:color w:val="CCCCCC"/>
            <w:sz w:val="32"/>
            <w:szCs w:val="32"/>
            <w:rPrChange w:id="5736" w:author="nidal saleh" w:date="2025-06-14T11:48:00Z">
              <w:rPr>
                <w:rFonts w:ascii="Consolas" w:eastAsia="Times New Roman" w:hAnsi="Consolas" w:cs="Times New Roman"/>
                <w:color w:val="CCCCCC"/>
                <w:sz w:val="18"/>
                <w:szCs w:val="18"/>
              </w:rPr>
            </w:rPrChange>
          </w:rPr>
          <w:t>)</w:t>
        </w:r>
      </w:ins>
    </w:p>
    <w:p w14:paraId="134DB5A1" w14:textId="77777777" w:rsidR="00775753" w:rsidRPr="00CD2EF4" w:rsidRDefault="00775753">
      <w:pPr>
        <w:bidi/>
        <w:spacing w:before="100" w:beforeAutospacing="1" w:after="100" w:afterAutospacing="1" w:line="240" w:lineRule="auto"/>
        <w:rPr>
          <w:ins w:id="5737" w:author="nidal saleh" w:date="2025-06-11T00:00:00Z"/>
          <w:rFonts w:ascii="Times New Roman" w:eastAsia="Times New Roman" w:hAnsi="Times New Roman" w:cs="Times New Roman"/>
          <w:sz w:val="32"/>
          <w:szCs w:val="32"/>
          <w:rPrChange w:id="5738" w:author="nidal saleh" w:date="2025-06-14T11:48:00Z">
            <w:rPr>
              <w:ins w:id="5739" w:author="nidal saleh" w:date="2025-06-11T00:00:00Z"/>
              <w:rFonts w:ascii="Times New Roman" w:eastAsia="Times New Roman" w:hAnsi="Times New Roman" w:cs="Times New Roman"/>
              <w:sz w:val="24"/>
              <w:szCs w:val="24"/>
            </w:rPr>
          </w:rPrChange>
        </w:rPr>
        <w:pPrChange w:id="5740" w:author="nidal saleh" w:date="2025-06-11T00:01:00Z">
          <w:pPr>
            <w:spacing w:before="100" w:beforeAutospacing="1" w:after="100" w:afterAutospacing="1" w:line="240" w:lineRule="auto"/>
          </w:pPr>
        </w:pPrChange>
      </w:pPr>
      <w:ins w:id="5741" w:author="nidal saleh" w:date="2025-06-11T00:00:00Z">
        <w:r w:rsidRPr="00CD2EF4">
          <w:rPr>
            <w:rFonts w:ascii="Times New Roman" w:eastAsia="Times New Roman" w:hAnsi="Times New Roman" w:cs="Times New Roman"/>
            <w:b/>
            <w:bCs/>
            <w:sz w:val="32"/>
            <w:szCs w:val="32"/>
            <w:rtl/>
            <w:rPrChange w:id="5742" w:author="nidal saleh" w:date="2025-06-14T11:48:00Z">
              <w:rPr>
                <w:rFonts w:ascii="Times New Roman" w:eastAsia="Times New Roman" w:hAnsi="Times New Roman" w:cs="Times New Roman"/>
                <w:b/>
                <w:bCs/>
                <w:sz w:val="24"/>
                <w:szCs w:val="24"/>
                <w:rtl/>
              </w:rPr>
            </w:rPrChange>
          </w:rPr>
          <w:lastRenderedPageBreak/>
          <w:t>الشرح</w:t>
        </w:r>
        <w:r w:rsidRPr="00CD2EF4">
          <w:rPr>
            <w:rFonts w:ascii="Times New Roman" w:eastAsia="Times New Roman" w:hAnsi="Times New Roman" w:cs="Times New Roman"/>
            <w:b/>
            <w:bCs/>
            <w:sz w:val="32"/>
            <w:szCs w:val="32"/>
            <w:rPrChange w:id="5743" w:author="nidal saleh" w:date="2025-06-14T11:48:00Z">
              <w:rPr>
                <w:rFonts w:ascii="Times New Roman" w:eastAsia="Times New Roman" w:hAnsi="Times New Roman" w:cs="Times New Roman"/>
                <w:b/>
                <w:bCs/>
                <w:sz w:val="24"/>
                <w:szCs w:val="24"/>
              </w:rPr>
            </w:rPrChange>
          </w:rPr>
          <w:t>:</w:t>
        </w:r>
        <w:r w:rsidRPr="00CD2EF4">
          <w:rPr>
            <w:rFonts w:ascii="Times New Roman" w:eastAsia="Times New Roman" w:hAnsi="Times New Roman" w:cs="Times New Roman"/>
            <w:sz w:val="32"/>
            <w:szCs w:val="32"/>
            <w:rPrChange w:id="5744" w:author="nidal saleh" w:date="2025-06-14T11:48:00Z">
              <w:rPr>
                <w:rFonts w:ascii="Times New Roman" w:eastAsia="Times New Roman" w:hAnsi="Times New Roman" w:cs="Times New Roman"/>
                <w:sz w:val="24"/>
                <w:szCs w:val="24"/>
              </w:rPr>
            </w:rPrChange>
          </w:rPr>
          <w:br/>
        </w:r>
        <w:r w:rsidRPr="00CD2EF4">
          <w:rPr>
            <w:rFonts w:ascii="Times New Roman" w:eastAsia="Times New Roman" w:hAnsi="Times New Roman" w:cs="Times New Roman"/>
            <w:sz w:val="32"/>
            <w:szCs w:val="32"/>
            <w:rtl/>
            <w:rPrChange w:id="5745" w:author="nidal saleh" w:date="2025-06-14T11:48:00Z">
              <w:rPr>
                <w:rFonts w:ascii="Times New Roman" w:eastAsia="Times New Roman" w:hAnsi="Times New Roman" w:cs="Times New Roman"/>
                <w:sz w:val="24"/>
                <w:szCs w:val="24"/>
                <w:rtl/>
              </w:rPr>
            </w:rPrChange>
          </w:rPr>
          <w:t>بعد تسجيل الحالة يتم إرسال إشعار مفصل يحتوي على نوع الحالة وتوقيتها والموقع إلى البريد الإلكتروني الخاص بالإدارة</w:t>
        </w:r>
        <w:r w:rsidRPr="00CD2EF4">
          <w:rPr>
            <w:rFonts w:ascii="Times New Roman" w:eastAsia="Times New Roman" w:hAnsi="Times New Roman" w:cs="Times New Roman"/>
            <w:sz w:val="32"/>
            <w:szCs w:val="32"/>
            <w:rPrChange w:id="5746" w:author="nidal saleh" w:date="2025-06-14T11:48:00Z">
              <w:rPr>
                <w:rFonts w:ascii="Times New Roman" w:eastAsia="Times New Roman" w:hAnsi="Times New Roman" w:cs="Times New Roman"/>
                <w:sz w:val="24"/>
                <w:szCs w:val="24"/>
              </w:rPr>
            </w:rPrChange>
          </w:rPr>
          <w:t>.</w:t>
        </w:r>
      </w:ins>
    </w:p>
    <w:p w14:paraId="273DA9F2" w14:textId="77777777" w:rsidR="00775753" w:rsidRPr="00CD2EF4" w:rsidRDefault="00000000">
      <w:pPr>
        <w:bidi/>
        <w:spacing w:after="0" w:line="240" w:lineRule="auto"/>
        <w:rPr>
          <w:ins w:id="5747" w:author="nidal saleh" w:date="2025-06-11T00:00:00Z"/>
          <w:rFonts w:ascii="Times New Roman" w:eastAsia="Times New Roman" w:hAnsi="Times New Roman" w:cs="Times New Roman"/>
          <w:sz w:val="32"/>
          <w:szCs w:val="32"/>
          <w:rPrChange w:id="5748" w:author="nidal saleh" w:date="2025-06-14T11:48:00Z">
            <w:rPr>
              <w:ins w:id="5749" w:author="nidal saleh" w:date="2025-06-11T00:00:00Z"/>
              <w:rFonts w:ascii="Times New Roman" w:eastAsia="Times New Roman" w:hAnsi="Times New Roman" w:cs="Times New Roman"/>
              <w:sz w:val="24"/>
              <w:szCs w:val="24"/>
            </w:rPr>
          </w:rPrChange>
        </w:rPr>
        <w:pPrChange w:id="5750" w:author="nidal saleh" w:date="2025-06-11T00:01:00Z">
          <w:pPr>
            <w:spacing w:after="0" w:line="240" w:lineRule="auto"/>
          </w:pPr>
        </w:pPrChange>
      </w:pPr>
      <w:ins w:id="5751" w:author="nidal saleh" w:date="2025-06-11T00:00:00Z">
        <w:r>
          <w:rPr>
            <w:rFonts w:ascii="Times New Roman" w:eastAsia="Times New Roman" w:hAnsi="Times New Roman" w:cs="Times New Roman"/>
            <w:sz w:val="32"/>
            <w:szCs w:val="32"/>
          </w:rPr>
          <w:pict w14:anchorId="05D59D10">
            <v:rect id="_x0000_i1031" style="width:0;height:1.5pt" o:hralign="center" o:hrstd="t" o:hr="t" fillcolor="#a0a0a0" stroked="f"/>
          </w:pict>
        </w:r>
      </w:ins>
    </w:p>
    <w:p w14:paraId="03AD7532" w14:textId="3D38EF91" w:rsidR="00775753" w:rsidRPr="00CD2EF4" w:rsidRDefault="00775753">
      <w:pPr>
        <w:bidi/>
        <w:spacing w:before="100" w:beforeAutospacing="1" w:after="100" w:afterAutospacing="1" w:line="240" w:lineRule="auto"/>
        <w:rPr>
          <w:ins w:id="5752" w:author="nidal saleh" w:date="2025-06-11T00:00:00Z"/>
          <w:rFonts w:ascii="Times New Roman" w:eastAsia="Times New Roman" w:hAnsi="Times New Roman" w:cs="Times New Roman"/>
          <w:sz w:val="32"/>
          <w:szCs w:val="32"/>
          <w:rPrChange w:id="5753" w:author="nidal saleh" w:date="2025-06-14T11:48:00Z">
            <w:rPr>
              <w:ins w:id="5754" w:author="nidal saleh" w:date="2025-06-11T00:00:00Z"/>
              <w:rFonts w:ascii="Times New Roman" w:eastAsia="Times New Roman" w:hAnsi="Times New Roman" w:cs="Times New Roman"/>
              <w:sz w:val="24"/>
              <w:szCs w:val="24"/>
            </w:rPr>
          </w:rPrChange>
        </w:rPr>
        <w:pPrChange w:id="5755" w:author="nidal saleh" w:date="2025-06-11T00:01:00Z">
          <w:pPr>
            <w:spacing w:before="100" w:beforeAutospacing="1" w:after="100" w:afterAutospacing="1" w:line="240" w:lineRule="auto"/>
          </w:pPr>
        </w:pPrChange>
      </w:pPr>
      <w:ins w:id="5756" w:author="nidal saleh" w:date="2025-06-11T00:00:00Z">
        <w:r w:rsidRPr="00CD2EF4">
          <w:rPr>
            <w:rFonts w:ascii="Times New Roman" w:eastAsia="Times New Roman" w:hAnsi="Times New Roman" w:cs="Times New Roman"/>
            <w:sz w:val="32"/>
            <w:szCs w:val="32"/>
            <w:rPrChange w:id="5757" w:author="nidal saleh" w:date="2025-06-14T11:48:00Z">
              <w:rPr>
                <w:rFonts w:ascii="Times New Roman" w:eastAsia="Times New Roman" w:hAnsi="Times New Roman" w:cs="Times New Roman"/>
                <w:sz w:val="24"/>
                <w:szCs w:val="24"/>
              </w:rPr>
            </w:rPrChange>
          </w:rPr>
          <w:t xml:space="preserve"> </w:t>
        </w:r>
        <w:r w:rsidRPr="00CD2EF4">
          <w:rPr>
            <w:rFonts w:ascii="Times New Roman" w:eastAsia="Times New Roman" w:hAnsi="Times New Roman" w:cs="Times New Roman"/>
            <w:b/>
            <w:bCs/>
            <w:sz w:val="32"/>
            <w:szCs w:val="32"/>
            <w:rtl/>
            <w:rPrChange w:id="5758" w:author="nidal saleh" w:date="2025-06-14T11:48:00Z">
              <w:rPr>
                <w:rFonts w:ascii="Times New Roman" w:eastAsia="Times New Roman" w:hAnsi="Times New Roman" w:cs="Times New Roman"/>
                <w:b/>
                <w:bCs/>
                <w:sz w:val="24"/>
                <w:szCs w:val="24"/>
                <w:rtl/>
              </w:rPr>
            </w:rPrChange>
          </w:rPr>
          <w:t xml:space="preserve">و) إرسال تنبيه إلى </w:t>
        </w:r>
        <w:proofErr w:type="spellStart"/>
        <w:r w:rsidRPr="00CD2EF4">
          <w:rPr>
            <w:rFonts w:ascii="Times New Roman" w:eastAsia="Times New Roman" w:hAnsi="Times New Roman" w:cs="Times New Roman"/>
            <w:b/>
            <w:bCs/>
            <w:sz w:val="32"/>
            <w:szCs w:val="32"/>
            <w:rtl/>
            <w:rPrChange w:id="5759" w:author="nidal saleh" w:date="2025-06-14T11:48:00Z">
              <w:rPr>
                <w:rFonts w:ascii="Times New Roman" w:eastAsia="Times New Roman" w:hAnsi="Times New Roman" w:cs="Times New Roman"/>
                <w:b/>
                <w:bCs/>
                <w:sz w:val="24"/>
                <w:szCs w:val="24"/>
                <w:rtl/>
              </w:rPr>
            </w:rPrChange>
          </w:rPr>
          <w:t>تيليجرام</w:t>
        </w:r>
        <w:proofErr w:type="spellEnd"/>
        <w:r w:rsidRPr="00CD2EF4">
          <w:rPr>
            <w:rFonts w:ascii="Times New Roman" w:eastAsia="Times New Roman" w:hAnsi="Times New Roman" w:cs="Times New Roman"/>
            <w:b/>
            <w:bCs/>
            <w:sz w:val="32"/>
            <w:szCs w:val="32"/>
            <w:rPrChange w:id="5760" w:author="nidal saleh" w:date="2025-06-14T11:48:00Z">
              <w:rPr>
                <w:rFonts w:ascii="Times New Roman" w:eastAsia="Times New Roman" w:hAnsi="Times New Roman" w:cs="Times New Roman"/>
                <w:b/>
                <w:bCs/>
                <w:sz w:val="24"/>
                <w:szCs w:val="24"/>
              </w:rPr>
            </w:rPrChange>
          </w:rPr>
          <w:t>:</w:t>
        </w:r>
      </w:ins>
    </w:p>
    <w:p w14:paraId="42111501" w14:textId="77777777" w:rsidR="00E15A8B" w:rsidRPr="00CD2EF4" w:rsidRDefault="00E15A8B" w:rsidP="00E15A8B">
      <w:pPr>
        <w:shd w:val="clear" w:color="auto" w:fill="1F1F1F"/>
        <w:spacing w:after="0" w:line="240" w:lineRule="atLeast"/>
        <w:rPr>
          <w:ins w:id="5761" w:author="nidal saleh" w:date="2025-06-11T00:14:00Z"/>
          <w:rFonts w:ascii="Consolas" w:eastAsia="Times New Roman" w:hAnsi="Consolas" w:cs="Times New Roman"/>
          <w:color w:val="CCCCCC"/>
          <w:sz w:val="32"/>
          <w:szCs w:val="32"/>
          <w:rPrChange w:id="5762" w:author="nidal saleh" w:date="2025-06-14T11:48:00Z">
            <w:rPr>
              <w:ins w:id="5763" w:author="nidal saleh" w:date="2025-06-11T00:14:00Z"/>
              <w:rFonts w:ascii="Consolas" w:eastAsia="Times New Roman" w:hAnsi="Consolas" w:cs="Times New Roman"/>
              <w:color w:val="CCCCCC"/>
              <w:sz w:val="18"/>
              <w:szCs w:val="18"/>
            </w:rPr>
          </w:rPrChange>
        </w:rPr>
      </w:pPr>
      <w:ins w:id="5764" w:author="nidal saleh" w:date="2025-06-11T00:14:00Z">
        <w:r w:rsidRPr="00CD2EF4">
          <w:rPr>
            <w:rFonts w:ascii="Consolas" w:eastAsia="Times New Roman" w:hAnsi="Consolas" w:cs="Times New Roman"/>
            <w:color w:val="CCCCCC"/>
            <w:sz w:val="32"/>
            <w:szCs w:val="32"/>
            <w:rPrChange w:id="5765"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766" w:author="nidal saleh" w:date="2025-06-14T11:48:00Z">
              <w:rPr>
                <w:rFonts w:ascii="Consolas" w:eastAsia="Times New Roman" w:hAnsi="Consolas" w:cs="Times New Roman"/>
                <w:color w:val="9CDCFE"/>
                <w:sz w:val="18"/>
                <w:szCs w:val="18"/>
              </w:rPr>
            </w:rPrChange>
          </w:rPr>
          <w:t>url</w:t>
        </w:r>
        <w:proofErr w:type="spellEnd"/>
        <w:r w:rsidRPr="00CD2EF4">
          <w:rPr>
            <w:rFonts w:ascii="Consolas" w:eastAsia="Times New Roman" w:hAnsi="Consolas" w:cs="Times New Roman"/>
            <w:color w:val="CCCCCC"/>
            <w:sz w:val="32"/>
            <w:szCs w:val="32"/>
            <w:rPrChange w:id="5767"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768"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769"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569CD6"/>
            <w:sz w:val="32"/>
            <w:szCs w:val="32"/>
            <w:rPrChange w:id="5770" w:author="nidal saleh" w:date="2025-06-14T11:48:00Z">
              <w:rPr>
                <w:rFonts w:ascii="Consolas" w:eastAsia="Times New Roman" w:hAnsi="Consolas" w:cs="Times New Roman"/>
                <w:color w:val="569CD6"/>
                <w:sz w:val="18"/>
                <w:szCs w:val="18"/>
              </w:rPr>
            </w:rPrChange>
          </w:rPr>
          <w:t>f</w:t>
        </w:r>
        <w:r w:rsidRPr="00CD2EF4">
          <w:rPr>
            <w:rFonts w:ascii="Consolas" w:eastAsia="Times New Roman" w:hAnsi="Consolas" w:cs="Times New Roman"/>
            <w:color w:val="CE9178"/>
            <w:sz w:val="32"/>
            <w:szCs w:val="32"/>
            <w:rPrChange w:id="5771" w:author="nidal saleh" w:date="2025-06-14T11:48:00Z">
              <w:rPr>
                <w:rFonts w:ascii="Consolas" w:eastAsia="Times New Roman" w:hAnsi="Consolas" w:cs="Times New Roman"/>
                <w:color w:val="CE9178"/>
                <w:sz w:val="18"/>
                <w:szCs w:val="18"/>
              </w:rPr>
            </w:rPrChange>
          </w:rPr>
          <w:t>"https</w:t>
        </w:r>
        <w:proofErr w:type="spellEnd"/>
        <w:r w:rsidRPr="00CD2EF4">
          <w:rPr>
            <w:rFonts w:ascii="Consolas" w:eastAsia="Times New Roman" w:hAnsi="Consolas" w:cs="Times New Roman"/>
            <w:color w:val="CE9178"/>
            <w:sz w:val="32"/>
            <w:szCs w:val="32"/>
            <w:rPrChange w:id="5772" w:author="nidal saleh" w:date="2025-06-14T11:48:00Z">
              <w:rPr>
                <w:rFonts w:ascii="Consolas" w:eastAsia="Times New Roman" w:hAnsi="Consolas" w:cs="Times New Roman"/>
                <w:color w:val="CE9178"/>
                <w:sz w:val="18"/>
                <w:szCs w:val="18"/>
              </w:rPr>
            </w:rPrChange>
          </w:rPr>
          <w:t>://api.telegram.org/bot</w:t>
        </w:r>
        <w:r w:rsidRPr="00CD2EF4">
          <w:rPr>
            <w:rFonts w:ascii="Consolas" w:eastAsia="Times New Roman" w:hAnsi="Consolas" w:cs="Times New Roman"/>
            <w:color w:val="569CD6"/>
            <w:sz w:val="32"/>
            <w:szCs w:val="32"/>
            <w:rPrChange w:id="5773" w:author="nidal saleh" w:date="2025-06-14T11:48:00Z">
              <w:rPr>
                <w:rFonts w:ascii="Consolas" w:eastAsia="Times New Roman" w:hAnsi="Consolas" w:cs="Times New Roman"/>
                <w:color w:val="569CD6"/>
                <w:sz w:val="18"/>
                <w:szCs w:val="18"/>
              </w:rPr>
            </w:rPrChange>
          </w:rPr>
          <w:t>{</w:t>
        </w:r>
        <w:r w:rsidRPr="00CD2EF4">
          <w:rPr>
            <w:rFonts w:ascii="Consolas" w:eastAsia="Times New Roman" w:hAnsi="Consolas" w:cs="Times New Roman"/>
            <w:color w:val="9CDCFE"/>
            <w:sz w:val="32"/>
            <w:szCs w:val="32"/>
            <w:rPrChange w:id="5774" w:author="nidal saleh" w:date="2025-06-14T11:48:00Z">
              <w:rPr>
                <w:rFonts w:ascii="Consolas" w:eastAsia="Times New Roman" w:hAnsi="Consolas" w:cs="Times New Roman"/>
                <w:color w:val="9CDCFE"/>
                <w:sz w:val="18"/>
                <w:szCs w:val="18"/>
              </w:rPr>
            </w:rPrChange>
          </w:rPr>
          <w:t>token</w:t>
        </w:r>
        <w:r w:rsidRPr="00CD2EF4">
          <w:rPr>
            <w:rFonts w:ascii="Consolas" w:eastAsia="Times New Roman" w:hAnsi="Consolas" w:cs="Times New Roman"/>
            <w:color w:val="569CD6"/>
            <w:sz w:val="32"/>
            <w:szCs w:val="32"/>
            <w:rPrChange w:id="5775" w:author="nidal saleh" w:date="2025-06-14T11:48:00Z">
              <w:rPr>
                <w:rFonts w:ascii="Consolas" w:eastAsia="Times New Roman" w:hAnsi="Consolas" w:cs="Times New Roman"/>
                <w:color w:val="569CD6"/>
                <w:sz w:val="18"/>
                <w:szCs w:val="18"/>
              </w:rPr>
            </w:rPrChange>
          </w:rPr>
          <w:t>}</w:t>
        </w:r>
        <w:r w:rsidRPr="00CD2EF4">
          <w:rPr>
            <w:rFonts w:ascii="Consolas" w:eastAsia="Times New Roman" w:hAnsi="Consolas" w:cs="Times New Roman"/>
            <w:color w:val="CE9178"/>
            <w:sz w:val="32"/>
            <w:szCs w:val="32"/>
            <w:rPrChange w:id="5776" w:author="nidal saleh" w:date="2025-06-14T11:48:00Z">
              <w:rPr>
                <w:rFonts w:ascii="Consolas" w:eastAsia="Times New Roman" w:hAnsi="Consolas" w:cs="Times New Roman"/>
                <w:color w:val="CE9178"/>
                <w:sz w:val="18"/>
                <w:szCs w:val="18"/>
              </w:rPr>
            </w:rPrChange>
          </w:rPr>
          <w:t>/</w:t>
        </w:r>
        <w:proofErr w:type="spellStart"/>
        <w:r w:rsidRPr="00CD2EF4">
          <w:rPr>
            <w:rFonts w:ascii="Consolas" w:eastAsia="Times New Roman" w:hAnsi="Consolas" w:cs="Times New Roman"/>
            <w:color w:val="CE9178"/>
            <w:sz w:val="32"/>
            <w:szCs w:val="32"/>
            <w:rPrChange w:id="5777" w:author="nidal saleh" w:date="2025-06-14T11:48:00Z">
              <w:rPr>
                <w:rFonts w:ascii="Consolas" w:eastAsia="Times New Roman" w:hAnsi="Consolas" w:cs="Times New Roman"/>
                <w:color w:val="CE9178"/>
                <w:sz w:val="18"/>
                <w:szCs w:val="18"/>
              </w:rPr>
            </w:rPrChange>
          </w:rPr>
          <w:t>sendMessage</w:t>
        </w:r>
        <w:proofErr w:type="spellEnd"/>
        <w:r w:rsidRPr="00CD2EF4">
          <w:rPr>
            <w:rFonts w:ascii="Consolas" w:eastAsia="Times New Roman" w:hAnsi="Consolas" w:cs="Times New Roman"/>
            <w:color w:val="CE9178"/>
            <w:sz w:val="32"/>
            <w:szCs w:val="32"/>
            <w:rPrChange w:id="5778" w:author="nidal saleh" w:date="2025-06-14T11:48:00Z">
              <w:rPr>
                <w:rFonts w:ascii="Consolas" w:eastAsia="Times New Roman" w:hAnsi="Consolas" w:cs="Times New Roman"/>
                <w:color w:val="CE9178"/>
                <w:sz w:val="18"/>
                <w:szCs w:val="18"/>
              </w:rPr>
            </w:rPrChange>
          </w:rPr>
          <w:t>"</w:t>
        </w:r>
      </w:ins>
    </w:p>
    <w:p w14:paraId="060D39C2" w14:textId="77777777" w:rsidR="00E15A8B" w:rsidRPr="00CD2EF4" w:rsidRDefault="00E15A8B" w:rsidP="00E15A8B">
      <w:pPr>
        <w:shd w:val="clear" w:color="auto" w:fill="1F1F1F"/>
        <w:spacing w:after="0" w:line="240" w:lineRule="atLeast"/>
        <w:rPr>
          <w:ins w:id="5779" w:author="nidal saleh" w:date="2025-06-11T00:14:00Z"/>
          <w:rFonts w:ascii="Consolas" w:eastAsia="Times New Roman" w:hAnsi="Consolas" w:cs="Times New Roman"/>
          <w:color w:val="CCCCCC"/>
          <w:sz w:val="32"/>
          <w:szCs w:val="32"/>
          <w:rPrChange w:id="5780" w:author="nidal saleh" w:date="2025-06-14T11:48:00Z">
            <w:rPr>
              <w:ins w:id="5781" w:author="nidal saleh" w:date="2025-06-11T00:14:00Z"/>
              <w:rFonts w:ascii="Consolas" w:eastAsia="Times New Roman" w:hAnsi="Consolas" w:cs="Times New Roman"/>
              <w:color w:val="CCCCCC"/>
              <w:sz w:val="18"/>
              <w:szCs w:val="18"/>
            </w:rPr>
          </w:rPrChange>
        </w:rPr>
      </w:pPr>
      <w:ins w:id="5782" w:author="nidal saleh" w:date="2025-06-11T00:14:00Z">
        <w:r w:rsidRPr="00CD2EF4">
          <w:rPr>
            <w:rFonts w:ascii="Consolas" w:eastAsia="Times New Roman" w:hAnsi="Consolas" w:cs="Times New Roman"/>
            <w:color w:val="CCCCCC"/>
            <w:sz w:val="32"/>
            <w:szCs w:val="32"/>
            <w:rPrChange w:id="5783"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784" w:author="nidal saleh" w:date="2025-06-14T11:48:00Z">
              <w:rPr>
                <w:rFonts w:ascii="Consolas" w:eastAsia="Times New Roman" w:hAnsi="Consolas" w:cs="Times New Roman"/>
                <w:color w:val="9CDCFE"/>
                <w:sz w:val="18"/>
                <w:szCs w:val="18"/>
              </w:rPr>
            </w:rPrChange>
          </w:rPr>
          <w:t>payload</w:t>
        </w:r>
        <w:r w:rsidRPr="00CD2EF4">
          <w:rPr>
            <w:rFonts w:ascii="Consolas" w:eastAsia="Times New Roman" w:hAnsi="Consolas" w:cs="Times New Roman"/>
            <w:color w:val="CCCCCC"/>
            <w:sz w:val="32"/>
            <w:szCs w:val="32"/>
            <w:rPrChange w:id="5785"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786"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787"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CE9178"/>
            <w:sz w:val="32"/>
            <w:szCs w:val="32"/>
            <w:rPrChange w:id="5788" w:author="nidal saleh" w:date="2025-06-14T11:48:00Z">
              <w:rPr>
                <w:rFonts w:ascii="Consolas" w:eastAsia="Times New Roman" w:hAnsi="Consolas" w:cs="Times New Roman"/>
                <w:color w:val="CE9178"/>
                <w:sz w:val="18"/>
                <w:szCs w:val="18"/>
              </w:rPr>
            </w:rPrChange>
          </w:rPr>
          <w:t>"</w:t>
        </w:r>
        <w:proofErr w:type="spellStart"/>
        <w:r w:rsidRPr="00CD2EF4">
          <w:rPr>
            <w:rFonts w:ascii="Consolas" w:eastAsia="Times New Roman" w:hAnsi="Consolas" w:cs="Times New Roman"/>
            <w:color w:val="CE9178"/>
            <w:sz w:val="32"/>
            <w:szCs w:val="32"/>
            <w:rPrChange w:id="5789" w:author="nidal saleh" w:date="2025-06-14T11:48:00Z">
              <w:rPr>
                <w:rFonts w:ascii="Consolas" w:eastAsia="Times New Roman" w:hAnsi="Consolas" w:cs="Times New Roman"/>
                <w:color w:val="CE9178"/>
                <w:sz w:val="18"/>
                <w:szCs w:val="18"/>
              </w:rPr>
            </w:rPrChange>
          </w:rPr>
          <w:t>chat_id</w:t>
        </w:r>
        <w:proofErr w:type="spellEnd"/>
        <w:r w:rsidRPr="00CD2EF4">
          <w:rPr>
            <w:rFonts w:ascii="Consolas" w:eastAsia="Times New Roman" w:hAnsi="Consolas" w:cs="Times New Roman"/>
            <w:color w:val="CE9178"/>
            <w:sz w:val="32"/>
            <w:szCs w:val="32"/>
            <w:rPrChange w:id="5790" w:author="nidal saleh" w:date="2025-06-14T11:48:00Z">
              <w:rPr>
                <w:rFonts w:ascii="Consolas" w:eastAsia="Times New Roman" w:hAnsi="Consolas" w:cs="Times New Roman"/>
                <w:color w:val="CE9178"/>
                <w:sz w:val="18"/>
                <w:szCs w:val="18"/>
              </w:rPr>
            </w:rPrChange>
          </w:rPr>
          <w:t>"</w:t>
        </w:r>
        <w:r w:rsidRPr="00CD2EF4">
          <w:rPr>
            <w:rFonts w:ascii="Consolas" w:eastAsia="Times New Roman" w:hAnsi="Consolas" w:cs="Times New Roman"/>
            <w:color w:val="CCCCCC"/>
            <w:sz w:val="32"/>
            <w:szCs w:val="32"/>
            <w:rPrChange w:id="5791"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792" w:author="nidal saleh" w:date="2025-06-14T11:48:00Z">
              <w:rPr>
                <w:rFonts w:ascii="Consolas" w:eastAsia="Times New Roman" w:hAnsi="Consolas" w:cs="Times New Roman"/>
                <w:color w:val="9CDCFE"/>
                <w:sz w:val="18"/>
                <w:szCs w:val="18"/>
              </w:rPr>
            </w:rPrChange>
          </w:rPr>
          <w:t>chat_id</w:t>
        </w:r>
        <w:proofErr w:type="spellEnd"/>
        <w:r w:rsidRPr="00CD2EF4">
          <w:rPr>
            <w:rFonts w:ascii="Consolas" w:eastAsia="Times New Roman" w:hAnsi="Consolas" w:cs="Times New Roman"/>
            <w:color w:val="CCCCCC"/>
            <w:sz w:val="32"/>
            <w:szCs w:val="32"/>
            <w:rPrChange w:id="5793"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CE9178"/>
            <w:sz w:val="32"/>
            <w:szCs w:val="32"/>
            <w:rPrChange w:id="5794" w:author="nidal saleh" w:date="2025-06-14T11:48:00Z">
              <w:rPr>
                <w:rFonts w:ascii="Consolas" w:eastAsia="Times New Roman" w:hAnsi="Consolas" w:cs="Times New Roman"/>
                <w:color w:val="CE9178"/>
                <w:sz w:val="18"/>
                <w:szCs w:val="18"/>
              </w:rPr>
            </w:rPrChange>
          </w:rPr>
          <w:t>"text"</w:t>
        </w:r>
        <w:r w:rsidRPr="00CD2EF4">
          <w:rPr>
            <w:rFonts w:ascii="Consolas" w:eastAsia="Times New Roman" w:hAnsi="Consolas" w:cs="Times New Roman"/>
            <w:color w:val="CCCCCC"/>
            <w:sz w:val="32"/>
            <w:szCs w:val="32"/>
            <w:rPrChange w:id="5795"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796" w:author="nidal saleh" w:date="2025-06-14T11:48:00Z">
              <w:rPr>
                <w:rFonts w:ascii="Consolas" w:eastAsia="Times New Roman" w:hAnsi="Consolas" w:cs="Times New Roman"/>
                <w:color w:val="9CDCFE"/>
                <w:sz w:val="18"/>
                <w:szCs w:val="18"/>
              </w:rPr>
            </w:rPrChange>
          </w:rPr>
          <w:t>message</w:t>
        </w:r>
        <w:r w:rsidRPr="00CD2EF4">
          <w:rPr>
            <w:rFonts w:ascii="Consolas" w:eastAsia="Times New Roman" w:hAnsi="Consolas" w:cs="Times New Roman"/>
            <w:color w:val="CCCCCC"/>
            <w:sz w:val="32"/>
            <w:szCs w:val="32"/>
            <w:rPrChange w:id="5797" w:author="nidal saleh" w:date="2025-06-14T11:48:00Z">
              <w:rPr>
                <w:rFonts w:ascii="Consolas" w:eastAsia="Times New Roman" w:hAnsi="Consolas" w:cs="Times New Roman"/>
                <w:color w:val="CCCCCC"/>
                <w:sz w:val="18"/>
                <w:szCs w:val="18"/>
              </w:rPr>
            </w:rPrChange>
          </w:rPr>
          <w:t>}</w:t>
        </w:r>
      </w:ins>
    </w:p>
    <w:p w14:paraId="550B2A5A" w14:textId="77777777" w:rsidR="00E15A8B" w:rsidRPr="00CD2EF4" w:rsidRDefault="00E15A8B" w:rsidP="00E15A8B">
      <w:pPr>
        <w:shd w:val="clear" w:color="auto" w:fill="1F1F1F"/>
        <w:spacing w:after="0" w:line="240" w:lineRule="atLeast"/>
        <w:rPr>
          <w:ins w:id="5798" w:author="nidal saleh" w:date="2025-06-11T00:15:00Z"/>
          <w:rFonts w:ascii="Consolas" w:eastAsia="Times New Roman" w:hAnsi="Consolas" w:cs="Times New Roman"/>
          <w:color w:val="CCCCCC"/>
          <w:sz w:val="32"/>
          <w:szCs w:val="32"/>
          <w:rPrChange w:id="5799" w:author="nidal saleh" w:date="2025-06-14T11:48:00Z">
            <w:rPr>
              <w:ins w:id="5800" w:author="nidal saleh" w:date="2025-06-11T00:15:00Z"/>
              <w:rFonts w:ascii="Consolas" w:eastAsia="Times New Roman" w:hAnsi="Consolas" w:cs="Times New Roman"/>
              <w:color w:val="CCCCCC"/>
              <w:sz w:val="18"/>
              <w:szCs w:val="18"/>
            </w:rPr>
          </w:rPrChange>
        </w:rPr>
      </w:pPr>
      <w:ins w:id="5801" w:author="nidal saleh" w:date="2025-06-11T00:15:00Z">
        <w:r w:rsidRPr="00CD2EF4">
          <w:rPr>
            <w:rFonts w:ascii="Consolas" w:eastAsia="Times New Roman" w:hAnsi="Consolas" w:cs="Times New Roman"/>
            <w:color w:val="CCCCCC"/>
            <w:sz w:val="32"/>
            <w:szCs w:val="32"/>
            <w:rPrChange w:id="5802"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803" w:author="nidal saleh" w:date="2025-06-14T11:48:00Z">
              <w:rPr>
                <w:rFonts w:ascii="Consolas" w:eastAsia="Times New Roman" w:hAnsi="Consolas" w:cs="Times New Roman"/>
                <w:color w:val="9CDCFE"/>
                <w:sz w:val="18"/>
                <w:szCs w:val="18"/>
              </w:rPr>
            </w:rPrChange>
          </w:rPr>
          <w:t>response</w:t>
        </w:r>
        <w:r w:rsidRPr="00CD2EF4">
          <w:rPr>
            <w:rFonts w:ascii="Consolas" w:eastAsia="Times New Roman" w:hAnsi="Consolas" w:cs="Times New Roman"/>
            <w:color w:val="CCCCCC"/>
            <w:sz w:val="32"/>
            <w:szCs w:val="32"/>
            <w:rPrChange w:id="5804"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805"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806"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4EC9B0"/>
            <w:sz w:val="32"/>
            <w:szCs w:val="32"/>
            <w:rPrChange w:id="5807" w:author="nidal saleh" w:date="2025-06-14T11:48:00Z">
              <w:rPr>
                <w:rFonts w:ascii="Consolas" w:eastAsia="Times New Roman" w:hAnsi="Consolas" w:cs="Times New Roman"/>
                <w:color w:val="4EC9B0"/>
                <w:sz w:val="18"/>
                <w:szCs w:val="18"/>
              </w:rPr>
            </w:rPrChange>
          </w:rPr>
          <w:t>requests</w:t>
        </w:r>
        <w:r w:rsidRPr="00CD2EF4">
          <w:rPr>
            <w:rFonts w:ascii="Consolas" w:eastAsia="Times New Roman" w:hAnsi="Consolas" w:cs="Times New Roman"/>
            <w:color w:val="CCCCCC"/>
            <w:sz w:val="32"/>
            <w:szCs w:val="32"/>
            <w:rPrChange w:id="5808"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CDCAA"/>
            <w:sz w:val="32"/>
            <w:szCs w:val="32"/>
            <w:rPrChange w:id="5809" w:author="nidal saleh" w:date="2025-06-14T11:48:00Z">
              <w:rPr>
                <w:rFonts w:ascii="Consolas" w:eastAsia="Times New Roman" w:hAnsi="Consolas" w:cs="Times New Roman"/>
                <w:color w:val="DCDCAA"/>
                <w:sz w:val="18"/>
                <w:szCs w:val="18"/>
              </w:rPr>
            </w:rPrChange>
          </w:rPr>
          <w:t>post</w:t>
        </w:r>
        <w:proofErr w:type="spellEnd"/>
        <w:r w:rsidRPr="00CD2EF4">
          <w:rPr>
            <w:rFonts w:ascii="Consolas" w:eastAsia="Times New Roman" w:hAnsi="Consolas" w:cs="Times New Roman"/>
            <w:color w:val="CCCCCC"/>
            <w:sz w:val="32"/>
            <w:szCs w:val="32"/>
            <w:rPrChange w:id="5810" w:author="nidal saleh" w:date="2025-06-14T11:48:00Z">
              <w:rPr>
                <w:rFonts w:ascii="Consolas" w:eastAsia="Times New Roman" w:hAnsi="Consolas" w:cs="Times New Roman"/>
                <w:color w:val="CCCCCC"/>
                <w:sz w:val="18"/>
                <w:szCs w:val="18"/>
              </w:rPr>
            </w:rPrChange>
          </w:rPr>
          <w:t>(</w:t>
        </w:r>
        <w:proofErr w:type="spellStart"/>
        <w:r w:rsidRPr="00CD2EF4">
          <w:rPr>
            <w:rFonts w:ascii="Consolas" w:eastAsia="Times New Roman" w:hAnsi="Consolas" w:cs="Times New Roman"/>
            <w:color w:val="9CDCFE"/>
            <w:sz w:val="32"/>
            <w:szCs w:val="32"/>
            <w:rPrChange w:id="5811" w:author="nidal saleh" w:date="2025-06-14T11:48:00Z">
              <w:rPr>
                <w:rFonts w:ascii="Consolas" w:eastAsia="Times New Roman" w:hAnsi="Consolas" w:cs="Times New Roman"/>
                <w:color w:val="9CDCFE"/>
                <w:sz w:val="18"/>
                <w:szCs w:val="18"/>
              </w:rPr>
            </w:rPrChange>
          </w:rPr>
          <w:t>url</w:t>
        </w:r>
        <w:proofErr w:type="spellEnd"/>
        <w:r w:rsidRPr="00CD2EF4">
          <w:rPr>
            <w:rFonts w:ascii="Consolas" w:eastAsia="Times New Roman" w:hAnsi="Consolas" w:cs="Times New Roman"/>
            <w:color w:val="CCCCCC"/>
            <w:sz w:val="32"/>
            <w:szCs w:val="32"/>
            <w:rPrChange w:id="5812"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813" w:author="nidal saleh" w:date="2025-06-14T11:48:00Z">
              <w:rPr>
                <w:rFonts w:ascii="Consolas" w:eastAsia="Times New Roman" w:hAnsi="Consolas" w:cs="Times New Roman"/>
                <w:color w:val="9CDCFE"/>
                <w:sz w:val="18"/>
                <w:szCs w:val="18"/>
              </w:rPr>
            </w:rPrChange>
          </w:rPr>
          <w:t>data</w:t>
        </w:r>
        <w:r w:rsidRPr="00CD2EF4">
          <w:rPr>
            <w:rFonts w:ascii="Consolas" w:eastAsia="Times New Roman" w:hAnsi="Consolas" w:cs="Times New Roman"/>
            <w:color w:val="D4D4D4"/>
            <w:sz w:val="32"/>
            <w:szCs w:val="32"/>
            <w:rPrChange w:id="5814"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9CDCFE"/>
            <w:sz w:val="32"/>
            <w:szCs w:val="32"/>
            <w:rPrChange w:id="5815" w:author="nidal saleh" w:date="2025-06-14T11:48:00Z">
              <w:rPr>
                <w:rFonts w:ascii="Consolas" w:eastAsia="Times New Roman" w:hAnsi="Consolas" w:cs="Times New Roman"/>
                <w:color w:val="9CDCFE"/>
                <w:sz w:val="18"/>
                <w:szCs w:val="18"/>
              </w:rPr>
            </w:rPrChange>
          </w:rPr>
          <w:t>payload</w:t>
        </w:r>
        <w:r w:rsidRPr="00CD2EF4">
          <w:rPr>
            <w:rFonts w:ascii="Consolas" w:eastAsia="Times New Roman" w:hAnsi="Consolas" w:cs="Times New Roman"/>
            <w:color w:val="CCCCCC"/>
            <w:sz w:val="32"/>
            <w:szCs w:val="32"/>
            <w:rPrChange w:id="5816" w:author="nidal saleh" w:date="2025-06-14T11:48:00Z">
              <w:rPr>
                <w:rFonts w:ascii="Consolas" w:eastAsia="Times New Roman" w:hAnsi="Consolas" w:cs="Times New Roman"/>
                <w:color w:val="CCCCCC"/>
                <w:sz w:val="18"/>
                <w:szCs w:val="18"/>
              </w:rPr>
            </w:rPrChange>
          </w:rPr>
          <w:t>)</w:t>
        </w:r>
      </w:ins>
    </w:p>
    <w:p w14:paraId="36A080E1" w14:textId="77777777" w:rsidR="00775753" w:rsidRPr="00CD2EF4" w:rsidRDefault="00775753">
      <w:pPr>
        <w:bidi/>
        <w:spacing w:before="100" w:beforeAutospacing="1" w:after="100" w:afterAutospacing="1" w:line="240" w:lineRule="auto"/>
        <w:rPr>
          <w:ins w:id="5817" w:author="nidal saleh" w:date="2025-06-11T00:00:00Z"/>
          <w:rFonts w:ascii="Times New Roman" w:eastAsia="Times New Roman" w:hAnsi="Times New Roman" w:cs="Times New Roman"/>
          <w:sz w:val="32"/>
          <w:szCs w:val="32"/>
          <w:rPrChange w:id="5818" w:author="nidal saleh" w:date="2025-06-14T11:48:00Z">
            <w:rPr>
              <w:ins w:id="5819" w:author="nidal saleh" w:date="2025-06-11T00:00:00Z"/>
              <w:rFonts w:ascii="Times New Roman" w:eastAsia="Times New Roman" w:hAnsi="Times New Roman" w:cs="Times New Roman"/>
              <w:sz w:val="24"/>
              <w:szCs w:val="24"/>
            </w:rPr>
          </w:rPrChange>
        </w:rPr>
        <w:pPrChange w:id="5820" w:author="nidal saleh" w:date="2025-06-11T00:01:00Z">
          <w:pPr>
            <w:spacing w:before="100" w:beforeAutospacing="1" w:after="100" w:afterAutospacing="1" w:line="240" w:lineRule="auto"/>
          </w:pPr>
        </w:pPrChange>
      </w:pPr>
      <w:ins w:id="5821" w:author="nidal saleh" w:date="2025-06-11T00:00:00Z">
        <w:r w:rsidRPr="00CD2EF4">
          <w:rPr>
            <w:rFonts w:ascii="Times New Roman" w:eastAsia="Times New Roman" w:hAnsi="Times New Roman" w:cs="Times New Roman"/>
            <w:b/>
            <w:bCs/>
            <w:sz w:val="32"/>
            <w:szCs w:val="32"/>
            <w:rtl/>
            <w:rPrChange w:id="5822" w:author="nidal saleh" w:date="2025-06-14T11:48:00Z">
              <w:rPr>
                <w:rFonts w:ascii="Times New Roman" w:eastAsia="Times New Roman" w:hAnsi="Times New Roman" w:cs="Times New Roman"/>
                <w:b/>
                <w:bCs/>
                <w:sz w:val="24"/>
                <w:szCs w:val="24"/>
                <w:rtl/>
              </w:rPr>
            </w:rPrChange>
          </w:rPr>
          <w:t>الشرح</w:t>
        </w:r>
        <w:r w:rsidRPr="00CD2EF4">
          <w:rPr>
            <w:rFonts w:ascii="Times New Roman" w:eastAsia="Times New Roman" w:hAnsi="Times New Roman" w:cs="Times New Roman"/>
            <w:b/>
            <w:bCs/>
            <w:sz w:val="32"/>
            <w:szCs w:val="32"/>
            <w:rPrChange w:id="5823" w:author="nidal saleh" w:date="2025-06-14T11:48:00Z">
              <w:rPr>
                <w:rFonts w:ascii="Times New Roman" w:eastAsia="Times New Roman" w:hAnsi="Times New Roman" w:cs="Times New Roman"/>
                <w:b/>
                <w:bCs/>
                <w:sz w:val="24"/>
                <w:szCs w:val="24"/>
              </w:rPr>
            </w:rPrChange>
          </w:rPr>
          <w:t>:</w:t>
        </w:r>
        <w:r w:rsidRPr="00CD2EF4">
          <w:rPr>
            <w:rFonts w:ascii="Times New Roman" w:eastAsia="Times New Roman" w:hAnsi="Times New Roman" w:cs="Times New Roman"/>
            <w:sz w:val="32"/>
            <w:szCs w:val="32"/>
            <w:rPrChange w:id="5824" w:author="nidal saleh" w:date="2025-06-14T11:48:00Z">
              <w:rPr>
                <w:rFonts w:ascii="Times New Roman" w:eastAsia="Times New Roman" w:hAnsi="Times New Roman" w:cs="Times New Roman"/>
                <w:sz w:val="24"/>
                <w:szCs w:val="24"/>
              </w:rPr>
            </w:rPrChange>
          </w:rPr>
          <w:br/>
        </w:r>
        <w:r w:rsidRPr="00CD2EF4">
          <w:rPr>
            <w:rFonts w:ascii="Times New Roman" w:eastAsia="Times New Roman" w:hAnsi="Times New Roman" w:cs="Times New Roman"/>
            <w:sz w:val="32"/>
            <w:szCs w:val="32"/>
            <w:rtl/>
            <w:rPrChange w:id="5825" w:author="nidal saleh" w:date="2025-06-14T11:48:00Z">
              <w:rPr>
                <w:rFonts w:ascii="Times New Roman" w:eastAsia="Times New Roman" w:hAnsi="Times New Roman" w:cs="Times New Roman"/>
                <w:sz w:val="24"/>
                <w:szCs w:val="24"/>
                <w:rtl/>
              </w:rPr>
            </w:rPrChange>
          </w:rPr>
          <w:t xml:space="preserve">يرسل تنبيه فوري عبر </w:t>
        </w:r>
        <w:proofErr w:type="spellStart"/>
        <w:r w:rsidRPr="00CD2EF4">
          <w:rPr>
            <w:rFonts w:ascii="Times New Roman" w:eastAsia="Times New Roman" w:hAnsi="Times New Roman" w:cs="Times New Roman"/>
            <w:sz w:val="32"/>
            <w:szCs w:val="32"/>
            <w:rtl/>
            <w:rPrChange w:id="5826" w:author="nidal saleh" w:date="2025-06-14T11:48:00Z">
              <w:rPr>
                <w:rFonts w:ascii="Times New Roman" w:eastAsia="Times New Roman" w:hAnsi="Times New Roman" w:cs="Times New Roman"/>
                <w:sz w:val="24"/>
                <w:szCs w:val="24"/>
                <w:rtl/>
              </w:rPr>
            </w:rPrChange>
          </w:rPr>
          <w:t>تيليجرام</w:t>
        </w:r>
        <w:proofErr w:type="spellEnd"/>
        <w:r w:rsidRPr="00CD2EF4">
          <w:rPr>
            <w:rFonts w:ascii="Times New Roman" w:eastAsia="Times New Roman" w:hAnsi="Times New Roman" w:cs="Times New Roman"/>
            <w:sz w:val="32"/>
            <w:szCs w:val="32"/>
            <w:rtl/>
            <w:rPrChange w:id="5827" w:author="nidal saleh" w:date="2025-06-14T11:48:00Z">
              <w:rPr>
                <w:rFonts w:ascii="Times New Roman" w:eastAsia="Times New Roman" w:hAnsi="Times New Roman" w:cs="Times New Roman"/>
                <w:sz w:val="24"/>
                <w:szCs w:val="24"/>
                <w:rtl/>
              </w:rPr>
            </w:rPrChange>
          </w:rPr>
          <w:t xml:space="preserve"> يتضمن كل تفاصيل الحالة</w:t>
        </w:r>
        <w:r w:rsidRPr="00CD2EF4">
          <w:rPr>
            <w:rFonts w:ascii="Times New Roman" w:eastAsia="Times New Roman" w:hAnsi="Times New Roman" w:cs="Times New Roman"/>
            <w:sz w:val="32"/>
            <w:szCs w:val="32"/>
            <w:rPrChange w:id="5828" w:author="nidal saleh" w:date="2025-06-14T11:48:00Z">
              <w:rPr>
                <w:rFonts w:ascii="Times New Roman" w:eastAsia="Times New Roman" w:hAnsi="Times New Roman" w:cs="Times New Roman"/>
                <w:sz w:val="24"/>
                <w:szCs w:val="24"/>
              </w:rPr>
            </w:rPrChange>
          </w:rPr>
          <w:t>.</w:t>
        </w:r>
      </w:ins>
    </w:p>
    <w:p w14:paraId="69CE91BC" w14:textId="77777777" w:rsidR="00CD72F7" w:rsidRPr="00CD2EF4" w:rsidRDefault="00000000" w:rsidP="00775753">
      <w:pPr>
        <w:bidi/>
        <w:spacing w:after="0" w:line="240" w:lineRule="auto"/>
        <w:rPr>
          <w:ins w:id="5829" w:author="nidal saleh" w:date="2025-06-11T00:05:00Z"/>
          <w:rFonts w:ascii="Times New Roman" w:eastAsia="Times New Roman" w:hAnsi="Times New Roman" w:cs="Times New Roman"/>
          <w:sz w:val="32"/>
          <w:szCs w:val="32"/>
          <w:rPrChange w:id="5830" w:author="nidal saleh" w:date="2025-06-14T11:48:00Z">
            <w:rPr>
              <w:ins w:id="5831" w:author="nidal saleh" w:date="2025-06-11T00:05:00Z"/>
              <w:rFonts w:ascii="Times New Roman" w:eastAsia="Times New Roman" w:hAnsi="Times New Roman" w:cs="Times New Roman"/>
              <w:sz w:val="24"/>
              <w:szCs w:val="24"/>
            </w:rPr>
          </w:rPrChange>
        </w:rPr>
      </w:pPr>
      <w:ins w:id="5832" w:author="nidal saleh" w:date="2025-06-11T00:00:00Z">
        <w:r>
          <w:rPr>
            <w:rFonts w:ascii="Times New Roman" w:eastAsia="Times New Roman" w:hAnsi="Times New Roman" w:cs="Times New Roman"/>
            <w:sz w:val="32"/>
            <w:szCs w:val="32"/>
          </w:rPr>
          <w:pict w14:anchorId="6EF71613">
            <v:rect id="_x0000_i1032" style="width:0;height:1.5pt" o:hralign="center" o:hrstd="t" o:hr="t" fillcolor="#a0a0a0" stroked="f"/>
          </w:pict>
        </w:r>
      </w:ins>
    </w:p>
    <w:p w14:paraId="138A31D1" w14:textId="77777777" w:rsidR="00CD72F7" w:rsidRPr="00CD2EF4" w:rsidRDefault="00CD72F7">
      <w:pPr>
        <w:bidi/>
        <w:spacing w:after="0" w:line="240" w:lineRule="auto"/>
        <w:rPr>
          <w:ins w:id="5833" w:author="nidal saleh" w:date="2025-06-11T00:00:00Z"/>
          <w:rFonts w:ascii="Times New Roman" w:eastAsia="Times New Roman" w:hAnsi="Times New Roman" w:cs="Times New Roman"/>
          <w:sz w:val="32"/>
          <w:szCs w:val="32"/>
          <w:lang w:bidi="ar-SY"/>
          <w:rPrChange w:id="5834" w:author="nidal saleh" w:date="2025-06-14T11:48:00Z">
            <w:rPr>
              <w:ins w:id="5835" w:author="nidal saleh" w:date="2025-06-11T00:00:00Z"/>
              <w:rFonts w:ascii="Times New Roman" w:eastAsia="Times New Roman" w:hAnsi="Times New Roman" w:cs="Times New Roman"/>
              <w:sz w:val="24"/>
              <w:szCs w:val="24"/>
              <w:lang w:bidi="ar-SY"/>
            </w:rPr>
          </w:rPrChange>
        </w:rPr>
        <w:pPrChange w:id="5836" w:author="nidal saleh" w:date="2025-06-11T00:05:00Z">
          <w:pPr>
            <w:spacing w:after="0" w:line="240" w:lineRule="auto"/>
          </w:pPr>
        </w:pPrChange>
      </w:pPr>
    </w:p>
    <w:p w14:paraId="457FFECD" w14:textId="6B1FC4E1" w:rsidR="00775753" w:rsidRPr="00CD2EF4" w:rsidRDefault="00775753">
      <w:pPr>
        <w:bidi/>
        <w:spacing w:before="100" w:beforeAutospacing="1" w:after="100" w:afterAutospacing="1" w:line="240" w:lineRule="auto"/>
        <w:rPr>
          <w:ins w:id="5837" w:author="nidal saleh" w:date="2025-06-11T00:00:00Z"/>
          <w:rFonts w:ascii="Times New Roman" w:eastAsia="Times New Roman" w:hAnsi="Times New Roman" w:cs="Times New Roman"/>
          <w:sz w:val="32"/>
          <w:szCs w:val="32"/>
          <w:rPrChange w:id="5838" w:author="nidal saleh" w:date="2025-06-14T11:48:00Z">
            <w:rPr>
              <w:ins w:id="5839" w:author="nidal saleh" w:date="2025-06-11T00:00:00Z"/>
              <w:rFonts w:ascii="Times New Roman" w:eastAsia="Times New Roman" w:hAnsi="Times New Roman" w:cs="Times New Roman"/>
              <w:sz w:val="24"/>
              <w:szCs w:val="24"/>
            </w:rPr>
          </w:rPrChange>
        </w:rPr>
        <w:pPrChange w:id="5840" w:author="nidal saleh" w:date="2025-06-11T00:01:00Z">
          <w:pPr>
            <w:spacing w:before="100" w:beforeAutospacing="1" w:after="100" w:afterAutospacing="1" w:line="240" w:lineRule="auto"/>
          </w:pPr>
        </w:pPrChange>
      </w:pPr>
      <w:ins w:id="5841" w:author="nidal saleh" w:date="2025-06-11T00:00:00Z">
        <w:r w:rsidRPr="00CD2EF4">
          <w:rPr>
            <w:rFonts w:ascii="Times New Roman" w:eastAsia="Times New Roman" w:hAnsi="Times New Roman" w:cs="Times New Roman"/>
            <w:sz w:val="32"/>
            <w:szCs w:val="32"/>
            <w:rPrChange w:id="5842" w:author="nidal saleh" w:date="2025-06-14T11:48:00Z">
              <w:rPr>
                <w:rFonts w:ascii="Times New Roman" w:eastAsia="Times New Roman" w:hAnsi="Times New Roman" w:cs="Times New Roman"/>
                <w:sz w:val="24"/>
                <w:szCs w:val="24"/>
              </w:rPr>
            </w:rPrChange>
          </w:rPr>
          <w:t xml:space="preserve"> </w:t>
        </w:r>
        <w:r w:rsidRPr="00CD2EF4">
          <w:rPr>
            <w:rFonts w:ascii="Times New Roman" w:eastAsia="Times New Roman" w:hAnsi="Times New Roman" w:cs="Times New Roman"/>
            <w:b/>
            <w:bCs/>
            <w:sz w:val="32"/>
            <w:szCs w:val="32"/>
            <w:rtl/>
            <w:rPrChange w:id="5843" w:author="nidal saleh" w:date="2025-06-14T11:48:00Z">
              <w:rPr>
                <w:rFonts w:ascii="Times New Roman" w:eastAsia="Times New Roman" w:hAnsi="Times New Roman" w:cs="Times New Roman"/>
                <w:b/>
                <w:bCs/>
                <w:sz w:val="24"/>
                <w:szCs w:val="24"/>
                <w:rtl/>
              </w:rPr>
            </w:rPrChange>
          </w:rPr>
          <w:t>ز) تسجيل الحالة في قاعدة البيانات</w:t>
        </w:r>
        <w:r w:rsidRPr="00CD2EF4">
          <w:rPr>
            <w:rFonts w:ascii="Times New Roman" w:eastAsia="Times New Roman" w:hAnsi="Times New Roman" w:cs="Times New Roman"/>
            <w:b/>
            <w:bCs/>
            <w:sz w:val="32"/>
            <w:szCs w:val="32"/>
            <w:rPrChange w:id="5844" w:author="nidal saleh" w:date="2025-06-14T11:48:00Z">
              <w:rPr>
                <w:rFonts w:ascii="Times New Roman" w:eastAsia="Times New Roman" w:hAnsi="Times New Roman" w:cs="Times New Roman"/>
                <w:b/>
                <w:bCs/>
                <w:sz w:val="24"/>
                <w:szCs w:val="24"/>
              </w:rPr>
            </w:rPrChange>
          </w:rPr>
          <w:t>:</w:t>
        </w:r>
      </w:ins>
    </w:p>
    <w:p w14:paraId="2B47F1B6" w14:textId="77777777" w:rsidR="00E15A8B" w:rsidRPr="00CD2EF4" w:rsidRDefault="00E15A8B" w:rsidP="00E15A8B">
      <w:pPr>
        <w:shd w:val="clear" w:color="auto" w:fill="1F1F1F"/>
        <w:spacing w:after="0" w:line="240" w:lineRule="atLeast"/>
        <w:rPr>
          <w:ins w:id="5845" w:author="nidal saleh" w:date="2025-06-11T00:17:00Z"/>
          <w:rFonts w:ascii="Consolas" w:eastAsia="Times New Roman" w:hAnsi="Consolas" w:cs="Times New Roman"/>
          <w:color w:val="CCCCCC"/>
          <w:sz w:val="32"/>
          <w:szCs w:val="32"/>
          <w:rPrChange w:id="5846" w:author="nidal saleh" w:date="2025-06-14T11:48:00Z">
            <w:rPr>
              <w:ins w:id="5847" w:author="nidal saleh" w:date="2025-06-11T00:17:00Z"/>
              <w:rFonts w:ascii="Consolas" w:eastAsia="Times New Roman" w:hAnsi="Consolas" w:cs="Times New Roman"/>
              <w:color w:val="CCCCCC"/>
              <w:sz w:val="18"/>
              <w:szCs w:val="18"/>
            </w:rPr>
          </w:rPrChange>
        </w:rPr>
      </w:pPr>
      <w:ins w:id="5848" w:author="nidal saleh" w:date="2025-06-11T00:17:00Z">
        <w:r w:rsidRPr="00CD2EF4">
          <w:rPr>
            <w:rFonts w:ascii="Consolas" w:eastAsia="Times New Roman" w:hAnsi="Consolas" w:cs="Times New Roman"/>
            <w:color w:val="CCCCCC"/>
            <w:sz w:val="32"/>
            <w:szCs w:val="32"/>
            <w:rPrChange w:id="5849"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850" w:author="nidal saleh" w:date="2025-06-14T11:48:00Z">
              <w:rPr>
                <w:rFonts w:ascii="Consolas" w:eastAsia="Times New Roman" w:hAnsi="Consolas" w:cs="Times New Roman"/>
                <w:color w:val="9CDCFE"/>
                <w:sz w:val="18"/>
                <w:szCs w:val="18"/>
              </w:rPr>
            </w:rPrChange>
          </w:rPr>
          <w:t>cursor</w:t>
        </w:r>
        <w:r w:rsidRPr="00CD2EF4">
          <w:rPr>
            <w:rFonts w:ascii="Consolas" w:eastAsia="Times New Roman" w:hAnsi="Consolas" w:cs="Times New Roman"/>
            <w:color w:val="CCCCCC"/>
            <w:sz w:val="32"/>
            <w:szCs w:val="32"/>
            <w:rPrChange w:id="5851"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DCDCAA"/>
            <w:sz w:val="32"/>
            <w:szCs w:val="32"/>
            <w:rPrChange w:id="5852" w:author="nidal saleh" w:date="2025-06-14T11:48:00Z">
              <w:rPr>
                <w:rFonts w:ascii="Consolas" w:eastAsia="Times New Roman" w:hAnsi="Consolas" w:cs="Times New Roman"/>
                <w:color w:val="DCDCAA"/>
                <w:sz w:val="18"/>
                <w:szCs w:val="18"/>
              </w:rPr>
            </w:rPrChange>
          </w:rPr>
          <w:t>execute</w:t>
        </w:r>
        <w:proofErr w:type="spellEnd"/>
        <w:r w:rsidRPr="00CD2EF4">
          <w:rPr>
            <w:rFonts w:ascii="Consolas" w:eastAsia="Times New Roman" w:hAnsi="Consolas" w:cs="Times New Roman"/>
            <w:color w:val="CCCCCC"/>
            <w:sz w:val="32"/>
            <w:szCs w:val="32"/>
            <w:rPrChange w:id="5853"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CE9178"/>
            <w:sz w:val="32"/>
            <w:szCs w:val="32"/>
            <w:rPrChange w:id="5854" w:author="nidal saleh" w:date="2025-06-14T11:48:00Z">
              <w:rPr>
                <w:rFonts w:ascii="Consolas" w:eastAsia="Times New Roman" w:hAnsi="Consolas" w:cs="Times New Roman"/>
                <w:color w:val="CE9178"/>
                <w:sz w:val="18"/>
                <w:szCs w:val="18"/>
              </w:rPr>
            </w:rPrChange>
          </w:rPr>
          <w:t>'''</w:t>
        </w:r>
      </w:ins>
    </w:p>
    <w:p w14:paraId="02109F40" w14:textId="77777777" w:rsidR="00E15A8B" w:rsidRPr="00CD2EF4" w:rsidRDefault="00E15A8B" w:rsidP="00E15A8B">
      <w:pPr>
        <w:shd w:val="clear" w:color="auto" w:fill="1F1F1F"/>
        <w:spacing w:after="0" w:line="240" w:lineRule="atLeast"/>
        <w:rPr>
          <w:ins w:id="5855" w:author="nidal saleh" w:date="2025-06-11T00:17:00Z"/>
          <w:rFonts w:ascii="Consolas" w:eastAsia="Times New Roman" w:hAnsi="Consolas" w:cs="Times New Roman"/>
          <w:color w:val="CCCCCC"/>
          <w:sz w:val="32"/>
          <w:szCs w:val="32"/>
          <w:rPrChange w:id="5856" w:author="nidal saleh" w:date="2025-06-14T11:48:00Z">
            <w:rPr>
              <w:ins w:id="5857" w:author="nidal saleh" w:date="2025-06-11T00:17:00Z"/>
              <w:rFonts w:ascii="Consolas" w:eastAsia="Times New Roman" w:hAnsi="Consolas" w:cs="Times New Roman"/>
              <w:color w:val="CCCCCC"/>
              <w:sz w:val="18"/>
              <w:szCs w:val="18"/>
            </w:rPr>
          </w:rPrChange>
        </w:rPr>
      </w:pPr>
      <w:ins w:id="5858" w:author="nidal saleh" w:date="2025-06-11T00:17:00Z">
        <w:r w:rsidRPr="00CD2EF4">
          <w:rPr>
            <w:rFonts w:ascii="Consolas" w:eastAsia="Times New Roman" w:hAnsi="Consolas" w:cs="Times New Roman"/>
            <w:color w:val="CE9178"/>
            <w:sz w:val="32"/>
            <w:szCs w:val="32"/>
            <w:rPrChange w:id="5859" w:author="nidal saleh" w:date="2025-06-14T11:48:00Z">
              <w:rPr>
                <w:rFonts w:ascii="Consolas" w:eastAsia="Times New Roman" w:hAnsi="Consolas" w:cs="Times New Roman"/>
                <w:color w:val="CE9178"/>
                <w:sz w:val="18"/>
                <w:szCs w:val="18"/>
              </w:rPr>
            </w:rPrChange>
          </w:rPr>
          <w:t xml:space="preserve">        INSERT INTO distractions (type, </w:t>
        </w:r>
        <w:proofErr w:type="spellStart"/>
        <w:r w:rsidRPr="00CD2EF4">
          <w:rPr>
            <w:rFonts w:ascii="Consolas" w:eastAsia="Times New Roman" w:hAnsi="Consolas" w:cs="Times New Roman"/>
            <w:color w:val="CE9178"/>
            <w:sz w:val="32"/>
            <w:szCs w:val="32"/>
            <w:rPrChange w:id="5860" w:author="nidal saleh" w:date="2025-06-14T11:48:00Z">
              <w:rPr>
                <w:rFonts w:ascii="Consolas" w:eastAsia="Times New Roman" w:hAnsi="Consolas" w:cs="Times New Roman"/>
                <w:color w:val="CE9178"/>
                <w:sz w:val="18"/>
                <w:szCs w:val="18"/>
              </w:rPr>
            </w:rPrChange>
          </w:rPr>
          <w:t>start_time</w:t>
        </w:r>
        <w:proofErr w:type="spellEnd"/>
        <w:r w:rsidRPr="00CD2EF4">
          <w:rPr>
            <w:rFonts w:ascii="Consolas" w:eastAsia="Times New Roman" w:hAnsi="Consolas" w:cs="Times New Roman"/>
            <w:color w:val="CE9178"/>
            <w:sz w:val="32"/>
            <w:szCs w:val="32"/>
            <w:rPrChange w:id="5861" w:author="nidal saleh" w:date="2025-06-14T11:48:00Z">
              <w:rPr>
                <w:rFonts w:ascii="Consolas" w:eastAsia="Times New Roman" w:hAnsi="Consolas" w:cs="Times New Roman"/>
                <w:color w:val="CE9178"/>
                <w:sz w:val="18"/>
                <w:szCs w:val="18"/>
              </w:rPr>
            </w:rPrChange>
          </w:rPr>
          <w:t xml:space="preserve">, </w:t>
        </w:r>
        <w:proofErr w:type="spellStart"/>
        <w:r w:rsidRPr="00CD2EF4">
          <w:rPr>
            <w:rFonts w:ascii="Consolas" w:eastAsia="Times New Roman" w:hAnsi="Consolas" w:cs="Times New Roman"/>
            <w:color w:val="CE9178"/>
            <w:sz w:val="32"/>
            <w:szCs w:val="32"/>
            <w:rPrChange w:id="5862" w:author="nidal saleh" w:date="2025-06-14T11:48:00Z">
              <w:rPr>
                <w:rFonts w:ascii="Consolas" w:eastAsia="Times New Roman" w:hAnsi="Consolas" w:cs="Times New Roman"/>
                <w:color w:val="CE9178"/>
                <w:sz w:val="18"/>
                <w:szCs w:val="18"/>
              </w:rPr>
            </w:rPrChange>
          </w:rPr>
          <w:t>end_time</w:t>
        </w:r>
        <w:proofErr w:type="spellEnd"/>
        <w:r w:rsidRPr="00CD2EF4">
          <w:rPr>
            <w:rFonts w:ascii="Consolas" w:eastAsia="Times New Roman" w:hAnsi="Consolas" w:cs="Times New Roman"/>
            <w:color w:val="CE9178"/>
            <w:sz w:val="32"/>
            <w:szCs w:val="32"/>
            <w:rPrChange w:id="5863" w:author="nidal saleh" w:date="2025-06-14T11:48:00Z">
              <w:rPr>
                <w:rFonts w:ascii="Consolas" w:eastAsia="Times New Roman" w:hAnsi="Consolas" w:cs="Times New Roman"/>
                <w:color w:val="CE9178"/>
                <w:sz w:val="18"/>
                <w:szCs w:val="18"/>
              </w:rPr>
            </w:rPrChange>
          </w:rPr>
          <w:t>, duration, location)</w:t>
        </w:r>
      </w:ins>
    </w:p>
    <w:p w14:paraId="52B9FC57" w14:textId="77777777" w:rsidR="00E15A8B" w:rsidRPr="00CD2EF4" w:rsidRDefault="00E15A8B" w:rsidP="00E15A8B">
      <w:pPr>
        <w:shd w:val="clear" w:color="auto" w:fill="1F1F1F"/>
        <w:spacing w:after="0" w:line="240" w:lineRule="atLeast"/>
        <w:rPr>
          <w:ins w:id="5864" w:author="nidal saleh" w:date="2025-06-11T00:17:00Z"/>
          <w:rFonts w:ascii="Consolas" w:eastAsia="Times New Roman" w:hAnsi="Consolas" w:cs="Times New Roman"/>
          <w:color w:val="CCCCCC"/>
          <w:sz w:val="32"/>
          <w:szCs w:val="32"/>
          <w:rPrChange w:id="5865" w:author="nidal saleh" w:date="2025-06-14T11:48:00Z">
            <w:rPr>
              <w:ins w:id="5866" w:author="nidal saleh" w:date="2025-06-11T00:17:00Z"/>
              <w:rFonts w:ascii="Consolas" w:eastAsia="Times New Roman" w:hAnsi="Consolas" w:cs="Times New Roman"/>
              <w:color w:val="CCCCCC"/>
              <w:sz w:val="18"/>
              <w:szCs w:val="18"/>
            </w:rPr>
          </w:rPrChange>
        </w:rPr>
      </w:pPr>
      <w:ins w:id="5867" w:author="nidal saleh" w:date="2025-06-11T00:17:00Z">
        <w:r w:rsidRPr="00CD2EF4">
          <w:rPr>
            <w:rFonts w:ascii="Consolas" w:eastAsia="Times New Roman" w:hAnsi="Consolas" w:cs="Times New Roman"/>
            <w:color w:val="CE9178"/>
            <w:sz w:val="32"/>
            <w:szCs w:val="32"/>
            <w:rPrChange w:id="5868" w:author="nidal saleh" w:date="2025-06-14T11:48:00Z">
              <w:rPr>
                <w:rFonts w:ascii="Consolas" w:eastAsia="Times New Roman" w:hAnsi="Consolas" w:cs="Times New Roman"/>
                <w:color w:val="CE9178"/>
                <w:sz w:val="18"/>
                <w:szCs w:val="18"/>
              </w:rPr>
            </w:rPrChange>
          </w:rPr>
          <w:t>        VALUES (?, ?, ?, ?, ?)</w:t>
        </w:r>
      </w:ins>
    </w:p>
    <w:p w14:paraId="44128840" w14:textId="77777777" w:rsidR="00E15A8B" w:rsidRPr="00CD2EF4" w:rsidRDefault="00E15A8B" w:rsidP="00E15A8B">
      <w:pPr>
        <w:shd w:val="clear" w:color="auto" w:fill="1F1F1F"/>
        <w:spacing w:after="0" w:line="240" w:lineRule="atLeast"/>
        <w:rPr>
          <w:ins w:id="5869" w:author="nidal saleh" w:date="2025-06-11T00:17:00Z"/>
          <w:rFonts w:ascii="Consolas" w:eastAsia="Times New Roman" w:hAnsi="Consolas" w:cs="Times New Roman"/>
          <w:color w:val="CCCCCC"/>
          <w:sz w:val="32"/>
          <w:szCs w:val="32"/>
          <w:rPrChange w:id="5870" w:author="nidal saleh" w:date="2025-06-14T11:48:00Z">
            <w:rPr>
              <w:ins w:id="5871" w:author="nidal saleh" w:date="2025-06-11T00:17:00Z"/>
              <w:rFonts w:ascii="Consolas" w:eastAsia="Times New Roman" w:hAnsi="Consolas" w:cs="Times New Roman"/>
              <w:color w:val="CCCCCC"/>
              <w:sz w:val="18"/>
              <w:szCs w:val="18"/>
            </w:rPr>
          </w:rPrChange>
        </w:rPr>
      </w:pPr>
      <w:ins w:id="5872" w:author="nidal saleh" w:date="2025-06-11T00:17:00Z">
        <w:r w:rsidRPr="00CD2EF4">
          <w:rPr>
            <w:rFonts w:ascii="Consolas" w:eastAsia="Times New Roman" w:hAnsi="Consolas" w:cs="Times New Roman"/>
            <w:color w:val="CE9178"/>
            <w:sz w:val="32"/>
            <w:szCs w:val="32"/>
            <w:rPrChange w:id="5873" w:author="nidal saleh" w:date="2025-06-14T11:48:00Z">
              <w:rPr>
                <w:rFonts w:ascii="Consolas" w:eastAsia="Times New Roman" w:hAnsi="Consolas" w:cs="Times New Roman"/>
                <w:color w:val="CE9178"/>
                <w:sz w:val="18"/>
                <w:szCs w:val="18"/>
              </w:rPr>
            </w:rPrChange>
          </w:rPr>
          <w:t>    '''</w:t>
        </w:r>
        <w:r w:rsidRPr="00CD2EF4">
          <w:rPr>
            <w:rFonts w:ascii="Consolas" w:eastAsia="Times New Roman" w:hAnsi="Consolas" w:cs="Times New Roman"/>
            <w:color w:val="CCCCCC"/>
            <w:sz w:val="32"/>
            <w:szCs w:val="32"/>
            <w:rPrChange w:id="5874" w:author="nidal saleh" w:date="2025-06-14T11:48:00Z">
              <w:rPr>
                <w:rFonts w:ascii="Consolas" w:eastAsia="Times New Roman" w:hAnsi="Consolas" w:cs="Times New Roman"/>
                <w:color w:val="CCCCCC"/>
                <w:sz w:val="18"/>
                <w:szCs w:val="18"/>
              </w:rPr>
            </w:rPrChange>
          </w:rPr>
          <w:t>, (</w:t>
        </w:r>
        <w:proofErr w:type="spellStart"/>
        <w:r w:rsidRPr="00CD2EF4">
          <w:rPr>
            <w:rFonts w:ascii="Consolas" w:eastAsia="Times New Roman" w:hAnsi="Consolas" w:cs="Times New Roman"/>
            <w:color w:val="9CDCFE"/>
            <w:sz w:val="32"/>
            <w:szCs w:val="32"/>
            <w:rPrChange w:id="5875" w:author="nidal saleh" w:date="2025-06-14T11:48:00Z">
              <w:rPr>
                <w:rFonts w:ascii="Consolas" w:eastAsia="Times New Roman" w:hAnsi="Consolas" w:cs="Times New Roman"/>
                <w:color w:val="9CDCFE"/>
                <w:sz w:val="18"/>
                <w:szCs w:val="18"/>
              </w:rPr>
            </w:rPrChange>
          </w:rPr>
          <w:t>distraction_type</w:t>
        </w:r>
        <w:proofErr w:type="spellEnd"/>
        <w:r w:rsidRPr="00CD2EF4">
          <w:rPr>
            <w:rFonts w:ascii="Consolas" w:eastAsia="Times New Roman" w:hAnsi="Consolas" w:cs="Times New Roman"/>
            <w:color w:val="CCCCCC"/>
            <w:sz w:val="32"/>
            <w:szCs w:val="32"/>
            <w:rPrChange w:id="5876"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877" w:author="nidal saleh" w:date="2025-06-14T11:48:00Z">
              <w:rPr>
                <w:rFonts w:ascii="Consolas" w:eastAsia="Times New Roman" w:hAnsi="Consolas" w:cs="Times New Roman"/>
                <w:color w:val="9CDCFE"/>
                <w:sz w:val="18"/>
                <w:szCs w:val="18"/>
              </w:rPr>
            </w:rPrChange>
          </w:rPr>
          <w:t>start_time</w:t>
        </w:r>
        <w:proofErr w:type="spellEnd"/>
        <w:r w:rsidRPr="00CD2EF4">
          <w:rPr>
            <w:rFonts w:ascii="Consolas" w:eastAsia="Times New Roman" w:hAnsi="Consolas" w:cs="Times New Roman"/>
            <w:color w:val="CCCCCC"/>
            <w:sz w:val="32"/>
            <w:szCs w:val="32"/>
            <w:rPrChange w:id="5878"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5879" w:author="nidal saleh" w:date="2025-06-14T11:48:00Z">
              <w:rPr>
                <w:rFonts w:ascii="Consolas" w:eastAsia="Times New Roman" w:hAnsi="Consolas" w:cs="Times New Roman"/>
                <w:color w:val="9CDCFE"/>
                <w:sz w:val="18"/>
                <w:szCs w:val="18"/>
              </w:rPr>
            </w:rPrChange>
          </w:rPr>
          <w:t>end_time</w:t>
        </w:r>
        <w:proofErr w:type="spellEnd"/>
        <w:r w:rsidRPr="00CD2EF4">
          <w:rPr>
            <w:rFonts w:ascii="Consolas" w:eastAsia="Times New Roman" w:hAnsi="Consolas" w:cs="Times New Roman"/>
            <w:color w:val="CCCCCC"/>
            <w:sz w:val="32"/>
            <w:szCs w:val="32"/>
            <w:rPrChange w:id="5880"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881" w:author="nidal saleh" w:date="2025-06-14T11:48:00Z">
              <w:rPr>
                <w:rFonts w:ascii="Consolas" w:eastAsia="Times New Roman" w:hAnsi="Consolas" w:cs="Times New Roman"/>
                <w:color w:val="9CDCFE"/>
                <w:sz w:val="18"/>
                <w:szCs w:val="18"/>
              </w:rPr>
            </w:rPrChange>
          </w:rPr>
          <w:t>duration</w:t>
        </w:r>
        <w:r w:rsidRPr="00CD2EF4">
          <w:rPr>
            <w:rFonts w:ascii="Consolas" w:eastAsia="Times New Roman" w:hAnsi="Consolas" w:cs="Times New Roman"/>
            <w:color w:val="CCCCCC"/>
            <w:sz w:val="32"/>
            <w:szCs w:val="32"/>
            <w:rPrChange w:id="5882"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883" w:author="nidal saleh" w:date="2025-06-14T11:48:00Z">
              <w:rPr>
                <w:rFonts w:ascii="Consolas" w:eastAsia="Times New Roman" w:hAnsi="Consolas" w:cs="Times New Roman"/>
                <w:color w:val="9CDCFE"/>
                <w:sz w:val="18"/>
                <w:szCs w:val="18"/>
              </w:rPr>
            </w:rPrChange>
          </w:rPr>
          <w:t>location</w:t>
        </w:r>
        <w:r w:rsidRPr="00CD2EF4">
          <w:rPr>
            <w:rFonts w:ascii="Consolas" w:eastAsia="Times New Roman" w:hAnsi="Consolas" w:cs="Times New Roman"/>
            <w:color w:val="CCCCCC"/>
            <w:sz w:val="32"/>
            <w:szCs w:val="32"/>
            <w:rPrChange w:id="5884" w:author="nidal saleh" w:date="2025-06-14T11:48:00Z">
              <w:rPr>
                <w:rFonts w:ascii="Consolas" w:eastAsia="Times New Roman" w:hAnsi="Consolas" w:cs="Times New Roman"/>
                <w:color w:val="CCCCCC"/>
                <w:sz w:val="18"/>
                <w:szCs w:val="18"/>
              </w:rPr>
            </w:rPrChange>
          </w:rPr>
          <w:t>))</w:t>
        </w:r>
      </w:ins>
    </w:p>
    <w:p w14:paraId="4E743B5C" w14:textId="77777777" w:rsidR="00775753" w:rsidRPr="00CD2EF4" w:rsidRDefault="00775753">
      <w:pPr>
        <w:bidi/>
        <w:spacing w:before="100" w:beforeAutospacing="1" w:after="100" w:afterAutospacing="1" w:line="240" w:lineRule="auto"/>
        <w:rPr>
          <w:ins w:id="5885" w:author="nidal saleh" w:date="2025-06-11T00:00:00Z"/>
          <w:rFonts w:ascii="Times New Roman" w:eastAsia="Times New Roman" w:hAnsi="Times New Roman" w:cs="Times New Roman"/>
          <w:sz w:val="32"/>
          <w:szCs w:val="32"/>
          <w:rtl/>
          <w:lang w:bidi="ar-SY"/>
          <w:rPrChange w:id="5886" w:author="nidal saleh" w:date="2025-06-14T11:48:00Z">
            <w:rPr>
              <w:ins w:id="5887" w:author="nidal saleh" w:date="2025-06-11T00:00:00Z"/>
              <w:rFonts w:ascii="Times New Roman" w:eastAsia="Times New Roman" w:hAnsi="Times New Roman" w:cs="Times New Roman"/>
              <w:sz w:val="24"/>
              <w:szCs w:val="24"/>
              <w:rtl/>
              <w:lang w:bidi="ar-SY"/>
            </w:rPr>
          </w:rPrChange>
        </w:rPr>
        <w:pPrChange w:id="5888" w:author="nidal saleh" w:date="2025-06-11T00:01:00Z">
          <w:pPr>
            <w:spacing w:before="100" w:beforeAutospacing="1" w:after="100" w:afterAutospacing="1" w:line="240" w:lineRule="auto"/>
          </w:pPr>
        </w:pPrChange>
      </w:pPr>
      <w:ins w:id="5889" w:author="nidal saleh" w:date="2025-06-11T00:00:00Z">
        <w:r w:rsidRPr="00CD2EF4">
          <w:rPr>
            <w:rFonts w:ascii="Times New Roman" w:eastAsia="Times New Roman" w:hAnsi="Times New Roman" w:cs="Times New Roman"/>
            <w:b/>
            <w:bCs/>
            <w:sz w:val="32"/>
            <w:szCs w:val="32"/>
            <w:rtl/>
            <w:rPrChange w:id="5890" w:author="nidal saleh" w:date="2025-06-14T11:48:00Z">
              <w:rPr>
                <w:rFonts w:ascii="Times New Roman" w:eastAsia="Times New Roman" w:hAnsi="Times New Roman" w:cs="Times New Roman"/>
                <w:b/>
                <w:bCs/>
                <w:sz w:val="24"/>
                <w:szCs w:val="24"/>
                <w:rtl/>
              </w:rPr>
            </w:rPrChange>
          </w:rPr>
          <w:t>الشرح</w:t>
        </w:r>
        <w:r w:rsidRPr="00CD2EF4">
          <w:rPr>
            <w:rFonts w:ascii="Times New Roman" w:eastAsia="Times New Roman" w:hAnsi="Times New Roman" w:cs="Times New Roman"/>
            <w:b/>
            <w:bCs/>
            <w:sz w:val="32"/>
            <w:szCs w:val="32"/>
            <w:rPrChange w:id="5891" w:author="nidal saleh" w:date="2025-06-14T11:48:00Z">
              <w:rPr>
                <w:rFonts w:ascii="Times New Roman" w:eastAsia="Times New Roman" w:hAnsi="Times New Roman" w:cs="Times New Roman"/>
                <w:b/>
                <w:bCs/>
                <w:sz w:val="24"/>
                <w:szCs w:val="24"/>
              </w:rPr>
            </w:rPrChange>
          </w:rPr>
          <w:t>:</w:t>
        </w:r>
        <w:r w:rsidRPr="00CD2EF4">
          <w:rPr>
            <w:rFonts w:ascii="Times New Roman" w:eastAsia="Times New Roman" w:hAnsi="Times New Roman" w:cs="Times New Roman"/>
            <w:sz w:val="32"/>
            <w:szCs w:val="32"/>
            <w:rPrChange w:id="5892" w:author="nidal saleh" w:date="2025-06-14T11:48:00Z">
              <w:rPr>
                <w:rFonts w:ascii="Times New Roman" w:eastAsia="Times New Roman" w:hAnsi="Times New Roman" w:cs="Times New Roman"/>
                <w:sz w:val="24"/>
                <w:szCs w:val="24"/>
              </w:rPr>
            </w:rPrChange>
          </w:rPr>
          <w:br/>
        </w:r>
        <w:r w:rsidRPr="00CD2EF4">
          <w:rPr>
            <w:rFonts w:ascii="Times New Roman" w:eastAsia="Times New Roman" w:hAnsi="Times New Roman" w:cs="Times New Roman"/>
            <w:sz w:val="32"/>
            <w:szCs w:val="32"/>
            <w:rtl/>
            <w:rPrChange w:id="5893" w:author="nidal saleh" w:date="2025-06-14T11:48:00Z">
              <w:rPr>
                <w:rFonts w:ascii="Times New Roman" w:eastAsia="Times New Roman" w:hAnsi="Times New Roman" w:cs="Times New Roman"/>
                <w:sz w:val="24"/>
                <w:szCs w:val="24"/>
                <w:rtl/>
              </w:rPr>
            </w:rPrChange>
          </w:rPr>
          <w:t>كل حالة يتم تسجيلها تلقائيًا في قاعدة</w:t>
        </w:r>
        <w:r w:rsidRPr="00CD2EF4">
          <w:rPr>
            <w:rFonts w:ascii="Times New Roman" w:eastAsia="Times New Roman" w:hAnsi="Times New Roman" w:cs="Times New Roman"/>
            <w:sz w:val="32"/>
            <w:szCs w:val="32"/>
            <w:rPrChange w:id="5894" w:author="nidal saleh" w:date="2025-06-14T11:48:00Z">
              <w:rPr>
                <w:rFonts w:ascii="Times New Roman" w:eastAsia="Times New Roman" w:hAnsi="Times New Roman" w:cs="Times New Roman"/>
                <w:sz w:val="24"/>
                <w:szCs w:val="24"/>
              </w:rPr>
            </w:rPrChange>
          </w:rPr>
          <w:t xml:space="preserve"> SQLite </w:t>
        </w:r>
        <w:r w:rsidRPr="00CD2EF4">
          <w:rPr>
            <w:rFonts w:ascii="Times New Roman" w:eastAsia="Times New Roman" w:hAnsi="Times New Roman" w:cs="Times New Roman"/>
            <w:sz w:val="32"/>
            <w:szCs w:val="32"/>
            <w:rtl/>
            <w:rPrChange w:id="5895" w:author="nidal saleh" w:date="2025-06-14T11:48:00Z">
              <w:rPr>
                <w:rFonts w:ascii="Times New Roman" w:eastAsia="Times New Roman" w:hAnsi="Times New Roman" w:cs="Times New Roman"/>
                <w:sz w:val="24"/>
                <w:szCs w:val="24"/>
                <w:rtl/>
              </w:rPr>
            </w:rPrChange>
          </w:rPr>
          <w:t>مع معلومات كاملة لتوثيق وتحليل الحوادث</w:t>
        </w:r>
        <w:r w:rsidRPr="00CD2EF4">
          <w:rPr>
            <w:rFonts w:ascii="Times New Roman" w:eastAsia="Times New Roman" w:hAnsi="Times New Roman" w:cs="Times New Roman"/>
            <w:sz w:val="32"/>
            <w:szCs w:val="32"/>
            <w:rPrChange w:id="5896" w:author="nidal saleh" w:date="2025-06-14T11:48:00Z">
              <w:rPr>
                <w:rFonts w:ascii="Times New Roman" w:eastAsia="Times New Roman" w:hAnsi="Times New Roman" w:cs="Times New Roman"/>
                <w:sz w:val="24"/>
                <w:szCs w:val="24"/>
              </w:rPr>
            </w:rPrChange>
          </w:rPr>
          <w:t>.</w:t>
        </w:r>
      </w:ins>
    </w:p>
    <w:p w14:paraId="5C161E2C" w14:textId="77777777" w:rsidR="00775753" w:rsidRPr="00CD2EF4" w:rsidRDefault="00000000">
      <w:pPr>
        <w:bidi/>
        <w:spacing w:after="0" w:line="240" w:lineRule="auto"/>
        <w:rPr>
          <w:ins w:id="5897" w:author="nidal saleh" w:date="2025-06-11T00:00:00Z"/>
          <w:rFonts w:ascii="Times New Roman" w:eastAsia="Times New Roman" w:hAnsi="Times New Roman" w:cs="Times New Roman"/>
          <w:sz w:val="32"/>
          <w:szCs w:val="32"/>
          <w:rtl/>
          <w:lang w:bidi="ar-SY"/>
          <w:rPrChange w:id="5898" w:author="nidal saleh" w:date="2025-06-14T11:48:00Z">
            <w:rPr>
              <w:ins w:id="5899" w:author="nidal saleh" w:date="2025-06-11T00:00:00Z"/>
              <w:rFonts w:ascii="Times New Roman" w:eastAsia="Times New Roman" w:hAnsi="Times New Roman" w:cs="Times New Roman"/>
              <w:sz w:val="24"/>
              <w:szCs w:val="24"/>
              <w:rtl/>
              <w:lang w:bidi="ar-SY"/>
            </w:rPr>
          </w:rPrChange>
        </w:rPr>
        <w:pPrChange w:id="5900" w:author="nidal saleh" w:date="2025-06-11T00:01:00Z">
          <w:pPr>
            <w:spacing w:after="0" w:line="240" w:lineRule="auto"/>
          </w:pPr>
        </w:pPrChange>
      </w:pPr>
      <w:ins w:id="5901" w:author="nidal saleh" w:date="2025-06-11T00:00:00Z">
        <w:r>
          <w:rPr>
            <w:rFonts w:ascii="Times New Roman" w:eastAsia="Times New Roman" w:hAnsi="Times New Roman" w:cs="Times New Roman"/>
            <w:sz w:val="32"/>
            <w:szCs w:val="32"/>
          </w:rPr>
          <w:pict w14:anchorId="1816B7A3">
            <v:rect id="_x0000_i1033" style="width:0;height:1.5pt" o:hralign="center" o:hrstd="t" o:hr="t" fillcolor="#a0a0a0" stroked="f"/>
          </w:pict>
        </w:r>
      </w:ins>
    </w:p>
    <w:p w14:paraId="57907173" w14:textId="5E556C8A" w:rsidR="00775753" w:rsidRPr="00CD2EF4" w:rsidRDefault="00775753">
      <w:pPr>
        <w:bidi/>
        <w:spacing w:before="100" w:beforeAutospacing="1" w:after="100" w:afterAutospacing="1" w:line="240" w:lineRule="auto"/>
        <w:rPr>
          <w:ins w:id="5902" w:author="nidal saleh" w:date="2025-06-11T00:00:00Z"/>
          <w:rFonts w:ascii="Times New Roman" w:eastAsia="Times New Roman" w:hAnsi="Times New Roman" w:cs="Times New Roman"/>
          <w:sz w:val="32"/>
          <w:szCs w:val="32"/>
          <w:rtl/>
          <w:lang w:bidi="ar-SY"/>
          <w:rPrChange w:id="5903" w:author="nidal saleh" w:date="2025-06-14T11:48:00Z">
            <w:rPr>
              <w:ins w:id="5904" w:author="nidal saleh" w:date="2025-06-11T00:00:00Z"/>
              <w:rFonts w:ascii="Times New Roman" w:eastAsia="Times New Roman" w:hAnsi="Times New Roman" w:cs="Times New Roman"/>
              <w:sz w:val="24"/>
              <w:szCs w:val="24"/>
              <w:rtl/>
              <w:lang w:bidi="ar-SY"/>
            </w:rPr>
          </w:rPrChange>
        </w:rPr>
        <w:pPrChange w:id="5905" w:author="nidal saleh" w:date="2025-06-11T00:01:00Z">
          <w:pPr>
            <w:spacing w:before="100" w:beforeAutospacing="1" w:after="100" w:afterAutospacing="1" w:line="240" w:lineRule="auto"/>
          </w:pPr>
        </w:pPrChange>
      </w:pPr>
      <w:ins w:id="5906" w:author="nidal saleh" w:date="2025-06-11T00:00:00Z">
        <w:r w:rsidRPr="00CD2EF4">
          <w:rPr>
            <w:rFonts w:ascii="Times New Roman" w:eastAsia="Times New Roman" w:hAnsi="Times New Roman" w:cs="Times New Roman"/>
            <w:sz w:val="32"/>
            <w:szCs w:val="32"/>
            <w:rPrChange w:id="5907" w:author="nidal saleh" w:date="2025-06-14T11:48:00Z">
              <w:rPr>
                <w:rFonts w:ascii="Times New Roman" w:eastAsia="Times New Roman" w:hAnsi="Times New Roman" w:cs="Times New Roman"/>
                <w:sz w:val="24"/>
                <w:szCs w:val="24"/>
              </w:rPr>
            </w:rPrChange>
          </w:rPr>
          <w:t xml:space="preserve"> </w:t>
        </w:r>
        <w:r w:rsidRPr="00CD2EF4">
          <w:rPr>
            <w:rFonts w:ascii="Times New Roman" w:eastAsia="Times New Roman" w:hAnsi="Times New Roman" w:cs="Times New Roman"/>
            <w:b/>
            <w:bCs/>
            <w:sz w:val="32"/>
            <w:szCs w:val="32"/>
            <w:rtl/>
            <w:rPrChange w:id="5908" w:author="nidal saleh" w:date="2025-06-14T11:48:00Z">
              <w:rPr>
                <w:rFonts w:ascii="Times New Roman" w:eastAsia="Times New Roman" w:hAnsi="Times New Roman" w:cs="Times New Roman"/>
                <w:b/>
                <w:bCs/>
                <w:sz w:val="24"/>
                <w:szCs w:val="24"/>
                <w:rtl/>
              </w:rPr>
            </w:rPrChange>
          </w:rPr>
          <w:t xml:space="preserve">ح) </w:t>
        </w:r>
      </w:ins>
      <w:ins w:id="5909" w:author="nidal saleh" w:date="2025-06-11T00:25:00Z">
        <w:r w:rsidR="00893695" w:rsidRPr="00CD2EF4">
          <w:rPr>
            <w:rFonts w:ascii="Times New Roman" w:eastAsia="Times New Roman" w:hAnsi="Times New Roman" w:cs="Times New Roman"/>
            <w:b/>
            <w:bCs/>
            <w:sz w:val="32"/>
            <w:szCs w:val="32"/>
            <w:rtl/>
            <w:rPrChange w:id="5910" w:author="nidal saleh" w:date="2025-06-14T11:48:00Z">
              <w:rPr>
                <w:rFonts w:ascii="Times New Roman" w:eastAsia="Times New Roman" w:hAnsi="Times New Roman" w:cs="Times New Roman"/>
                <w:b/>
                <w:bCs/>
                <w:sz w:val="24"/>
                <w:szCs w:val="24"/>
                <w:rtl/>
              </w:rPr>
            </w:rPrChange>
          </w:rPr>
          <w:t>واجهة المستخدم</w:t>
        </w:r>
      </w:ins>
      <w:ins w:id="5911" w:author="nidal saleh" w:date="2025-06-11T00:05:00Z">
        <w:r w:rsidR="00CD72F7" w:rsidRPr="00CD2EF4">
          <w:rPr>
            <w:rFonts w:ascii="Times New Roman" w:eastAsia="Times New Roman" w:hAnsi="Times New Roman" w:cs="Times New Roman"/>
            <w:b/>
            <w:bCs/>
            <w:sz w:val="32"/>
            <w:szCs w:val="32"/>
            <w:rPrChange w:id="5912" w:author="nidal saleh" w:date="2025-06-14T11:48:00Z">
              <w:rPr>
                <w:rFonts w:ascii="Times New Roman" w:eastAsia="Times New Roman" w:hAnsi="Times New Roman" w:cs="Times New Roman"/>
                <w:b/>
                <w:bCs/>
                <w:sz w:val="24"/>
                <w:szCs w:val="24"/>
              </w:rPr>
            </w:rPrChange>
          </w:rPr>
          <w:t>:</w:t>
        </w:r>
      </w:ins>
      <w:ins w:id="5913" w:author="nidal saleh" w:date="2025-06-11T00:00:00Z">
        <w:r w:rsidRPr="00CD2EF4">
          <w:rPr>
            <w:rFonts w:ascii="Times New Roman" w:eastAsia="Times New Roman" w:hAnsi="Times New Roman" w:cs="Times New Roman"/>
            <w:b/>
            <w:bCs/>
            <w:sz w:val="32"/>
            <w:szCs w:val="32"/>
            <w:rPrChange w:id="5914" w:author="nidal saleh" w:date="2025-06-14T11:48:00Z">
              <w:rPr>
                <w:rFonts w:ascii="Times New Roman" w:eastAsia="Times New Roman" w:hAnsi="Times New Roman" w:cs="Times New Roman"/>
                <w:b/>
                <w:bCs/>
                <w:sz w:val="24"/>
                <w:szCs w:val="24"/>
              </w:rPr>
            </w:rPrChange>
          </w:rPr>
          <w:t xml:space="preserve"> </w:t>
        </w:r>
        <w:proofErr w:type="spellStart"/>
        <w:r w:rsidRPr="00CD2EF4">
          <w:rPr>
            <w:rFonts w:ascii="Times New Roman" w:eastAsia="Times New Roman" w:hAnsi="Times New Roman" w:cs="Times New Roman"/>
            <w:b/>
            <w:bCs/>
            <w:sz w:val="32"/>
            <w:szCs w:val="32"/>
            <w:rPrChange w:id="5915" w:author="nidal saleh" w:date="2025-06-14T11:48:00Z">
              <w:rPr>
                <w:rFonts w:ascii="Times New Roman" w:eastAsia="Times New Roman" w:hAnsi="Times New Roman" w:cs="Times New Roman"/>
                <w:b/>
                <w:bCs/>
                <w:sz w:val="24"/>
                <w:szCs w:val="24"/>
              </w:rPr>
            </w:rPrChange>
          </w:rPr>
          <w:t>Tkinter</w:t>
        </w:r>
      </w:ins>
      <w:proofErr w:type="spellEnd"/>
      <w:ins w:id="5916" w:author="nidal saleh" w:date="2025-06-11T00:05:00Z">
        <w:r w:rsidR="00CD72F7" w:rsidRPr="00CD2EF4">
          <w:rPr>
            <w:rFonts w:ascii="Times New Roman" w:eastAsia="Times New Roman" w:hAnsi="Times New Roman" w:cs="Times New Roman"/>
            <w:b/>
            <w:bCs/>
            <w:sz w:val="32"/>
            <w:szCs w:val="32"/>
            <w:rPrChange w:id="5917" w:author="nidal saleh" w:date="2025-06-14T11:48:00Z">
              <w:rPr>
                <w:rFonts w:ascii="Times New Roman" w:eastAsia="Times New Roman" w:hAnsi="Times New Roman" w:cs="Times New Roman"/>
                <w:b/>
                <w:bCs/>
                <w:sz w:val="24"/>
                <w:szCs w:val="24"/>
              </w:rPr>
            </w:rPrChange>
          </w:rPr>
          <w:t xml:space="preserve"> </w:t>
        </w:r>
      </w:ins>
    </w:p>
    <w:p w14:paraId="1D57A2DB" w14:textId="77777777" w:rsidR="00893695" w:rsidRPr="00CD2EF4" w:rsidRDefault="00893695" w:rsidP="00893695">
      <w:pPr>
        <w:shd w:val="clear" w:color="auto" w:fill="1F1F1F"/>
        <w:spacing w:after="0" w:line="240" w:lineRule="atLeast"/>
        <w:rPr>
          <w:ins w:id="5918" w:author="nidal saleh" w:date="2025-06-11T00:26:00Z"/>
          <w:rFonts w:ascii="Consolas" w:eastAsia="Times New Roman" w:hAnsi="Consolas" w:cs="Times New Roman"/>
          <w:color w:val="C586C0"/>
          <w:sz w:val="32"/>
          <w:szCs w:val="32"/>
          <w:rPrChange w:id="5919" w:author="nidal saleh" w:date="2025-06-14T11:48:00Z">
            <w:rPr>
              <w:ins w:id="5920" w:author="nidal saleh" w:date="2025-06-11T00:26:00Z"/>
              <w:rFonts w:ascii="Consolas" w:eastAsia="Times New Roman" w:hAnsi="Consolas" w:cs="Times New Roman"/>
              <w:color w:val="C586C0"/>
              <w:sz w:val="18"/>
              <w:szCs w:val="18"/>
            </w:rPr>
          </w:rPrChange>
        </w:rPr>
      </w:pPr>
    </w:p>
    <w:p w14:paraId="7C7F0575" w14:textId="2503C98B" w:rsidR="00893695" w:rsidRPr="00CD2EF4" w:rsidRDefault="00893695" w:rsidP="00893695">
      <w:pPr>
        <w:shd w:val="clear" w:color="auto" w:fill="1F1F1F"/>
        <w:spacing w:after="0" w:line="240" w:lineRule="atLeast"/>
        <w:rPr>
          <w:ins w:id="5921" w:author="nidal saleh" w:date="2025-06-11T00:24:00Z"/>
          <w:rFonts w:ascii="Consolas" w:eastAsia="Times New Roman" w:hAnsi="Consolas" w:cs="Times New Roman"/>
          <w:color w:val="CCCCCC"/>
          <w:sz w:val="32"/>
          <w:szCs w:val="32"/>
          <w:rPrChange w:id="5922" w:author="nidal saleh" w:date="2025-06-14T11:48:00Z">
            <w:rPr>
              <w:ins w:id="5923" w:author="nidal saleh" w:date="2025-06-11T00:24:00Z"/>
              <w:rFonts w:ascii="Consolas" w:eastAsia="Times New Roman" w:hAnsi="Consolas" w:cs="Times New Roman"/>
              <w:color w:val="CCCCCC"/>
              <w:sz w:val="18"/>
              <w:szCs w:val="18"/>
            </w:rPr>
          </w:rPrChange>
        </w:rPr>
      </w:pPr>
      <w:ins w:id="5924" w:author="nidal saleh" w:date="2025-06-11T00:24:00Z">
        <w:r w:rsidRPr="00CD2EF4">
          <w:rPr>
            <w:rFonts w:ascii="Consolas" w:eastAsia="Times New Roman" w:hAnsi="Consolas" w:cs="Times New Roman"/>
            <w:color w:val="C586C0"/>
            <w:sz w:val="32"/>
            <w:szCs w:val="32"/>
            <w:rPrChange w:id="5925" w:author="nidal saleh" w:date="2025-06-14T11:48:00Z">
              <w:rPr>
                <w:rFonts w:ascii="Consolas" w:eastAsia="Times New Roman" w:hAnsi="Consolas" w:cs="Times New Roman"/>
                <w:color w:val="C586C0"/>
                <w:sz w:val="18"/>
                <w:szCs w:val="18"/>
              </w:rPr>
            </w:rPrChange>
          </w:rPr>
          <w:t>import</w:t>
        </w:r>
        <w:r w:rsidRPr="00CD2EF4">
          <w:rPr>
            <w:rFonts w:ascii="Consolas" w:eastAsia="Times New Roman" w:hAnsi="Consolas" w:cs="Times New Roman"/>
            <w:color w:val="CCCCCC"/>
            <w:sz w:val="32"/>
            <w:szCs w:val="32"/>
            <w:rPrChange w:id="5926"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4EC9B0"/>
            <w:sz w:val="32"/>
            <w:szCs w:val="32"/>
            <w:rPrChange w:id="5927" w:author="nidal saleh" w:date="2025-06-14T11:48:00Z">
              <w:rPr>
                <w:rFonts w:ascii="Consolas" w:eastAsia="Times New Roman" w:hAnsi="Consolas" w:cs="Times New Roman"/>
                <w:color w:val="4EC9B0"/>
                <w:sz w:val="18"/>
                <w:szCs w:val="18"/>
              </w:rPr>
            </w:rPrChange>
          </w:rPr>
          <w:t>tkinter</w:t>
        </w:r>
        <w:proofErr w:type="spellEnd"/>
        <w:r w:rsidRPr="00CD2EF4">
          <w:rPr>
            <w:rFonts w:ascii="Consolas" w:eastAsia="Times New Roman" w:hAnsi="Consolas" w:cs="Times New Roman"/>
            <w:color w:val="CCCCCC"/>
            <w:sz w:val="32"/>
            <w:szCs w:val="32"/>
            <w:rPrChange w:id="5928"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C586C0"/>
            <w:sz w:val="32"/>
            <w:szCs w:val="32"/>
            <w:rPrChange w:id="5929" w:author="nidal saleh" w:date="2025-06-14T11:48:00Z">
              <w:rPr>
                <w:rFonts w:ascii="Consolas" w:eastAsia="Times New Roman" w:hAnsi="Consolas" w:cs="Times New Roman"/>
                <w:color w:val="C586C0"/>
                <w:sz w:val="18"/>
                <w:szCs w:val="18"/>
              </w:rPr>
            </w:rPrChange>
          </w:rPr>
          <w:t>as</w:t>
        </w:r>
        <w:r w:rsidRPr="00CD2EF4">
          <w:rPr>
            <w:rFonts w:ascii="Consolas" w:eastAsia="Times New Roman" w:hAnsi="Consolas" w:cs="Times New Roman"/>
            <w:color w:val="CCCCCC"/>
            <w:sz w:val="32"/>
            <w:szCs w:val="32"/>
            <w:rPrChange w:id="5930"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4EC9B0"/>
            <w:sz w:val="32"/>
            <w:szCs w:val="32"/>
            <w:rPrChange w:id="5931" w:author="nidal saleh" w:date="2025-06-14T11:48:00Z">
              <w:rPr>
                <w:rFonts w:ascii="Consolas" w:eastAsia="Times New Roman" w:hAnsi="Consolas" w:cs="Times New Roman"/>
                <w:color w:val="4EC9B0"/>
                <w:sz w:val="18"/>
                <w:szCs w:val="18"/>
              </w:rPr>
            </w:rPrChange>
          </w:rPr>
          <w:t>tk</w:t>
        </w:r>
        <w:proofErr w:type="spellEnd"/>
      </w:ins>
    </w:p>
    <w:p w14:paraId="30014BD9" w14:textId="77777777" w:rsidR="00893695" w:rsidRPr="00CD2EF4" w:rsidRDefault="00893695" w:rsidP="00893695">
      <w:pPr>
        <w:shd w:val="clear" w:color="auto" w:fill="1F1F1F"/>
        <w:spacing w:after="0" w:line="240" w:lineRule="atLeast"/>
        <w:rPr>
          <w:ins w:id="5932" w:author="nidal saleh" w:date="2025-06-11T00:24:00Z"/>
          <w:rFonts w:ascii="Consolas" w:eastAsia="Times New Roman" w:hAnsi="Consolas" w:cs="Times New Roman"/>
          <w:color w:val="CCCCCC"/>
          <w:sz w:val="32"/>
          <w:szCs w:val="32"/>
          <w:rPrChange w:id="5933" w:author="nidal saleh" w:date="2025-06-14T11:48:00Z">
            <w:rPr>
              <w:ins w:id="5934" w:author="nidal saleh" w:date="2025-06-11T00:24:00Z"/>
              <w:rFonts w:ascii="Consolas" w:eastAsia="Times New Roman" w:hAnsi="Consolas" w:cs="Times New Roman"/>
              <w:color w:val="CCCCCC"/>
              <w:sz w:val="18"/>
              <w:szCs w:val="18"/>
            </w:rPr>
          </w:rPrChange>
        </w:rPr>
      </w:pPr>
      <w:ins w:id="5935" w:author="nidal saleh" w:date="2025-06-11T00:24:00Z">
        <w:r w:rsidRPr="00CD2EF4">
          <w:rPr>
            <w:rFonts w:ascii="Consolas" w:eastAsia="Times New Roman" w:hAnsi="Consolas" w:cs="Times New Roman"/>
            <w:color w:val="C586C0"/>
            <w:sz w:val="32"/>
            <w:szCs w:val="32"/>
            <w:rPrChange w:id="5936" w:author="nidal saleh" w:date="2025-06-14T11:48:00Z">
              <w:rPr>
                <w:rFonts w:ascii="Consolas" w:eastAsia="Times New Roman" w:hAnsi="Consolas" w:cs="Times New Roman"/>
                <w:color w:val="C586C0"/>
                <w:sz w:val="18"/>
                <w:szCs w:val="18"/>
              </w:rPr>
            </w:rPrChange>
          </w:rPr>
          <w:t>from</w:t>
        </w:r>
        <w:r w:rsidRPr="00CD2EF4">
          <w:rPr>
            <w:rFonts w:ascii="Consolas" w:eastAsia="Times New Roman" w:hAnsi="Consolas" w:cs="Times New Roman"/>
            <w:color w:val="CCCCCC"/>
            <w:sz w:val="32"/>
            <w:szCs w:val="32"/>
            <w:rPrChange w:id="5937"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4EC9B0"/>
            <w:sz w:val="32"/>
            <w:szCs w:val="32"/>
            <w:rPrChange w:id="5938" w:author="nidal saleh" w:date="2025-06-14T11:48:00Z">
              <w:rPr>
                <w:rFonts w:ascii="Consolas" w:eastAsia="Times New Roman" w:hAnsi="Consolas" w:cs="Times New Roman"/>
                <w:color w:val="4EC9B0"/>
                <w:sz w:val="18"/>
                <w:szCs w:val="18"/>
              </w:rPr>
            </w:rPrChange>
          </w:rPr>
          <w:t>tkinter</w:t>
        </w:r>
        <w:proofErr w:type="spellEnd"/>
        <w:r w:rsidRPr="00CD2EF4">
          <w:rPr>
            <w:rFonts w:ascii="Consolas" w:eastAsia="Times New Roman" w:hAnsi="Consolas" w:cs="Times New Roman"/>
            <w:color w:val="CCCCCC"/>
            <w:sz w:val="32"/>
            <w:szCs w:val="32"/>
            <w:rPrChange w:id="5939"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C586C0"/>
            <w:sz w:val="32"/>
            <w:szCs w:val="32"/>
            <w:rPrChange w:id="5940" w:author="nidal saleh" w:date="2025-06-14T11:48:00Z">
              <w:rPr>
                <w:rFonts w:ascii="Consolas" w:eastAsia="Times New Roman" w:hAnsi="Consolas" w:cs="Times New Roman"/>
                <w:color w:val="C586C0"/>
                <w:sz w:val="18"/>
                <w:szCs w:val="18"/>
              </w:rPr>
            </w:rPrChange>
          </w:rPr>
          <w:t>import</w:t>
        </w:r>
        <w:r w:rsidRPr="00CD2EF4">
          <w:rPr>
            <w:rFonts w:ascii="Consolas" w:eastAsia="Times New Roman" w:hAnsi="Consolas" w:cs="Times New Roman"/>
            <w:color w:val="CCCCCC"/>
            <w:sz w:val="32"/>
            <w:szCs w:val="32"/>
            <w:rPrChange w:id="5941"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4EC9B0"/>
            <w:sz w:val="32"/>
            <w:szCs w:val="32"/>
            <w:rPrChange w:id="5942" w:author="nidal saleh" w:date="2025-06-14T11:48:00Z">
              <w:rPr>
                <w:rFonts w:ascii="Consolas" w:eastAsia="Times New Roman" w:hAnsi="Consolas" w:cs="Times New Roman"/>
                <w:color w:val="4EC9B0"/>
                <w:sz w:val="18"/>
                <w:szCs w:val="18"/>
              </w:rPr>
            </w:rPrChange>
          </w:rPr>
          <w:t>ttk</w:t>
        </w:r>
        <w:proofErr w:type="spellEnd"/>
      </w:ins>
    </w:p>
    <w:p w14:paraId="3CC77E80" w14:textId="77777777" w:rsidR="00893695" w:rsidRPr="00CD2EF4" w:rsidRDefault="00893695" w:rsidP="00893695">
      <w:pPr>
        <w:shd w:val="clear" w:color="auto" w:fill="1F1F1F"/>
        <w:spacing w:after="0" w:line="240" w:lineRule="atLeast"/>
        <w:rPr>
          <w:ins w:id="5943" w:author="nidal saleh" w:date="2025-06-11T00:24:00Z"/>
          <w:rFonts w:ascii="Consolas" w:eastAsia="Times New Roman" w:hAnsi="Consolas" w:cs="Times New Roman"/>
          <w:color w:val="CCCCCC"/>
          <w:sz w:val="32"/>
          <w:szCs w:val="32"/>
          <w:rPrChange w:id="5944" w:author="nidal saleh" w:date="2025-06-14T11:48:00Z">
            <w:rPr>
              <w:ins w:id="5945" w:author="nidal saleh" w:date="2025-06-11T00:24:00Z"/>
              <w:rFonts w:ascii="Consolas" w:eastAsia="Times New Roman" w:hAnsi="Consolas" w:cs="Times New Roman"/>
              <w:color w:val="CCCCCC"/>
              <w:sz w:val="18"/>
              <w:szCs w:val="18"/>
            </w:rPr>
          </w:rPrChange>
        </w:rPr>
      </w:pPr>
    </w:p>
    <w:p w14:paraId="4C4CD6F5" w14:textId="77777777" w:rsidR="00893695" w:rsidRPr="00CD2EF4" w:rsidRDefault="00893695" w:rsidP="00893695">
      <w:pPr>
        <w:shd w:val="clear" w:color="auto" w:fill="1F1F1F"/>
        <w:spacing w:after="0" w:line="240" w:lineRule="atLeast"/>
        <w:rPr>
          <w:ins w:id="5946" w:author="nidal saleh" w:date="2025-06-11T00:24:00Z"/>
          <w:rFonts w:ascii="Consolas" w:eastAsia="Times New Roman" w:hAnsi="Consolas" w:cs="Times New Roman"/>
          <w:color w:val="CCCCCC"/>
          <w:sz w:val="32"/>
          <w:szCs w:val="32"/>
          <w:rPrChange w:id="5947" w:author="nidal saleh" w:date="2025-06-14T11:48:00Z">
            <w:rPr>
              <w:ins w:id="5948" w:author="nidal saleh" w:date="2025-06-11T00:24:00Z"/>
              <w:rFonts w:ascii="Consolas" w:eastAsia="Times New Roman" w:hAnsi="Consolas" w:cs="Times New Roman"/>
              <w:color w:val="CCCCCC"/>
              <w:sz w:val="18"/>
              <w:szCs w:val="18"/>
            </w:rPr>
          </w:rPrChange>
        </w:rPr>
      </w:pPr>
      <w:ins w:id="5949" w:author="nidal saleh" w:date="2025-06-11T00:24:00Z">
        <w:r w:rsidRPr="00CD2EF4">
          <w:rPr>
            <w:rFonts w:ascii="Consolas" w:eastAsia="Times New Roman" w:hAnsi="Consolas" w:cs="Times New Roman"/>
            <w:color w:val="9CDCFE"/>
            <w:sz w:val="32"/>
            <w:szCs w:val="32"/>
            <w:rPrChange w:id="5950" w:author="nidal saleh" w:date="2025-06-14T11:48:00Z">
              <w:rPr>
                <w:rFonts w:ascii="Consolas" w:eastAsia="Times New Roman" w:hAnsi="Consolas" w:cs="Times New Roman"/>
                <w:color w:val="9CDCFE"/>
                <w:sz w:val="18"/>
                <w:szCs w:val="18"/>
              </w:rPr>
            </w:rPrChange>
          </w:rPr>
          <w:t>root</w:t>
        </w:r>
        <w:r w:rsidRPr="00CD2EF4">
          <w:rPr>
            <w:rFonts w:ascii="Consolas" w:eastAsia="Times New Roman" w:hAnsi="Consolas" w:cs="Times New Roman"/>
            <w:color w:val="CCCCCC"/>
            <w:sz w:val="32"/>
            <w:szCs w:val="32"/>
            <w:rPrChange w:id="5951"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5952"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5953"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4EC9B0"/>
            <w:sz w:val="32"/>
            <w:szCs w:val="32"/>
            <w:rPrChange w:id="5954" w:author="nidal saleh" w:date="2025-06-14T11:48:00Z">
              <w:rPr>
                <w:rFonts w:ascii="Consolas" w:eastAsia="Times New Roman" w:hAnsi="Consolas" w:cs="Times New Roman"/>
                <w:color w:val="4EC9B0"/>
                <w:sz w:val="18"/>
                <w:szCs w:val="18"/>
              </w:rPr>
            </w:rPrChange>
          </w:rPr>
          <w:t>tk</w:t>
        </w:r>
        <w:r w:rsidRPr="00CD2EF4">
          <w:rPr>
            <w:rFonts w:ascii="Consolas" w:eastAsia="Times New Roman" w:hAnsi="Consolas" w:cs="Times New Roman"/>
            <w:color w:val="CCCCCC"/>
            <w:sz w:val="32"/>
            <w:szCs w:val="32"/>
            <w:rPrChange w:id="5955"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4EC9B0"/>
            <w:sz w:val="32"/>
            <w:szCs w:val="32"/>
            <w:rPrChange w:id="5956" w:author="nidal saleh" w:date="2025-06-14T11:48:00Z">
              <w:rPr>
                <w:rFonts w:ascii="Consolas" w:eastAsia="Times New Roman" w:hAnsi="Consolas" w:cs="Times New Roman"/>
                <w:color w:val="4EC9B0"/>
                <w:sz w:val="18"/>
                <w:szCs w:val="18"/>
              </w:rPr>
            </w:rPrChange>
          </w:rPr>
          <w:t>Tk</w:t>
        </w:r>
        <w:proofErr w:type="spellEnd"/>
        <w:r w:rsidRPr="00CD2EF4">
          <w:rPr>
            <w:rFonts w:ascii="Consolas" w:eastAsia="Times New Roman" w:hAnsi="Consolas" w:cs="Times New Roman"/>
            <w:color w:val="CCCCCC"/>
            <w:sz w:val="32"/>
            <w:szCs w:val="32"/>
            <w:rPrChange w:id="5957" w:author="nidal saleh" w:date="2025-06-14T11:48:00Z">
              <w:rPr>
                <w:rFonts w:ascii="Consolas" w:eastAsia="Times New Roman" w:hAnsi="Consolas" w:cs="Times New Roman"/>
                <w:color w:val="CCCCCC"/>
                <w:sz w:val="18"/>
                <w:szCs w:val="18"/>
              </w:rPr>
            </w:rPrChange>
          </w:rPr>
          <w:t>()</w:t>
        </w:r>
      </w:ins>
    </w:p>
    <w:p w14:paraId="3ADF4268" w14:textId="77777777" w:rsidR="00893695" w:rsidRPr="00CD2EF4" w:rsidRDefault="00893695" w:rsidP="00893695">
      <w:pPr>
        <w:shd w:val="clear" w:color="auto" w:fill="1F1F1F"/>
        <w:spacing w:after="0" w:line="240" w:lineRule="atLeast"/>
        <w:rPr>
          <w:ins w:id="5958" w:author="nidal saleh" w:date="2025-06-11T00:24:00Z"/>
          <w:rFonts w:ascii="Consolas" w:eastAsia="Times New Roman" w:hAnsi="Consolas" w:cs="Times New Roman"/>
          <w:color w:val="CCCCCC"/>
          <w:sz w:val="32"/>
          <w:szCs w:val="32"/>
          <w:rPrChange w:id="5959" w:author="nidal saleh" w:date="2025-06-14T11:48:00Z">
            <w:rPr>
              <w:ins w:id="5960" w:author="nidal saleh" w:date="2025-06-11T00:24:00Z"/>
              <w:rFonts w:ascii="Consolas" w:eastAsia="Times New Roman" w:hAnsi="Consolas" w:cs="Times New Roman"/>
              <w:color w:val="CCCCCC"/>
              <w:sz w:val="18"/>
              <w:szCs w:val="18"/>
            </w:rPr>
          </w:rPrChange>
        </w:rPr>
      </w:pPr>
      <w:proofErr w:type="spellStart"/>
      <w:ins w:id="5961" w:author="nidal saleh" w:date="2025-06-11T00:24:00Z">
        <w:r w:rsidRPr="00CD2EF4">
          <w:rPr>
            <w:rFonts w:ascii="Consolas" w:eastAsia="Times New Roman" w:hAnsi="Consolas" w:cs="Times New Roman"/>
            <w:color w:val="9CDCFE"/>
            <w:sz w:val="32"/>
            <w:szCs w:val="32"/>
            <w:rPrChange w:id="5962" w:author="nidal saleh" w:date="2025-06-14T11:48:00Z">
              <w:rPr>
                <w:rFonts w:ascii="Consolas" w:eastAsia="Times New Roman" w:hAnsi="Consolas" w:cs="Times New Roman"/>
                <w:color w:val="9CDCFE"/>
                <w:sz w:val="18"/>
                <w:szCs w:val="18"/>
              </w:rPr>
            </w:rPrChange>
          </w:rPr>
          <w:t>root</w:t>
        </w:r>
        <w:r w:rsidRPr="00CD2EF4">
          <w:rPr>
            <w:rFonts w:ascii="Consolas" w:eastAsia="Times New Roman" w:hAnsi="Consolas" w:cs="Times New Roman"/>
            <w:color w:val="CCCCCC"/>
            <w:sz w:val="32"/>
            <w:szCs w:val="32"/>
            <w:rPrChange w:id="5963"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9CDCFE"/>
            <w:sz w:val="32"/>
            <w:szCs w:val="32"/>
            <w:rPrChange w:id="5964" w:author="nidal saleh" w:date="2025-06-14T11:48:00Z">
              <w:rPr>
                <w:rFonts w:ascii="Consolas" w:eastAsia="Times New Roman" w:hAnsi="Consolas" w:cs="Times New Roman"/>
                <w:color w:val="9CDCFE"/>
                <w:sz w:val="18"/>
                <w:szCs w:val="18"/>
              </w:rPr>
            </w:rPrChange>
          </w:rPr>
          <w:t>title</w:t>
        </w:r>
        <w:proofErr w:type="spellEnd"/>
        <w:r w:rsidRPr="00CD2EF4">
          <w:rPr>
            <w:rFonts w:ascii="Consolas" w:eastAsia="Times New Roman" w:hAnsi="Consolas" w:cs="Times New Roman"/>
            <w:color w:val="CCCCCC"/>
            <w:sz w:val="32"/>
            <w:szCs w:val="32"/>
            <w:rPrChange w:id="5965"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CE9178"/>
            <w:sz w:val="32"/>
            <w:szCs w:val="32"/>
            <w:rPrChange w:id="5966" w:author="nidal saleh" w:date="2025-06-14T11:48:00Z">
              <w:rPr>
                <w:rFonts w:ascii="Consolas" w:eastAsia="Times New Roman" w:hAnsi="Consolas" w:cs="Times New Roman"/>
                <w:color w:val="CE9178"/>
                <w:sz w:val="18"/>
                <w:szCs w:val="18"/>
              </w:rPr>
            </w:rPrChange>
          </w:rPr>
          <w:t>"</w:t>
        </w:r>
        <w:r w:rsidRPr="00CD2EF4">
          <w:rPr>
            <w:rFonts w:ascii="Consolas" w:eastAsia="Times New Roman" w:hAnsi="Consolas" w:cs="Times New Roman" w:hint="eastAsia"/>
            <w:color w:val="CE9178"/>
            <w:sz w:val="32"/>
            <w:szCs w:val="32"/>
            <w:rtl/>
            <w:rPrChange w:id="5967" w:author="nidal saleh" w:date="2025-06-14T11:48:00Z">
              <w:rPr>
                <w:rFonts w:ascii="Consolas" w:eastAsia="Times New Roman" w:hAnsi="Consolas" w:cs="Times New Roman" w:hint="eastAsia"/>
                <w:color w:val="CE9178"/>
                <w:sz w:val="18"/>
                <w:szCs w:val="18"/>
                <w:rtl/>
              </w:rPr>
            </w:rPrChange>
          </w:rPr>
          <w:t>سجل</w:t>
        </w:r>
        <w:r w:rsidRPr="00CD2EF4">
          <w:rPr>
            <w:rFonts w:ascii="Consolas" w:eastAsia="Times New Roman" w:hAnsi="Consolas" w:cs="Times New Roman"/>
            <w:color w:val="CE9178"/>
            <w:sz w:val="32"/>
            <w:szCs w:val="32"/>
            <w:rtl/>
            <w:rPrChange w:id="5968" w:author="nidal saleh" w:date="2025-06-14T11:48:00Z">
              <w:rPr>
                <w:rFonts w:ascii="Consolas" w:eastAsia="Times New Roman" w:hAnsi="Consolas" w:cs="Times New Roman"/>
                <w:color w:val="CE9178"/>
                <w:sz w:val="18"/>
                <w:szCs w:val="18"/>
                <w:rtl/>
              </w:rPr>
            </w:rPrChange>
          </w:rPr>
          <w:t xml:space="preserve"> </w:t>
        </w:r>
        <w:r w:rsidRPr="00CD2EF4">
          <w:rPr>
            <w:rFonts w:ascii="Consolas" w:eastAsia="Times New Roman" w:hAnsi="Consolas" w:cs="Times New Roman" w:hint="eastAsia"/>
            <w:color w:val="CE9178"/>
            <w:sz w:val="32"/>
            <w:szCs w:val="32"/>
            <w:rtl/>
            <w:rPrChange w:id="5969" w:author="nidal saleh" w:date="2025-06-14T11:48:00Z">
              <w:rPr>
                <w:rFonts w:ascii="Consolas" w:eastAsia="Times New Roman" w:hAnsi="Consolas" w:cs="Times New Roman" w:hint="eastAsia"/>
                <w:color w:val="CE9178"/>
                <w:sz w:val="18"/>
                <w:szCs w:val="18"/>
                <w:rtl/>
              </w:rPr>
            </w:rPrChange>
          </w:rPr>
          <w:t>حالات</w:t>
        </w:r>
        <w:r w:rsidRPr="00CD2EF4">
          <w:rPr>
            <w:rFonts w:ascii="Consolas" w:eastAsia="Times New Roman" w:hAnsi="Consolas" w:cs="Times New Roman"/>
            <w:color w:val="CE9178"/>
            <w:sz w:val="32"/>
            <w:szCs w:val="32"/>
            <w:rtl/>
            <w:rPrChange w:id="5970" w:author="nidal saleh" w:date="2025-06-14T11:48:00Z">
              <w:rPr>
                <w:rFonts w:ascii="Consolas" w:eastAsia="Times New Roman" w:hAnsi="Consolas" w:cs="Times New Roman"/>
                <w:color w:val="CE9178"/>
                <w:sz w:val="18"/>
                <w:szCs w:val="18"/>
                <w:rtl/>
              </w:rPr>
            </w:rPrChange>
          </w:rPr>
          <w:t xml:space="preserve"> </w:t>
        </w:r>
        <w:r w:rsidRPr="00CD2EF4">
          <w:rPr>
            <w:rFonts w:ascii="Consolas" w:eastAsia="Times New Roman" w:hAnsi="Consolas" w:cs="Times New Roman" w:hint="eastAsia"/>
            <w:color w:val="CE9178"/>
            <w:sz w:val="32"/>
            <w:szCs w:val="32"/>
            <w:rtl/>
            <w:rPrChange w:id="5971" w:author="nidal saleh" w:date="2025-06-14T11:48:00Z">
              <w:rPr>
                <w:rFonts w:ascii="Consolas" w:eastAsia="Times New Roman" w:hAnsi="Consolas" w:cs="Times New Roman" w:hint="eastAsia"/>
                <w:color w:val="CE9178"/>
                <w:sz w:val="18"/>
                <w:szCs w:val="18"/>
                <w:rtl/>
              </w:rPr>
            </w:rPrChange>
          </w:rPr>
          <w:t>التشتت</w:t>
        </w:r>
        <w:r w:rsidRPr="00CD2EF4">
          <w:rPr>
            <w:rFonts w:ascii="Consolas" w:eastAsia="Times New Roman" w:hAnsi="Consolas" w:cs="Times New Roman"/>
            <w:color w:val="CE9178"/>
            <w:sz w:val="32"/>
            <w:szCs w:val="32"/>
            <w:rPrChange w:id="5972" w:author="nidal saleh" w:date="2025-06-14T11:48:00Z">
              <w:rPr>
                <w:rFonts w:ascii="Consolas" w:eastAsia="Times New Roman" w:hAnsi="Consolas" w:cs="Times New Roman"/>
                <w:color w:val="CE9178"/>
                <w:sz w:val="18"/>
                <w:szCs w:val="18"/>
              </w:rPr>
            </w:rPrChange>
          </w:rPr>
          <w:t>"</w:t>
        </w:r>
        <w:r w:rsidRPr="00CD2EF4">
          <w:rPr>
            <w:rFonts w:ascii="Consolas" w:eastAsia="Times New Roman" w:hAnsi="Consolas" w:cs="Times New Roman"/>
            <w:color w:val="CCCCCC"/>
            <w:sz w:val="32"/>
            <w:szCs w:val="32"/>
            <w:rPrChange w:id="5973" w:author="nidal saleh" w:date="2025-06-14T11:48:00Z">
              <w:rPr>
                <w:rFonts w:ascii="Consolas" w:eastAsia="Times New Roman" w:hAnsi="Consolas" w:cs="Times New Roman"/>
                <w:color w:val="CCCCCC"/>
                <w:sz w:val="18"/>
                <w:szCs w:val="18"/>
              </w:rPr>
            </w:rPrChange>
          </w:rPr>
          <w:t>)</w:t>
        </w:r>
      </w:ins>
    </w:p>
    <w:p w14:paraId="22035B9C" w14:textId="77777777" w:rsidR="00893695" w:rsidRPr="00CD2EF4" w:rsidRDefault="00893695" w:rsidP="00893695">
      <w:pPr>
        <w:shd w:val="clear" w:color="auto" w:fill="1F1F1F"/>
        <w:spacing w:after="0" w:line="240" w:lineRule="atLeast"/>
        <w:rPr>
          <w:ins w:id="5974" w:author="nidal saleh" w:date="2025-06-11T00:24:00Z"/>
          <w:rFonts w:ascii="Consolas" w:eastAsia="Times New Roman" w:hAnsi="Consolas" w:cs="Times New Roman"/>
          <w:color w:val="CCCCCC"/>
          <w:sz w:val="32"/>
          <w:szCs w:val="32"/>
          <w:rPrChange w:id="5975" w:author="nidal saleh" w:date="2025-06-14T11:48:00Z">
            <w:rPr>
              <w:ins w:id="5976" w:author="nidal saleh" w:date="2025-06-11T00:24:00Z"/>
              <w:rFonts w:ascii="Consolas" w:eastAsia="Times New Roman" w:hAnsi="Consolas" w:cs="Times New Roman"/>
              <w:color w:val="CCCCCC"/>
              <w:sz w:val="18"/>
              <w:szCs w:val="18"/>
            </w:rPr>
          </w:rPrChange>
        </w:rPr>
      </w:pPr>
      <w:proofErr w:type="spellStart"/>
      <w:ins w:id="5977" w:author="nidal saleh" w:date="2025-06-11T00:24:00Z">
        <w:r w:rsidRPr="00CD2EF4">
          <w:rPr>
            <w:rFonts w:ascii="Consolas" w:eastAsia="Times New Roman" w:hAnsi="Consolas" w:cs="Times New Roman"/>
            <w:color w:val="9CDCFE"/>
            <w:sz w:val="32"/>
            <w:szCs w:val="32"/>
            <w:rPrChange w:id="5978" w:author="nidal saleh" w:date="2025-06-14T11:48:00Z">
              <w:rPr>
                <w:rFonts w:ascii="Consolas" w:eastAsia="Times New Roman" w:hAnsi="Consolas" w:cs="Times New Roman"/>
                <w:color w:val="9CDCFE"/>
                <w:sz w:val="18"/>
                <w:szCs w:val="18"/>
              </w:rPr>
            </w:rPrChange>
          </w:rPr>
          <w:lastRenderedPageBreak/>
          <w:t>root</w:t>
        </w:r>
        <w:r w:rsidRPr="00CD2EF4">
          <w:rPr>
            <w:rFonts w:ascii="Consolas" w:eastAsia="Times New Roman" w:hAnsi="Consolas" w:cs="Times New Roman"/>
            <w:color w:val="CCCCCC"/>
            <w:sz w:val="32"/>
            <w:szCs w:val="32"/>
            <w:rPrChange w:id="5979"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9CDCFE"/>
            <w:sz w:val="32"/>
            <w:szCs w:val="32"/>
            <w:rPrChange w:id="5980" w:author="nidal saleh" w:date="2025-06-14T11:48:00Z">
              <w:rPr>
                <w:rFonts w:ascii="Consolas" w:eastAsia="Times New Roman" w:hAnsi="Consolas" w:cs="Times New Roman"/>
                <w:color w:val="9CDCFE"/>
                <w:sz w:val="18"/>
                <w:szCs w:val="18"/>
              </w:rPr>
            </w:rPrChange>
          </w:rPr>
          <w:t>geometry</w:t>
        </w:r>
        <w:proofErr w:type="spellEnd"/>
        <w:r w:rsidRPr="00CD2EF4">
          <w:rPr>
            <w:rFonts w:ascii="Consolas" w:eastAsia="Times New Roman" w:hAnsi="Consolas" w:cs="Times New Roman"/>
            <w:color w:val="CCCCCC"/>
            <w:sz w:val="32"/>
            <w:szCs w:val="32"/>
            <w:rPrChange w:id="5981"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CE9178"/>
            <w:sz w:val="32"/>
            <w:szCs w:val="32"/>
            <w:rPrChange w:id="5982" w:author="nidal saleh" w:date="2025-06-14T11:48:00Z">
              <w:rPr>
                <w:rFonts w:ascii="Consolas" w:eastAsia="Times New Roman" w:hAnsi="Consolas" w:cs="Times New Roman"/>
                <w:color w:val="CE9178"/>
                <w:sz w:val="18"/>
                <w:szCs w:val="18"/>
              </w:rPr>
            </w:rPrChange>
          </w:rPr>
          <w:t>"1400x650"</w:t>
        </w:r>
        <w:r w:rsidRPr="00CD2EF4">
          <w:rPr>
            <w:rFonts w:ascii="Consolas" w:eastAsia="Times New Roman" w:hAnsi="Consolas" w:cs="Times New Roman"/>
            <w:color w:val="CCCCCC"/>
            <w:sz w:val="32"/>
            <w:szCs w:val="32"/>
            <w:rPrChange w:id="5983" w:author="nidal saleh" w:date="2025-06-14T11:48:00Z">
              <w:rPr>
                <w:rFonts w:ascii="Consolas" w:eastAsia="Times New Roman" w:hAnsi="Consolas" w:cs="Times New Roman"/>
                <w:color w:val="CCCCCC"/>
                <w:sz w:val="18"/>
                <w:szCs w:val="18"/>
              </w:rPr>
            </w:rPrChange>
          </w:rPr>
          <w:t>)</w:t>
        </w:r>
      </w:ins>
    </w:p>
    <w:p w14:paraId="75DE429D" w14:textId="77777777" w:rsidR="00893695" w:rsidRPr="00CD2EF4" w:rsidRDefault="00893695" w:rsidP="00893695">
      <w:pPr>
        <w:shd w:val="clear" w:color="auto" w:fill="1F1F1F"/>
        <w:spacing w:after="0" w:line="240" w:lineRule="atLeast"/>
        <w:rPr>
          <w:ins w:id="5984" w:author="nidal saleh" w:date="2025-06-11T00:24:00Z"/>
          <w:rFonts w:ascii="Consolas" w:eastAsia="Times New Roman" w:hAnsi="Consolas" w:cs="Times New Roman"/>
          <w:color w:val="CCCCCC"/>
          <w:sz w:val="32"/>
          <w:szCs w:val="32"/>
          <w:rPrChange w:id="5985" w:author="nidal saleh" w:date="2025-06-14T11:48:00Z">
            <w:rPr>
              <w:ins w:id="5986" w:author="nidal saleh" w:date="2025-06-11T00:24:00Z"/>
              <w:rFonts w:ascii="Consolas" w:eastAsia="Times New Roman" w:hAnsi="Consolas" w:cs="Times New Roman"/>
              <w:color w:val="CCCCCC"/>
              <w:sz w:val="18"/>
              <w:szCs w:val="18"/>
            </w:rPr>
          </w:rPrChange>
        </w:rPr>
      </w:pPr>
      <w:proofErr w:type="spellStart"/>
      <w:ins w:id="5987" w:author="nidal saleh" w:date="2025-06-11T00:24:00Z">
        <w:r w:rsidRPr="00CD2EF4">
          <w:rPr>
            <w:rFonts w:ascii="Consolas" w:eastAsia="Times New Roman" w:hAnsi="Consolas" w:cs="Times New Roman"/>
            <w:color w:val="4EC9B0"/>
            <w:sz w:val="32"/>
            <w:szCs w:val="32"/>
            <w:rPrChange w:id="5988" w:author="nidal saleh" w:date="2025-06-14T11:48:00Z">
              <w:rPr>
                <w:rFonts w:ascii="Consolas" w:eastAsia="Times New Roman" w:hAnsi="Consolas" w:cs="Times New Roman"/>
                <w:color w:val="4EC9B0"/>
                <w:sz w:val="18"/>
                <w:szCs w:val="18"/>
              </w:rPr>
            </w:rPrChange>
          </w:rPr>
          <w:t>tk</w:t>
        </w:r>
        <w:r w:rsidRPr="00CD2EF4">
          <w:rPr>
            <w:rFonts w:ascii="Consolas" w:eastAsia="Times New Roman" w:hAnsi="Consolas" w:cs="Times New Roman"/>
            <w:color w:val="CCCCCC"/>
            <w:sz w:val="32"/>
            <w:szCs w:val="32"/>
            <w:rPrChange w:id="5989"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4EC9B0"/>
            <w:sz w:val="32"/>
            <w:szCs w:val="32"/>
            <w:rPrChange w:id="5990" w:author="nidal saleh" w:date="2025-06-14T11:48:00Z">
              <w:rPr>
                <w:rFonts w:ascii="Consolas" w:eastAsia="Times New Roman" w:hAnsi="Consolas" w:cs="Times New Roman"/>
                <w:color w:val="4EC9B0"/>
                <w:sz w:val="18"/>
                <w:szCs w:val="18"/>
              </w:rPr>
            </w:rPrChange>
          </w:rPr>
          <w:t>Label</w:t>
        </w:r>
        <w:proofErr w:type="spellEnd"/>
        <w:r w:rsidRPr="00CD2EF4">
          <w:rPr>
            <w:rFonts w:ascii="Consolas" w:eastAsia="Times New Roman" w:hAnsi="Consolas" w:cs="Times New Roman"/>
            <w:color w:val="CCCCCC"/>
            <w:sz w:val="32"/>
            <w:szCs w:val="32"/>
            <w:rPrChange w:id="5991"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9CDCFE"/>
            <w:sz w:val="32"/>
            <w:szCs w:val="32"/>
            <w:rPrChange w:id="5992" w:author="nidal saleh" w:date="2025-06-14T11:48:00Z">
              <w:rPr>
                <w:rFonts w:ascii="Consolas" w:eastAsia="Times New Roman" w:hAnsi="Consolas" w:cs="Times New Roman"/>
                <w:color w:val="9CDCFE"/>
                <w:sz w:val="18"/>
                <w:szCs w:val="18"/>
              </w:rPr>
            </w:rPrChange>
          </w:rPr>
          <w:t>root</w:t>
        </w:r>
        <w:r w:rsidRPr="00CD2EF4">
          <w:rPr>
            <w:rFonts w:ascii="Consolas" w:eastAsia="Times New Roman" w:hAnsi="Consolas" w:cs="Times New Roman"/>
            <w:color w:val="CCCCCC"/>
            <w:sz w:val="32"/>
            <w:szCs w:val="32"/>
            <w:rPrChange w:id="5993"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5994" w:author="nidal saleh" w:date="2025-06-14T11:48:00Z">
              <w:rPr>
                <w:rFonts w:ascii="Consolas" w:eastAsia="Times New Roman" w:hAnsi="Consolas" w:cs="Times New Roman"/>
                <w:color w:val="9CDCFE"/>
                <w:sz w:val="18"/>
                <w:szCs w:val="18"/>
              </w:rPr>
            </w:rPrChange>
          </w:rPr>
          <w:t>text</w:t>
        </w:r>
        <w:r w:rsidRPr="00CD2EF4">
          <w:rPr>
            <w:rFonts w:ascii="Consolas" w:eastAsia="Times New Roman" w:hAnsi="Consolas" w:cs="Times New Roman"/>
            <w:color w:val="D4D4D4"/>
            <w:sz w:val="32"/>
            <w:szCs w:val="32"/>
            <w:rPrChange w:id="5995"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E9178"/>
            <w:sz w:val="32"/>
            <w:szCs w:val="32"/>
            <w:rPrChange w:id="5996" w:author="nidal saleh" w:date="2025-06-14T11:48:00Z">
              <w:rPr>
                <w:rFonts w:ascii="Consolas" w:eastAsia="Times New Roman" w:hAnsi="Consolas" w:cs="Times New Roman"/>
                <w:color w:val="CE9178"/>
                <w:sz w:val="18"/>
                <w:szCs w:val="18"/>
              </w:rPr>
            </w:rPrChange>
          </w:rPr>
          <w:t>"</w:t>
        </w:r>
        <w:r w:rsidRPr="00CD2EF4">
          <w:rPr>
            <w:rFonts w:ascii="Consolas" w:eastAsia="Times New Roman" w:hAnsi="Consolas" w:cs="Times New Roman" w:hint="eastAsia"/>
            <w:color w:val="CE9178"/>
            <w:sz w:val="32"/>
            <w:szCs w:val="32"/>
            <w:rtl/>
            <w:rPrChange w:id="5997" w:author="nidal saleh" w:date="2025-06-14T11:48:00Z">
              <w:rPr>
                <w:rFonts w:ascii="Consolas" w:eastAsia="Times New Roman" w:hAnsi="Consolas" w:cs="Times New Roman" w:hint="eastAsia"/>
                <w:color w:val="CE9178"/>
                <w:sz w:val="18"/>
                <w:szCs w:val="18"/>
                <w:rtl/>
              </w:rPr>
            </w:rPrChange>
          </w:rPr>
          <w:t>سجل</w:t>
        </w:r>
        <w:r w:rsidRPr="00CD2EF4">
          <w:rPr>
            <w:rFonts w:ascii="Consolas" w:eastAsia="Times New Roman" w:hAnsi="Consolas" w:cs="Times New Roman"/>
            <w:color w:val="CE9178"/>
            <w:sz w:val="32"/>
            <w:szCs w:val="32"/>
            <w:rtl/>
            <w:rPrChange w:id="5998" w:author="nidal saleh" w:date="2025-06-14T11:48:00Z">
              <w:rPr>
                <w:rFonts w:ascii="Consolas" w:eastAsia="Times New Roman" w:hAnsi="Consolas" w:cs="Times New Roman"/>
                <w:color w:val="CE9178"/>
                <w:sz w:val="18"/>
                <w:szCs w:val="18"/>
                <w:rtl/>
              </w:rPr>
            </w:rPrChange>
          </w:rPr>
          <w:t xml:space="preserve"> </w:t>
        </w:r>
        <w:r w:rsidRPr="00CD2EF4">
          <w:rPr>
            <w:rFonts w:ascii="Consolas" w:eastAsia="Times New Roman" w:hAnsi="Consolas" w:cs="Times New Roman" w:hint="eastAsia"/>
            <w:color w:val="CE9178"/>
            <w:sz w:val="32"/>
            <w:szCs w:val="32"/>
            <w:rtl/>
            <w:rPrChange w:id="5999" w:author="nidal saleh" w:date="2025-06-14T11:48:00Z">
              <w:rPr>
                <w:rFonts w:ascii="Consolas" w:eastAsia="Times New Roman" w:hAnsi="Consolas" w:cs="Times New Roman" w:hint="eastAsia"/>
                <w:color w:val="CE9178"/>
                <w:sz w:val="18"/>
                <w:szCs w:val="18"/>
                <w:rtl/>
              </w:rPr>
            </w:rPrChange>
          </w:rPr>
          <w:t>حالات</w:t>
        </w:r>
        <w:r w:rsidRPr="00CD2EF4">
          <w:rPr>
            <w:rFonts w:ascii="Consolas" w:eastAsia="Times New Roman" w:hAnsi="Consolas" w:cs="Times New Roman"/>
            <w:color w:val="CE9178"/>
            <w:sz w:val="32"/>
            <w:szCs w:val="32"/>
            <w:rtl/>
            <w:rPrChange w:id="6000" w:author="nidal saleh" w:date="2025-06-14T11:48:00Z">
              <w:rPr>
                <w:rFonts w:ascii="Consolas" w:eastAsia="Times New Roman" w:hAnsi="Consolas" w:cs="Times New Roman"/>
                <w:color w:val="CE9178"/>
                <w:sz w:val="18"/>
                <w:szCs w:val="18"/>
                <w:rtl/>
              </w:rPr>
            </w:rPrChange>
          </w:rPr>
          <w:t xml:space="preserve"> </w:t>
        </w:r>
        <w:r w:rsidRPr="00CD2EF4">
          <w:rPr>
            <w:rFonts w:ascii="Consolas" w:eastAsia="Times New Roman" w:hAnsi="Consolas" w:cs="Times New Roman" w:hint="eastAsia"/>
            <w:color w:val="CE9178"/>
            <w:sz w:val="32"/>
            <w:szCs w:val="32"/>
            <w:rtl/>
            <w:rPrChange w:id="6001" w:author="nidal saleh" w:date="2025-06-14T11:48:00Z">
              <w:rPr>
                <w:rFonts w:ascii="Consolas" w:eastAsia="Times New Roman" w:hAnsi="Consolas" w:cs="Times New Roman" w:hint="eastAsia"/>
                <w:color w:val="CE9178"/>
                <w:sz w:val="18"/>
                <w:szCs w:val="18"/>
                <w:rtl/>
              </w:rPr>
            </w:rPrChange>
          </w:rPr>
          <w:t>التشتت</w:t>
        </w:r>
        <w:r w:rsidRPr="00CD2EF4">
          <w:rPr>
            <w:rFonts w:ascii="Consolas" w:eastAsia="Times New Roman" w:hAnsi="Consolas" w:cs="Times New Roman"/>
            <w:color w:val="CE9178"/>
            <w:sz w:val="32"/>
            <w:szCs w:val="32"/>
            <w:rPrChange w:id="6002" w:author="nidal saleh" w:date="2025-06-14T11:48:00Z">
              <w:rPr>
                <w:rFonts w:ascii="Consolas" w:eastAsia="Times New Roman" w:hAnsi="Consolas" w:cs="Times New Roman"/>
                <w:color w:val="CE9178"/>
                <w:sz w:val="18"/>
                <w:szCs w:val="18"/>
              </w:rPr>
            </w:rPrChange>
          </w:rPr>
          <w:t>"</w:t>
        </w:r>
        <w:r w:rsidRPr="00CD2EF4">
          <w:rPr>
            <w:rFonts w:ascii="Consolas" w:eastAsia="Times New Roman" w:hAnsi="Consolas" w:cs="Times New Roman"/>
            <w:color w:val="CCCCCC"/>
            <w:sz w:val="32"/>
            <w:szCs w:val="32"/>
            <w:rPrChange w:id="6003"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6004" w:author="nidal saleh" w:date="2025-06-14T11:48:00Z">
              <w:rPr>
                <w:rFonts w:ascii="Consolas" w:eastAsia="Times New Roman" w:hAnsi="Consolas" w:cs="Times New Roman"/>
                <w:color w:val="9CDCFE"/>
                <w:sz w:val="18"/>
                <w:szCs w:val="18"/>
              </w:rPr>
            </w:rPrChange>
          </w:rPr>
          <w:t>font</w:t>
        </w:r>
        <w:r w:rsidRPr="00CD2EF4">
          <w:rPr>
            <w:rFonts w:ascii="Consolas" w:eastAsia="Times New Roman" w:hAnsi="Consolas" w:cs="Times New Roman"/>
            <w:color w:val="D4D4D4"/>
            <w:sz w:val="32"/>
            <w:szCs w:val="32"/>
            <w:rPrChange w:id="6005"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6006"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CE9178"/>
            <w:sz w:val="32"/>
            <w:szCs w:val="32"/>
            <w:rPrChange w:id="6007" w:author="nidal saleh" w:date="2025-06-14T11:48:00Z">
              <w:rPr>
                <w:rFonts w:ascii="Consolas" w:eastAsia="Times New Roman" w:hAnsi="Consolas" w:cs="Times New Roman"/>
                <w:color w:val="CE9178"/>
                <w:sz w:val="18"/>
                <w:szCs w:val="18"/>
              </w:rPr>
            </w:rPrChange>
          </w:rPr>
          <w:t>"Arial"</w:t>
        </w:r>
        <w:r w:rsidRPr="00CD2EF4">
          <w:rPr>
            <w:rFonts w:ascii="Consolas" w:eastAsia="Times New Roman" w:hAnsi="Consolas" w:cs="Times New Roman"/>
            <w:color w:val="CCCCCC"/>
            <w:sz w:val="32"/>
            <w:szCs w:val="32"/>
            <w:rPrChange w:id="6008"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B5CEA8"/>
            <w:sz w:val="32"/>
            <w:szCs w:val="32"/>
            <w:rPrChange w:id="6009" w:author="nidal saleh" w:date="2025-06-14T11:48:00Z">
              <w:rPr>
                <w:rFonts w:ascii="Consolas" w:eastAsia="Times New Roman" w:hAnsi="Consolas" w:cs="Times New Roman"/>
                <w:color w:val="B5CEA8"/>
                <w:sz w:val="18"/>
                <w:szCs w:val="18"/>
              </w:rPr>
            </w:rPrChange>
          </w:rPr>
          <w:t>16</w:t>
        </w:r>
        <w:r w:rsidRPr="00CD2EF4">
          <w:rPr>
            <w:rFonts w:ascii="Consolas" w:eastAsia="Times New Roman" w:hAnsi="Consolas" w:cs="Times New Roman"/>
            <w:color w:val="CCCCCC"/>
            <w:sz w:val="32"/>
            <w:szCs w:val="32"/>
            <w:rPrChange w:id="6010"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CE9178"/>
            <w:sz w:val="32"/>
            <w:szCs w:val="32"/>
            <w:rPrChange w:id="6011" w:author="nidal saleh" w:date="2025-06-14T11:48:00Z">
              <w:rPr>
                <w:rFonts w:ascii="Consolas" w:eastAsia="Times New Roman" w:hAnsi="Consolas" w:cs="Times New Roman"/>
                <w:color w:val="CE9178"/>
                <w:sz w:val="18"/>
                <w:szCs w:val="18"/>
              </w:rPr>
            </w:rPrChange>
          </w:rPr>
          <w:t>"bold"</w:t>
        </w:r>
        <w:r w:rsidRPr="00CD2EF4">
          <w:rPr>
            <w:rFonts w:ascii="Consolas" w:eastAsia="Times New Roman" w:hAnsi="Consolas" w:cs="Times New Roman"/>
            <w:color w:val="CCCCCC"/>
            <w:sz w:val="32"/>
            <w:szCs w:val="32"/>
            <w:rPrChange w:id="6012"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9CDCFE"/>
            <w:sz w:val="32"/>
            <w:szCs w:val="32"/>
            <w:rPrChange w:id="6013" w:author="nidal saleh" w:date="2025-06-14T11:48:00Z">
              <w:rPr>
                <w:rFonts w:ascii="Consolas" w:eastAsia="Times New Roman" w:hAnsi="Consolas" w:cs="Times New Roman"/>
                <w:color w:val="9CDCFE"/>
                <w:sz w:val="18"/>
                <w:szCs w:val="18"/>
              </w:rPr>
            </w:rPrChange>
          </w:rPr>
          <w:t>pack</w:t>
        </w:r>
        <w:r w:rsidRPr="00CD2EF4">
          <w:rPr>
            <w:rFonts w:ascii="Consolas" w:eastAsia="Times New Roman" w:hAnsi="Consolas" w:cs="Times New Roman"/>
            <w:color w:val="CCCCCC"/>
            <w:sz w:val="32"/>
            <w:szCs w:val="32"/>
            <w:rPrChange w:id="6014" w:author="nidal saleh" w:date="2025-06-14T11:48:00Z">
              <w:rPr>
                <w:rFonts w:ascii="Consolas" w:eastAsia="Times New Roman" w:hAnsi="Consolas" w:cs="Times New Roman"/>
                <w:color w:val="CCCCCC"/>
                <w:sz w:val="18"/>
                <w:szCs w:val="18"/>
              </w:rPr>
            </w:rPrChange>
          </w:rPr>
          <w:t>(</w:t>
        </w:r>
        <w:proofErr w:type="spellStart"/>
        <w:r w:rsidRPr="00CD2EF4">
          <w:rPr>
            <w:rFonts w:ascii="Consolas" w:eastAsia="Times New Roman" w:hAnsi="Consolas" w:cs="Times New Roman"/>
            <w:color w:val="9CDCFE"/>
            <w:sz w:val="32"/>
            <w:szCs w:val="32"/>
            <w:rPrChange w:id="6015" w:author="nidal saleh" w:date="2025-06-14T11:48:00Z">
              <w:rPr>
                <w:rFonts w:ascii="Consolas" w:eastAsia="Times New Roman" w:hAnsi="Consolas" w:cs="Times New Roman"/>
                <w:color w:val="9CDCFE"/>
                <w:sz w:val="18"/>
                <w:szCs w:val="18"/>
              </w:rPr>
            </w:rPrChange>
          </w:rPr>
          <w:t>pady</w:t>
        </w:r>
        <w:proofErr w:type="spellEnd"/>
        <w:r w:rsidRPr="00CD2EF4">
          <w:rPr>
            <w:rFonts w:ascii="Consolas" w:eastAsia="Times New Roman" w:hAnsi="Consolas" w:cs="Times New Roman"/>
            <w:color w:val="D4D4D4"/>
            <w:sz w:val="32"/>
            <w:szCs w:val="32"/>
            <w:rPrChange w:id="6016"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B5CEA8"/>
            <w:sz w:val="32"/>
            <w:szCs w:val="32"/>
            <w:rPrChange w:id="6017" w:author="nidal saleh" w:date="2025-06-14T11:48:00Z">
              <w:rPr>
                <w:rFonts w:ascii="Consolas" w:eastAsia="Times New Roman" w:hAnsi="Consolas" w:cs="Times New Roman"/>
                <w:color w:val="B5CEA8"/>
                <w:sz w:val="18"/>
                <w:szCs w:val="18"/>
              </w:rPr>
            </w:rPrChange>
          </w:rPr>
          <w:t>10</w:t>
        </w:r>
        <w:r w:rsidRPr="00CD2EF4">
          <w:rPr>
            <w:rFonts w:ascii="Consolas" w:eastAsia="Times New Roman" w:hAnsi="Consolas" w:cs="Times New Roman"/>
            <w:color w:val="CCCCCC"/>
            <w:sz w:val="32"/>
            <w:szCs w:val="32"/>
            <w:rPrChange w:id="6018" w:author="nidal saleh" w:date="2025-06-14T11:48:00Z">
              <w:rPr>
                <w:rFonts w:ascii="Consolas" w:eastAsia="Times New Roman" w:hAnsi="Consolas" w:cs="Times New Roman"/>
                <w:color w:val="CCCCCC"/>
                <w:sz w:val="18"/>
                <w:szCs w:val="18"/>
              </w:rPr>
            </w:rPrChange>
          </w:rPr>
          <w:t>)</w:t>
        </w:r>
      </w:ins>
    </w:p>
    <w:p w14:paraId="6AAE8428" w14:textId="77777777" w:rsidR="00893695" w:rsidRPr="00CD2EF4" w:rsidRDefault="00893695" w:rsidP="00893695">
      <w:pPr>
        <w:shd w:val="clear" w:color="auto" w:fill="1F1F1F"/>
        <w:spacing w:after="0" w:line="240" w:lineRule="atLeast"/>
        <w:rPr>
          <w:ins w:id="6019" w:author="nidal saleh" w:date="2025-06-11T00:24:00Z"/>
          <w:rFonts w:ascii="Consolas" w:eastAsia="Times New Roman" w:hAnsi="Consolas" w:cs="Times New Roman"/>
          <w:color w:val="CCCCCC"/>
          <w:sz w:val="32"/>
          <w:szCs w:val="32"/>
          <w:rPrChange w:id="6020" w:author="nidal saleh" w:date="2025-06-14T11:48:00Z">
            <w:rPr>
              <w:ins w:id="6021" w:author="nidal saleh" w:date="2025-06-11T00:24:00Z"/>
              <w:rFonts w:ascii="Consolas" w:eastAsia="Times New Roman" w:hAnsi="Consolas" w:cs="Times New Roman"/>
              <w:color w:val="CCCCCC"/>
              <w:sz w:val="18"/>
              <w:szCs w:val="18"/>
            </w:rPr>
          </w:rPrChange>
        </w:rPr>
      </w:pPr>
      <w:ins w:id="6022" w:author="nidal saleh" w:date="2025-06-11T00:24:00Z">
        <w:r w:rsidRPr="00CD2EF4">
          <w:rPr>
            <w:rFonts w:ascii="Consolas" w:eastAsia="Times New Roman" w:hAnsi="Consolas" w:cs="Times New Roman"/>
            <w:color w:val="9CDCFE"/>
            <w:sz w:val="32"/>
            <w:szCs w:val="32"/>
            <w:rPrChange w:id="6023" w:author="nidal saleh" w:date="2025-06-14T11:48:00Z">
              <w:rPr>
                <w:rFonts w:ascii="Consolas" w:eastAsia="Times New Roman" w:hAnsi="Consolas" w:cs="Times New Roman"/>
                <w:color w:val="9CDCFE"/>
                <w:sz w:val="18"/>
                <w:szCs w:val="18"/>
              </w:rPr>
            </w:rPrChange>
          </w:rPr>
          <w:t>columns</w:t>
        </w:r>
        <w:r w:rsidRPr="00CD2EF4">
          <w:rPr>
            <w:rFonts w:ascii="Consolas" w:eastAsia="Times New Roman" w:hAnsi="Consolas" w:cs="Times New Roman"/>
            <w:color w:val="CCCCCC"/>
            <w:sz w:val="32"/>
            <w:szCs w:val="32"/>
            <w:rPrChange w:id="6024"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6025"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6026"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CE9178"/>
            <w:sz w:val="32"/>
            <w:szCs w:val="32"/>
            <w:rPrChange w:id="6027" w:author="nidal saleh" w:date="2025-06-14T11:48:00Z">
              <w:rPr>
                <w:rFonts w:ascii="Consolas" w:eastAsia="Times New Roman" w:hAnsi="Consolas" w:cs="Times New Roman"/>
                <w:color w:val="CE9178"/>
                <w:sz w:val="18"/>
                <w:szCs w:val="18"/>
              </w:rPr>
            </w:rPrChange>
          </w:rPr>
          <w:t>"id"</w:t>
        </w:r>
        <w:r w:rsidRPr="00CD2EF4">
          <w:rPr>
            <w:rFonts w:ascii="Consolas" w:eastAsia="Times New Roman" w:hAnsi="Consolas" w:cs="Times New Roman"/>
            <w:color w:val="CCCCCC"/>
            <w:sz w:val="32"/>
            <w:szCs w:val="32"/>
            <w:rPrChange w:id="6028"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CE9178"/>
            <w:sz w:val="32"/>
            <w:szCs w:val="32"/>
            <w:rPrChange w:id="6029" w:author="nidal saleh" w:date="2025-06-14T11:48:00Z">
              <w:rPr>
                <w:rFonts w:ascii="Consolas" w:eastAsia="Times New Roman" w:hAnsi="Consolas" w:cs="Times New Roman"/>
                <w:color w:val="CE9178"/>
                <w:sz w:val="18"/>
                <w:szCs w:val="18"/>
              </w:rPr>
            </w:rPrChange>
          </w:rPr>
          <w:t>"type"</w:t>
        </w:r>
        <w:r w:rsidRPr="00CD2EF4">
          <w:rPr>
            <w:rFonts w:ascii="Consolas" w:eastAsia="Times New Roman" w:hAnsi="Consolas" w:cs="Times New Roman"/>
            <w:color w:val="CCCCCC"/>
            <w:sz w:val="32"/>
            <w:szCs w:val="32"/>
            <w:rPrChange w:id="6030"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CE9178"/>
            <w:sz w:val="32"/>
            <w:szCs w:val="32"/>
            <w:rPrChange w:id="6031" w:author="nidal saleh" w:date="2025-06-14T11:48:00Z">
              <w:rPr>
                <w:rFonts w:ascii="Consolas" w:eastAsia="Times New Roman" w:hAnsi="Consolas" w:cs="Times New Roman"/>
                <w:color w:val="CE9178"/>
                <w:sz w:val="18"/>
                <w:szCs w:val="18"/>
              </w:rPr>
            </w:rPrChange>
          </w:rPr>
          <w:t>"</w:t>
        </w:r>
        <w:proofErr w:type="spellStart"/>
        <w:r w:rsidRPr="00CD2EF4">
          <w:rPr>
            <w:rFonts w:ascii="Consolas" w:eastAsia="Times New Roman" w:hAnsi="Consolas" w:cs="Times New Roman"/>
            <w:color w:val="CE9178"/>
            <w:sz w:val="32"/>
            <w:szCs w:val="32"/>
            <w:rPrChange w:id="6032" w:author="nidal saleh" w:date="2025-06-14T11:48:00Z">
              <w:rPr>
                <w:rFonts w:ascii="Consolas" w:eastAsia="Times New Roman" w:hAnsi="Consolas" w:cs="Times New Roman"/>
                <w:color w:val="CE9178"/>
                <w:sz w:val="18"/>
                <w:szCs w:val="18"/>
              </w:rPr>
            </w:rPrChange>
          </w:rPr>
          <w:t>start_time</w:t>
        </w:r>
        <w:proofErr w:type="spellEnd"/>
        <w:r w:rsidRPr="00CD2EF4">
          <w:rPr>
            <w:rFonts w:ascii="Consolas" w:eastAsia="Times New Roman" w:hAnsi="Consolas" w:cs="Times New Roman"/>
            <w:color w:val="CE9178"/>
            <w:sz w:val="32"/>
            <w:szCs w:val="32"/>
            <w:rPrChange w:id="6033" w:author="nidal saleh" w:date="2025-06-14T11:48:00Z">
              <w:rPr>
                <w:rFonts w:ascii="Consolas" w:eastAsia="Times New Roman" w:hAnsi="Consolas" w:cs="Times New Roman"/>
                <w:color w:val="CE9178"/>
                <w:sz w:val="18"/>
                <w:szCs w:val="18"/>
              </w:rPr>
            </w:rPrChange>
          </w:rPr>
          <w:t>"</w:t>
        </w:r>
        <w:r w:rsidRPr="00CD2EF4">
          <w:rPr>
            <w:rFonts w:ascii="Consolas" w:eastAsia="Times New Roman" w:hAnsi="Consolas" w:cs="Times New Roman"/>
            <w:color w:val="CCCCCC"/>
            <w:sz w:val="32"/>
            <w:szCs w:val="32"/>
            <w:rPrChange w:id="6034"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CE9178"/>
            <w:sz w:val="32"/>
            <w:szCs w:val="32"/>
            <w:rPrChange w:id="6035" w:author="nidal saleh" w:date="2025-06-14T11:48:00Z">
              <w:rPr>
                <w:rFonts w:ascii="Consolas" w:eastAsia="Times New Roman" w:hAnsi="Consolas" w:cs="Times New Roman"/>
                <w:color w:val="CE9178"/>
                <w:sz w:val="18"/>
                <w:szCs w:val="18"/>
              </w:rPr>
            </w:rPrChange>
          </w:rPr>
          <w:t>"</w:t>
        </w:r>
        <w:proofErr w:type="spellStart"/>
        <w:r w:rsidRPr="00CD2EF4">
          <w:rPr>
            <w:rFonts w:ascii="Consolas" w:eastAsia="Times New Roman" w:hAnsi="Consolas" w:cs="Times New Roman"/>
            <w:color w:val="CE9178"/>
            <w:sz w:val="32"/>
            <w:szCs w:val="32"/>
            <w:rPrChange w:id="6036" w:author="nidal saleh" w:date="2025-06-14T11:48:00Z">
              <w:rPr>
                <w:rFonts w:ascii="Consolas" w:eastAsia="Times New Roman" w:hAnsi="Consolas" w:cs="Times New Roman"/>
                <w:color w:val="CE9178"/>
                <w:sz w:val="18"/>
                <w:szCs w:val="18"/>
              </w:rPr>
            </w:rPrChange>
          </w:rPr>
          <w:t>end_time</w:t>
        </w:r>
        <w:proofErr w:type="spellEnd"/>
        <w:r w:rsidRPr="00CD2EF4">
          <w:rPr>
            <w:rFonts w:ascii="Consolas" w:eastAsia="Times New Roman" w:hAnsi="Consolas" w:cs="Times New Roman"/>
            <w:color w:val="CE9178"/>
            <w:sz w:val="32"/>
            <w:szCs w:val="32"/>
            <w:rPrChange w:id="6037" w:author="nidal saleh" w:date="2025-06-14T11:48:00Z">
              <w:rPr>
                <w:rFonts w:ascii="Consolas" w:eastAsia="Times New Roman" w:hAnsi="Consolas" w:cs="Times New Roman"/>
                <w:color w:val="CE9178"/>
                <w:sz w:val="18"/>
                <w:szCs w:val="18"/>
              </w:rPr>
            </w:rPrChange>
          </w:rPr>
          <w:t>"</w:t>
        </w:r>
        <w:r w:rsidRPr="00CD2EF4">
          <w:rPr>
            <w:rFonts w:ascii="Consolas" w:eastAsia="Times New Roman" w:hAnsi="Consolas" w:cs="Times New Roman"/>
            <w:color w:val="CCCCCC"/>
            <w:sz w:val="32"/>
            <w:szCs w:val="32"/>
            <w:rPrChange w:id="6038"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CE9178"/>
            <w:sz w:val="32"/>
            <w:szCs w:val="32"/>
            <w:rPrChange w:id="6039" w:author="nidal saleh" w:date="2025-06-14T11:48:00Z">
              <w:rPr>
                <w:rFonts w:ascii="Consolas" w:eastAsia="Times New Roman" w:hAnsi="Consolas" w:cs="Times New Roman"/>
                <w:color w:val="CE9178"/>
                <w:sz w:val="18"/>
                <w:szCs w:val="18"/>
              </w:rPr>
            </w:rPrChange>
          </w:rPr>
          <w:t>"duration"</w:t>
        </w:r>
        <w:r w:rsidRPr="00CD2EF4">
          <w:rPr>
            <w:rFonts w:ascii="Consolas" w:eastAsia="Times New Roman" w:hAnsi="Consolas" w:cs="Times New Roman"/>
            <w:color w:val="CCCCCC"/>
            <w:sz w:val="32"/>
            <w:szCs w:val="32"/>
            <w:rPrChange w:id="6040"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CE9178"/>
            <w:sz w:val="32"/>
            <w:szCs w:val="32"/>
            <w:rPrChange w:id="6041" w:author="nidal saleh" w:date="2025-06-14T11:48:00Z">
              <w:rPr>
                <w:rFonts w:ascii="Consolas" w:eastAsia="Times New Roman" w:hAnsi="Consolas" w:cs="Times New Roman"/>
                <w:color w:val="CE9178"/>
                <w:sz w:val="18"/>
                <w:szCs w:val="18"/>
              </w:rPr>
            </w:rPrChange>
          </w:rPr>
          <w:t>"location"</w:t>
        </w:r>
        <w:r w:rsidRPr="00CD2EF4">
          <w:rPr>
            <w:rFonts w:ascii="Consolas" w:eastAsia="Times New Roman" w:hAnsi="Consolas" w:cs="Times New Roman"/>
            <w:color w:val="CCCCCC"/>
            <w:sz w:val="32"/>
            <w:szCs w:val="32"/>
            <w:rPrChange w:id="6042" w:author="nidal saleh" w:date="2025-06-14T11:48:00Z">
              <w:rPr>
                <w:rFonts w:ascii="Consolas" w:eastAsia="Times New Roman" w:hAnsi="Consolas" w:cs="Times New Roman"/>
                <w:color w:val="CCCCCC"/>
                <w:sz w:val="18"/>
                <w:szCs w:val="18"/>
              </w:rPr>
            </w:rPrChange>
          </w:rPr>
          <w:t>)</w:t>
        </w:r>
      </w:ins>
    </w:p>
    <w:p w14:paraId="4410EDF0" w14:textId="77777777" w:rsidR="00893695" w:rsidRPr="00CD2EF4" w:rsidRDefault="00893695" w:rsidP="00893695">
      <w:pPr>
        <w:shd w:val="clear" w:color="auto" w:fill="1F1F1F"/>
        <w:spacing w:after="0" w:line="240" w:lineRule="atLeast"/>
        <w:rPr>
          <w:ins w:id="6043" w:author="nidal saleh" w:date="2025-06-11T00:24:00Z"/>
          <w:rFonts w:ascii="Consolas" w:eastAsia="Times New Roman" w:hAnsi="Consolas" w:cs="Times New Roman"/>
          <w:color w:val="CCCCCC"/>
          <w:sz w:val="32"/>
          <w:szCs w:val="32"/>
          <w:rPrChange w:id="6044" w:author="nidal saleh" w:date="2025-06-14T11:48:00Z">
            <w:rPr>
              <w:ins w:id="6045" w:author="nidal saleh" w:date="2025-06-11T00:24:00Z"/>
              <w:rFonts w:ascii="Consolas" w:eastAsia="Times New Roman" w:hAnsi="Consolas" w:cs="Times New Roman"/>
              <w:color w:val="CCCCCC"/>
              <w:sz w:val="18"/>
              <w:szCs w:val="18"/>
            </w:rPr>
          </w:rPrChange>
        </w:rPr>
      </w:pPr>
      <w:ins w:id="6046" w:author="nidal saleh" w:date="2025-06-11T00:24:00Z">
        <w:r w:rsidRPr="00CD2EF4">
          <w:rPr>
            <w:rFonts w:ascii="Consolas" w:eastAsia="Times New Roman" w:hAnsi="Consolas" w:cs="Times New Roman"/>
            <w:color w:val="9CDCFE"/>
            <w:sz w:val="32"/>
            <w:szCs w:val="32"/>
            <w:rPrChange w:id="6047" w:author="nidal saleh" w:date="2025-06-14T11:48:00Z">
              <w:rPr>
                <w:rFonts w:ascii="Consolas" w:eastAsia="Times New Roman" w:hAnsi="Consolas" w:cs="Times New Roman"/>
                <w:color w:val="9CDCFE"/>
                <w:sz w:val="18"/>
                <w:szCs w:val="18"/>
              </w:rPr>
            </w:rPrChange>
          </w:rPr>
          <w:t>tree</w:t>
        </w:r>
        <w:r w:rsidRPr="00CD2EF4">
          <w:rPr>
            <w:rFonts w:ascii="Consolas" w:eastAsia="Times New Roman" w:hAnsi="Consolas" w:cs="Times New Roman"/>
            <w:color w:val="CCCCCC"/>
            <w:sz w:val="32"/>
            <w:szCs w:val="32"/>
            <w:rPrChange w:id="6048"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D4D4D4"/>
            <w:sz w:val="32"/>
            <w:szCs w:val="32"/>
            <w:rPrChange w:id="6049"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CCCCC"/>
            <w:sz w:val="32"/>
            <w:szCs w:val="32"/>
            <w:rPrChange w:id="6050"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4EC9B0"/>
            <w:sz w:val="32"/>
            <w:szCs w:val="32"/>
            <w:rPrChange w:id="6051" w:author="nidal saleh" w:date="2025-06-14T11:48:00Z">
              <w:rPr>
                <w:rFonts w:ascii="Consolas" w:eastAsia="Times New Roman" w:hAnsi="Consolas" w:cs="Times New Roman"/>
                <w:color w:val="4EC9B0"/>
                <w:sz w:val="18"/>
                <w:szCs w:val="18"/>
              </w:rPr>
            </w:rPrChange>
          </w:rPr>
          <w:t>ttk</w:t>
        </w:r>
        <w:r w:rsidRPr="00CD2EF4">
          <w:rPr>
            <w:rFonts w:ascii="Consolas" w:eastAsia="Times New Roman" w:hAnsi="Consolas" w:cs="Times New Roman"/>
            <w:color w:val="CCCCCC"/>
            <w:sz w:val="32"/>
            <w:szCs w:val="32"/>
            <w:rPrChange w:id="6052"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4EC9B0"/>
            <w:sz w:val="32"/>
            <w:szCs w:val="32"/>
            <w:rPrChange w:id="6053" w:author="nidal saleh" w:date="2025-06-14T11:48:00Z">
              <w:rPr>
                <w:rFonts w:ascii="Consolas" w:eastAsia="Times New Roman" w:hAnsi="Consolas" w:cs="Times New Roman"/>
                <w:color w:val="4EC9B0"/>
                <w:sz w:val="18"/>
                <w:szCs w:val="18"/>
              </w:rPr>
            </w:rPrChange>
          </w:rPr>
          <w:t>Treeview</w:t>
        </w:r>
        <w:proofErr w:type="spellEnd"/>
        <w:r w:rsidRPr="00CD2EF4">
          <w:rPr>
            <w:rFonts w:ascii="Consolas" w:eastAsia="Times New Roman" w:hAnsi="Consolas" w:cs="Times New Roman"/>
            <w:color w:val="CCCCCC"/>
            <w:sz w:val="32"/>
            <w:szCs w:val="32"/>
            <w:rPrChange w:id="6054"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9CDCFE"/>
            <w:sz w:val="32"/>
            <w:szCs w:val="32"/>
            <w:rPrChange w:id="6055" w:author="nidal saleh" w:date="2025-06-14T11:48:00Z">
              <w:rPr>
                <w:rFonts w:ascii="Consolas" w:eastAsia="Times New Roman" w:hAnsi="Consolas" w:cs="Times New Roman"/>
                <w:color w:val="9CDCFE"/>
                <w:sz w:val="18"/>
                <w:szCs w:val="18"/>
              </w:rPr>
            </w:rPrChange>
          </w:rPr>
          <w:t>root</w:t>
        </w:r>
        <w:r w:rsidRPr="00CD2EF4">
          <w:rPr>
            <w:rFonts w:ascii="Consolas" w:eastAsia="Times New Roman" w:hAnsi="Consolas" w:cs="Times New Roman"/>
            <w:color w:val="CCCCCC"/>
            <w:sz w:val="32"/>
            <w:szCs w:val="32"/>
            <w:rPrChange w:id="6056"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6057" w:author="nidal saleh" w:date="2025-06-14T11:48:00Z">
              <w:rPr>
                <w:rFonts w:ascii="Consolas" w:eastAsia="Times New Roman" w:hAnsi="Consolas" w:cs="Times New Roman"/>
                <w:color w:val="9CDCFE"/>
                <w:sz w:val="18"/>
                <w:szCs w:val="18"/>
              </w:rPr>
            </w:rPrChange>
          </w:rPr>
          <w:t>columns</w:t>
        </w:r>
        <w:r w:rsidRPr="00CD2EF4">
          <w:rPr>
            <w:rFonts w:ascii="Consolas" w:eastAsia="Times New Roman" w:hAnsi="Consolas" w:cs="Times New Roman"/>
            <w:color w:val="D4D4D4"/>
            <w:sz w:val="32"/>
            <w:szCs w:val="32"/>
            <w:rPrChange w:id="6058"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9CDCFE"/>
            <w:sz w:val="32"/>
            <w:szCs w:val="32"/>
            <w:rPrChange w:id="6059" w:author="nidal saleh" w:date="2025-06-14T11:48:00Z">
              <w:rPr>
                <w:rFonts w:ascii="Consolas" w:eastAsia="Times New Roman" w:hAnsi="Consolas" w:cs="Times New Roman"/>
                <w:color w:val="9CDCFE"/>
                <w:sz w:val="18"/>
                <w:szCs w:val="18"/>
              </w:rPr>
            </w:rPrChange>
          </w:rPr>
          <w:t>columns</w:t>
        </w:r>
        <w:r w:rsidRPr="00CD2EF4">
          <w:rPr>
            <w:rFonts w:ascii="Consolas" w:eastAsia="Times New Roman" w:hAnsi="Consolas" w:cs="Times New Roman"/>
            <w:color w:val="CCCCCC"/>
            <w:sz w:val="32"/>
            <w:szCs w:val="32"/>
            <w:rPrChange w:id="6060"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6061" w:author="nidal saleh" w:date="2025-06-14T11:48:00Z">
              <w:rPr>
                <w:rFonts w:ascii="Consolas" w:eastAsia="Times New Roman" w:hAnsi="Consolas" w:cs="Times New Roman"/>
                <w:color w:val="9CDCFE"/>
                <w:sz w:val="18"/>
                <w:szCs w:val="18"/>
              </w:rPr>
            </w:rPrChange>
          </w:rPr>
          <w:t>show</w:t>
        </w:r>
        <w:r w:rsidRPr="00CD2EF4">
          <w:rPr>
            <w:rFonts w:ascii="Consolas" w:eastAsia="Times New Roman" w:hAnsi="Consolas" w:cs="Times New Roman"/>
            <w:color w:val="D4D4D4"/>
            <w:sz w:val="32"/>
            <w:szCs w:val="32"/>
            <w:rPrChange w:id="6062"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E9178"/>
            <w:sz w:val="32"/>
            <w:szCs w:val="32"/>
            <w:rPrChange w:id="6063" w:author="nidal saleh" w:date="2025-06-14T11:48:00Z">
              <w:rPr>
                <w:rFonts w:ascii="Consolas" w:eastAsia="Times New Roman" w:hAnsi="Consolas" w:cs="Times New Roman"/>
                <w:color w:val="CE9178"/>
                <w:sz w:val="18"/>
                <w:szCs w:val="18"/>
              </w:rPr>
            </w:rPrChange>
          </w:rPr>
          <w:t>"headings"</w:t>
        </w:r>
        <w:r w:rsidRPr="00CD2EF4">
          <w:rPr>
            <w:rFonts w:ascii="Consolas" w:eastAsia="Times New Roman" w:hAnsi="Consolas" w:cs="Times New Roman"/>
            <w:color w:val="CCCCCC"/>
            <w:sz w:val="32"/>
            <w:szCs w:val="32"/>
            <w:rPrChange w:id="6064" w:author="nidal saleh" w:date="2025-06-14T11:48:00Z">
              <w:rPr>
                <w:rFonts w:ascii="Consolas" w:eastAsia="Times New Roman" w:hAnsi="Consolas" w:cs="Times New Roman"/>
                <w:color w:val="CCCCCC"/>
                <w:sz w:val="18"/>
                <w:szCs w:val="18"/>
              </w:rPr>
            </w:rPrChange>
          </w:rPr>
          <w:t>)</w:t>
        </w:r>
      </w:ins>
    </w:p>
    <w:p w14:paraId="5884F03F" w14:textId="77777777" w:rsidR="00893695" w:rsidRPr="00CD2EF4" w:rsidRDefault="00893695" w:rsidP="00893695">
      <w:pPr>
        <w:shd w:val="clear" w:color="auto" w:fill="1F1F1F"/>
        <w:spacing w:after="0" w:line="240" w:lineRule="atLeast"/>
        <w:rPr>
          <w:ins w:id="6065" w:author="nidal saleh" w:date="2025-06-11T00:26:00Z"/>
          <w:rFonts w:ascii="Consolas" w:eastAsia="Times New Roman" w:hAnsi="Consolas" w:cs="Times New Roman"/>
          <w:color w:val="CCCCCC"/>
          <w:sz w:val="32"/>
          <w:szCs w:val="32"/>
          <w:rPrChange w:id="6066" w:author="nidal saleh" w:date="2025-06-14T11:48:00Z">
            <w:rPr>
              <w:ins w:id="6067" w:author="nidal saleh" w:date="2025-06-11T00:26:00Z"/>
              <w:rFonts w:ascii="Consolas" w:eastAsia="Times New Roman" w:hAnsi="Consolas" w:cs="Times New Roman"/>
              <w:color w:val="CCCCCC"/>
              <w:sz w:val="18"/>
              <w:szCs w:val="18"/>
            </w:rPr>
          </w:rPrChange>
        </w:rPr>
      </w:pPr>
      <w:proofErr w:type="spellStart"/>
      <w:ins w:id="6068" w:author="nidal saleh" w:date="2025-06-11T00:24:00Z">
        <w:r w:rsidRPr="00CD2EF4">
          <w:rPr>
            <w:rFonts w:ascii="Consolas" w:eastAsia="Times New Roman" w:hAnsi="Consolas" w:cs="Times New Roman"/>
            <w:color w:val="9CDCFE"/>
            <w:sz w:val="32"/>
            <w:szCs w:val="32"/>
            <w:rPrChange w:id="6069" w:author="nidal saleh" w:date="2025-06-14T11:48:00Z">
              <w:rPr>
                <w:rFonts w:ascii="Consolas" w:eastAsia="Times New Roman" w:hAnsi="Consolas" w:cs="Times New Roman"/>
                <w:color w:val="9CDCFE"/>
                <w:sz w:val="18"/>
                <w:szCs w:val="18"/>
              </w:rPr>
            </w:rPrChange>
          </w:rPr>
          <w:t>tree</w:t>
        </w:r>
        <w:r w:rsidRPr="00CD2EF4">
          <w:rPr>
            <w:rFonts w:ascii="Consolas" w:eastAsia="Times New Roman" w:hAnsi="Consolas" w:cs="Times New Roman"/>
            <w:color w:val="CCCCCC"/>
            <w:sz w:val="32"/>
            <w:szCs w:val="32"/>
            <w:rPrChange w:id="6070"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9CDCFE"/>
            <w:sz w:val="32"/>
            <w:szCs w:val="32"/>
            <w:rPrChange w:id="6071" w:author="nidal saleh" w:date="2025-06-14T11:48:00Z">
              <w:rPr>
                <w:rFonts w:ascii="Consolas" w:eastAsia="Times New Roman" w:hAnsi="Consolas" w:cs="Times New Roman"/>
                <w:color w:val="9CDCFE"/>
                <w:sz w:val="18"/>
                <w:szCs w:val="18"/>
              </w:rPr>
            </w:rPrChange>
          </w:rPr>
          <w:t>pack</w:t>
        </w:r>
        <w:proofErr w:type="spellEnd"/>
        <w:r w:rsidRPr="00CD2EF4">
          <w:rPr>
            <w:rFonts w:ascii="Consolas" w:eastAsia="Times New Roman" w:hAnsi="Consolas" w:cs="Times New Roman"/>
            <w:color w:val="CCCCCC"/>
            <w:sz w:val="32"/>
            <w:szCs w:val="32"/>
            <w:rPrChange w:id="6072" w:author="nidal saleh" w:date="2025-06-14T11:48:00Z">
              <w:rPr>
                <w:rFonts w:ascii="Consolas" w:eastAsia="Times New Roman" w:hAnsi="Consolas" w:cs="Times New Roman"/>
                <w:color w:val="CCCCCC"/>
                <w:sz w:val="18"/>
                <w:szCs w:val="18"/>
              </w:rPr>
            </w:rPrChange>
          </w:rPr>
          <w:t>(</w:t>
        </w:r>
        <w:r w:rsidRPr="00CD2EF4">
          <w:rPr>
            <w:rFonts w:ascii="Consolas" w:eastAsia="Times New Roman" w:hAnsi="Consolas" w:cs="Times New Roman"/>
            <w:color w:val="9CDCFE"/>
            <w:sz w:val="32"/>
            <w:szCs w:val="32"/>
            <w:rPrChange w:id="6073" w:author="nidal saleh" w:date="2025-06-14T11:48:00Z">
              <w:rPr>
                <w:rFonts w:ascii="Consolas" w:eastAsia="Times New Roman" w:hAnsi="Consolas" w:cs="Times New Roman"/>
                <w:color w:val="9CDCFE"/>
                <w:sz w:val="18"/>
                <w:szCs w:val="18"/>
              </w:rPr>
            </w:rPrChange>
          </w:rPr>
          <w:t>expand</w:t>
        </w:r>
        <w:r w:rsidRPr="00CD2EF4">
          <w:rPr>
            <w:rFonts w:ascii="Consolas" w:eastAsia="Times New Roman" w:hAnsi="Consolas" w:cs="Times New Roman"/>
            <w:color w:val="D4D4D4"/>
            <w:sz w:val="32"/>
            <w:szCs w:val="32"/>
            <w:rPrChange w:id="6074"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569CD6"/>
            <w:sz w:val="32"/>
            <w:szCs w:val="32"/>
            <w:rPrChange w:id="6075" w:author="nidal saleh" w:date="2025-06-14T11:48:00Z">
              <w:rPr>
                <w:rFonts w:ascii="Consolas" w:eastAsia="Times New Roman" w:hAnsi="Consolas" w:cs="Times New Roman"/>
                <w:color w:val="569CD6"/>
                <w:sz w:val="18"/>
                <w:szCs w:val="18"/>
              </w:rPr>
            </w:rPrChange>
          </w:rPr>
          <w:t>True</w:t>
        </w:r>
        <w:r w:rsidRPr="00CD2EF4">
          <w:rPr>
            <w:rFonts w:ascii="Consolas" w:eastAsia="Times New Roman" w:hAnsi="Consolas" w:cs="Times New Roman"/>
            <w:color w:val="CCCCCC"/>
            <w:sz w:val="32"/>
            <w:szCs w:val="32"/>
            <w:rPrChange w:id="6076" w:author="nidal saleh" w:date="2025-06-14T11:48:00Z">
              <w:rPr>
                <w:rFonts w:ascii="Consolas" w:eastAsia="Times New Roman" w:hAnsi="Consolas" w:cs="Times New Roman"/>
                <w:color w:val="CCCCCC"/>
                <w:sz w:val="18"/>
                <w:szCs w:val="18"/>
              </w:rPr>
            </w:rPrChange>
          </w:rPr>
          <w:t xml:space="preserve">, </w:t>
        </w:r>
        <w:r w:rsidRPr="00CD2EF4">
          <w:rPr>
            <w:rFonts w:ascii="Consolas" w:eastAsia="Times New Roman" w:hAnsi="Consolas" w:cs="Times New Roman"/>
            <w:color w:val="9CDCFE"/>
            <w:sz w:val="32"/>
            <w:szCs w:val="32"/>
            <w:rPrChange w:id="6077" w:author="nidal saleh" w:date="2025-06-14T11:48:00Z">
              <w:rPr>
                <w:rFonts w:ascii="Consolas" w:eastAsia="Times New Roman" w:hAnsi="Consolas" w:cs="Times New Roman"/>
                <w:color w:val="9CDCFE"/>
                <w:sz w:val="18"/>
                <w:szCs w:val="18"/>
              </w:rPr>
            </w:rPrChange>
          </w:rPr>
          <w:t>fill</w:t>
        </w:r>
        <w:r w:rsidRPr="00CD2EF4">
          <w:rPr>
            <w:rFonts w:ascii="Consolas" w:eastAsia="Times New Roman" w:hAnsi="Consolas" w:cs="Times New Roman"/>
            <w:color w:val="D4D4D4"/>
            <w:sz w:val="32"/>
            <w:szCs w:val="32"/>
            <w:rPrChange w:id="6078"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CE9178"/>
            <w:sz w:val="32"/>
            <w:szCs w:val="32"/>
            <w:rPrChange w:id="6079" w:author="nidal saleh" w:date="2025-06-14T11:48:00Z">
              <w:rPr>
                <w:rFonts w:ascii="Consolas" w:eastAsia="Times New Roman" w:hAnsi="Consolas" w:cs="Times New Roman"/>
                <w:color w:val="CE9178"/>
                <w:sz w:val="18"/>
                <w:szCs w:val="18"/>
              </w:rPr>
            </w:rPrChange>
          </w:rPr>
          <w:t>"both"</w:t>
        </w:r>
        <w:r w:rsidRPr="00CD2EF4">
          <w:rPr>
            <w:rFonts w:ascii="Consolas" w:eastAsia="Times New Roman" w:hAnsi="Consolas" w:cs="Times New Roman"/>
            <w:color w:val="CCCCCC"/>
            <w:sz w:val="32"/>
            <w:szCs w:val="32"/>
            <w:rPrChange w:id="6080"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6081" w:author="nidal saleh" w:date="2025-06-14T11:48:00Z">
              <w:rPr>
                <w:rFonts w:ascii="Consolas" w:eastAsia="Times New Roman" w:hAnsi="Consolas" w:cs="Times New Roman"/>
                <w:color w:val="9CDCFE"/>
                <w:sz w:val="18"/>
                <w:szCs w:val="18"/>
              </w:rPr>
            </w:rPrChange>
          </w:rPr>
          <w:t>padx</w:t>
        </w:r>
        <w:proofErr w:type="spellEnd"/>
        <w:r w:rsidRPr="00CD2EF4">
          <w:rPr>
            <w:rFonts w:ascii="Consolas" w:eastAsia="Times New Roman" w:hAnsi="Consolas" w:cs="Times New Roman"/>
            <w:color w:val="D4D4D4"/>
            <w:sz w:val="32"/>
            <w:szCs w:val="32"/>
            <w:rPrChange w:id="6082"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B5CEA8"/>
            <w:sz w:val="32"/>
            <w:szCs w:val="32"/>
            <w:rPrChange w:id="6083" w:author="nidal saleh" w:date="2025-06-14T11:48:00Z">
              <w:rPr>
                <w:rFonts w:ascii="Consolas" w:eastAsia="Times New Roman" w:hAnsi="Consolas" w:cs="Times New Roman"/>
                <w:color w:val="B5CEA8"/>
                <w:sz w:val="18"/>
                <w:szCs w:val="18"/>
              </w:rPr>
            </w:rPrChange>
          </w:rPr>
          <w:t>10</w:t>
        </w:r>
        <w:r w:rsidRPr="00CD2EF4">
          <w:rPr>
            <w:rFonts w:ascii="Consolas" w:eastAsia="Times New Roman" w:hAnsi="Consolas" w:cs="Times New Roman"/>
            <w:color w:val="CCCCCC"/>
            <w:sz w:val="32"/>
            <w:szCs w:val="32"/>
            <w:rPrChange w:id="6084" w:author="nidal saleh" w:date="2025-06-14T11:48:00Z">
              <w:rPr>
                <w:rFonts w:ascii="Consolas" w:eastAsia="Times New Roman" w:hAnsi="Consolas" w:cs="Times New Roman"/>
                <w:color w:val="CCCCCC"/>
                <w:sz w:val="18"/>
                <w:szCs w:val="18"/>
              </w:rPr>
            </w:rPrChange>
          </w:rPr>
          <w:t xml:space="preserve">, </w:t>
        </w:r>
        <w:proofErr w:type="spellStart"/>
        <w:r w:rsidRPr="00CD2EF4">
          <w:rPr>
            <w:rFonts w:ascii="Consolas" w:eastAsia="Times New Roman" w:hAnsi="Consolas" w:cs="Times New Roman"/>
            <w:color w:val="9CDCFE"/>
            <w:sz w:val="32"/>
            <w:szCs w:val="32"/>
            <w:rPrChange w:id="6085" w:author="nidal saleh" w:date="2025-06-14T11:48:00Z">
              <w:rPr>
                <w:rFonts w:ascii="Consolas" w:eastAsia="Times New Roman" w:hAnsi="Consolas" w:cs="Times New Roman"/>
                <w:color w:val="9CDCFE"/>
                <w:sz w:val="18"/>
                <w:szCs w:val="18"/>
              </w:rPr>
            </w:rPrChange>
          </w:rPr>
          <w:t>pady</w:t>
        </w:r>
        <w:proofErr w:type="spellEnd"/>
        <w:r w:rsidRPr="00CD2EF4">
          <w:rPr>
            <w:rFonts w:ascii="Consolas" w:eastAsia="Times New Roman" w:hAnsi="Consolas" w:cs="Times New Roman"/>
            <w:color w:val="D4D4D4"/>
            <w:sz w:val="32"/>
            <w:szCs w:val="32"/>
            <w:rPrChange w:id="6086" w:author="nidal saleh" w:date="2025-06-14T11:48:00Z">
              <w:rPr>
                <w:rFonts w:ascii="Consolas" w:eastAsia="Times New Roman" w:hAnsi="Consolas" w:cs="Times New Roman"/>
                <w:color w:val="D4D4D4"/>
                <w:sz w:val="18"/>
                <w:szCs w:val="18"/>
              </w:rPr>
            </w:rPrChange>
          </w:rPr>
          <w:t>=</w:t>
        </w:r>
        <w:r w:rsidRPr="00CD2EF4">
          <w:rPr>
            <w:rFonts w:ascii="Consolas" w:eastAsia="Times New Roman" w:hAnsi="Consolas" w:cs="Times New Roman"/>
            <w:color w:val="B5CEA8"/>
            <w:sz w:val="32"/>
            <w:szCs w:val="32"/>
            <w:rPrChange w:id="6087" w:author="nidal saleh" w:date="2025-06-14T11:48:00Z">
              <w:rPr>
                <w:rFonts w:ascii="Consolas" w:eastAsia="Times New Roman" w:hAnsi="Consolas" w:cs="Times New Roman"/>
                <w:color w:val="B5CEA8"/>
                <w:sz w:val="18"/>
                <w:szCs w:val="18"/>
              </w:rPr>
            </w:rPrChange>
          </w:rPr>
          <w:t>10</w:t>
        </w:r>
        <w:r w:rsidRPr="00CD2EF4">
          <w:rPr>
            <w:rFonts w:ascii="Consolas" w:eastAsia="Times New Roman" w:hAnsi="Consolas" w:cs="Times New Roman"/>
            <w:color w:val="CCCCCC"/>
            <w:sz w:val="32"/>
            <w:szCs w:val="32"/>
            <w:rPrChange w:id="6088" w:author="nidal saleh" w:date="2025-06-14T11:48:00Z">
              <w:rPr>
                <w:rFonts w:ascii="Consolas" w:eastAsia="Times New Roman" w:hAnsi="Consolas" w:cs="Times New Roman"/>
                <w:color w:val="CCCCCC"/>
                <w:sz w:val="18"/>
                <w:szCs w:val="18"/>
              </w:rPr>
            </w:rPrChange>
          </w:rPr>
          <w:t>)</w:t>
        </w:r>
      </w:ins>
    </w:p>
    <w:p w14:paraId="6CFB3714" w14:textId="77777777" w:rsidR="00893695" w:rsidRPr="00CD2EF4" w:rsidRDefault="00893695" w:rsidP="00893695">
      <w:pPr>
        <w:shd w:val="clear" w:color="auto" w:fill="1F1F1F"/>
        <w:spacing w:after="0" w:line="240" w:lineRule="atLeast"/>
        <w:rPr>
          <w:ins w:id="6089" w:author="nidal saleh" w:date="2025-06-11T00:26:00Z"/>
          <w:rFonts w:ascii="Consolas" w:eastAsia="Times New Roman" w:hAnsi="Consolas" w:cs="Times New Roman"/>
          <w:color w:val="CCCCCC"/>
          <w:sz w:val="32"/>
          <w:szCs w:val="32"/>
          <w:rPrChange w:id="6090" w:author="nidal saleh" w:date="2025-06-14T11:48:00Z">
            <w:rPr>
              <w:ins w:id="6091" w:author="nidal saleh" w:date="2025-06-11T00:26:00Z"/>
              <w:rFonts w:ascii="Consolas" w:eastAsia="Times New Roman" w:hAnsi="Consolas" w:cs="Times New Roman"/>
              <w:color w:val="CCCCCC"/>
              <w:sz w:val="18"/>
              <w:szCs w:val="18"/>
            </w:rPr>
          </w:rPrChange>
        </w:rPr>
      </w:pPr>
    </w:p>
    <w:p w14:paraId="0AF37A30" w14:textId="56F2A596" w:rsidR="00893695" w:rsidRPr="00CD2EF4" w:rsidRDefault="00775753">
      <w:pPr>
        <w:pStyle w:val="NormalWeb"/>
        <w:bidi/>
        <w:rPr>
          <w:ins w:id="6092" w:author="nidal saleh" w:date="2025-06-11T00:26:00Z"/>
          <w:sz w:val="32"/>
          <w:szCs w:val="32"/>
          <w:rPrChange w:id="6093" w:author="nidal saleh" w:date="2025-06-14T11:48:00Z">
            <w:rPr>
              <w:ins w:id="6094" w:author="nidal saleh" w:date="2025-06-11T00:26:00Z"/>
            </w:rPr>
          </w:rPrChange>
        </w:rPr>
        <w:pPrChange w:id="6095" w:author="nidal saleh" w:date="2025-06-11T00:26:00Z">
          <w:pPr>
            <w:pStyle w:val="NormalWeb"/>
          </w:pPr>
        </w:pPrChange>
      </w:pPr>
      <w:ins w:id="6096" w:author="nidal saleh" w:date="2025-06-11T00:00:00Z">
        <w:r w:rsidRPr="00CD2EF4">
          <w:rPr>
            <w:b/>
            <w:bCs/>
            <w:sz w:val="32"/>
            <w:szCs w:val="32"/>
            <w:rtl/>
            <w:rPrChange w:id="6097" w:author="nidal saleh" w:date="2025-06-14T11:48:00Z">
              <w:rPr>
                <w:b/>
                <w:bCs/>
                <w:rtl/>
              </w:rPr>
            </w:rPrChange>
          </w:rPr>
          <w:t>الشرح</w:t>
        </w:r>
        <w:r w:rsidRPr="00CD2EF4">
          <w:rPr>
            <w:b/>
            <w:bCs/>
            <w:sz w:val="32"/>
            <w:szCs w:val="32"/>
            <w:rPrChange w:id="6098" w:author="nidal saleh" w:date="2025-06-14T11:48:00Z">
              <w:rPr>
                <w:b/>
                <w:bCs/>
              </w:rPr>
            </w:rPrChange>
          </w:rPr>
          <w:t>:</w:t>
        </w:r>
        <w:r w:rsidRPr="00CD2EF4">
          <w:rPr>
            <w:sz w:val="32"/>
            <w:szCs w:val="32"/>
            <w:rPrChange w:id="6099" w:author="nidal saleh" w:date="2025-06-14T11:48:00Z">
              <w:rPr/>
            </w:rPrChange>
          </w:rPr>
          <w:br/>
        </w:r>
      </w:ins>
      <w:ins w:id="6100" w:author="nidal saleh" w:date="2025-06-11T00:26:00Z">
        <w:r w:rsidR="00893695" w:rsidRPr="00CD2EF4">
          <w:rPr>
            <w:sz w:val="32"/>
            <w:szCs w:val="32"/>
            <w:rtl/>
            <w:rPrChange w:id="6101" w:author="nidal saleh" w:date="2025-06-14T11:48:00Z">
              <w:rPr>
                <w:rtl/>
              </w:rPr>
            </w:rPrChange>
          </w:rPr>
          <w:t>تُنشئ واجهة المستخدم باستخدام</w:t>
        </w:r>
        <w:r w:rsidR="00893695" w:rsidRPr="00CD2EF4">
          <w:rPr>
            <w:sz w:val="32"/>
            <w:szCs w:val="32"/>
            <w:rPrChange w:id="6102" w:author="nidal saleh" w:date="2025-06-14T11:48:00Z">
              <w:rPr/>
            </w:rPrChange>
          </w:rPr>
          <w:t xml:space="preserve"> </w:t>
        </w:r>
        <w:proofErr w:type="spellStart"/>
        <w:r w:rsidR="00893695" w:rsidRPr="00CD2EF4">
          <w:rPr>
            <w:sz w:val="32"/>
            <w:szCs w:val="32"/>
            <w:rPrChange w:id="6103" w:author="nidal saleh" w:date="2025-06-14T11:48:00Z">
              <w:rPr/>
            </w:rPrChange>
          </w:rPr>
          <w:t>Tkinter</w:t>
        </w:r>
        <w:proofErr w:type="spellEnd"/>
        <w:r w:rsidR="00893695" w:rsidRPr="00CD2EF4">
          <w:rPr>
            <w:sz w:val="32"/>
            <w:szCs w:val="32"/>
            <w:rPrChange w:id="6104" w:author="nidal saleh" w:date="2025-06-14T11:48:00Z">
              <w:rPr/>
            </w:rPrChange>
          </w:rPr>
          <w:t xml:space="preserve"> </w:t>
        </w:r>
        <w:r w:rsidR="00893695" w:rsidRPr="00CD2EF4">
          <w:rPr>
            <w:sz w:val="32"/>
            <w:szCs w:val="32"/>
            <w:rtl/>
            <w:rPrChange w:id="6105" w:author="nidal saleh" w:date="2025-06-14T11:48:00Z">
              <w:rPr>
                <w:rtl/>
              </w:rPr>
            </w:rPrChange>
          </w:rPr>
          <w:t>، تحتوي على جدول يعرض سجل حالات التشتت (المعرف، النوع، الوقت، المدة، الموقع). يمكن للمستخدم تصفية الحالات حسب النوع أو حذفها</w:t>
        </w:r>
        <w:r w:rsidR="00893695" w:rsidRPr="00CD2EF4">
          <w:rPr>
            <w:sz w:val="32"/>
            <w:szCs w:val="32"/>
            <w:rPrChange w:id="6106" w:author="nidal saleh" w:date="2025-06-14T11:48:00Z">
              <w:rPr/>
            </w:rPrChange>
          </w:rPr>
          <w:t>.</w:t>
        </w:r>
      </w:ins>
    </w:p>
    <w:p w14:paraId="7E279A8B" w14:textId="1137DD07" w:rsidR="00233432" w:rsidDel="00AA0125" w:rsidRDefault="00233432" w:rsidP="00260A78">
      <w:pPr>
        <w:bidi/>
        <w:rPr>
          <w:del w:id="6107" w:author="nidal saleh" w:date="2025-06-10T23:55:00Z"/>
        </w:rPr>
      </w:pPr>
      <w:del w:id="6108" w:author="nidal saleh" w:date="2025-06-10T23:55:00Z">
        <w:r w:rsidDel="00AA0125">
          <w:rPr>
            <w:rtl/>
          </w:rPr>
          <w:delText>أجزاء رئيسية من الشيفرة (مع شرح)</w:delText>
        </w:r>
      </w:del>
    </w:p>
    <w:p w14:paraId="16405178" w14:textId="7B908A1A" w:rsidR="00233432" w:rsidRPr="00233432" w:rsidDel="00C05328" w:rsidRDefault="00233432" w:rsidP="00233432">
      <w:pPr>
        <w:pStyle w:val="NormalWeb"/>
        <w:bidi/>
        <w:rPr>
          <w:del w:id="6109" w:author="nidal saleh" w:date="2025-06-10T22:57:00Z"/>
        </w:rPr>
      </w:pPr>
    </w:p>
    <w:p w14:paraId="6720E6BD" w14:textId="208BB52A" w:rsidR="00233432" w:rsidDel="00C05328" w:rsidRDefault="00A51967" w:rsidP="00233432">
      <w:pPr>
        <w:bidi/>
        <w:rPr>
          <w:del w:id="6110" w:author="nidal saleh" w:date="2025-06-10T22:57:00Z"/>
          <w:rtl/>
        </w:rPr>
      </w:pPr>
      <w:del w:id="6111" w:author="nidal saleh" w:date="2025-06-10T22:57:00Z">
        <w:r w:rsidDel="00C05328">
          <w:rPr>
            <w:rFonts w:hint="cs"/>
            <w:rtl/>
          </w:rPr>
          <w:delText xml:space="preserve">في حال وجود تدريب لنموذج ذكي او اعادت تدريب لنموذج مدرب سابق </w:delText>
        </w:r>
      </w:del>
    </w:p>
    <w:p w14:paraId="0FD1DE7E" w14:textId="00885BCD" w:rsidR="00A51967" w:rsidDel="00C05328" w:rsidRDefault="00A51967" w:rsidP="00A51967">
      <w:pPr>
        <w:pStyle w:val="Heading3"/>
        <w:bidi/>
        <w:rPr>
          <w:del w:id="6112" w:author="nidal saleh" w:date="2025-06-10T22:57:00Z"/>
        </w:rPr>
      </w:pPr>
      <w:del w:id="6113" w:author="nidal saleh" w:date="2025-06-10T22:57:00Z">
        <w:r w:rsidDel="00C05328">
          <w:rPr>
            <w:rStyle w:val="Strong"/>
            <w:b w:val="0"/>
            <w:bCs w:val="0"/>
            <w:rtl/>
          </w:rPr>
          <w:delText>مقدمة لكل تجربة</w:delText>
        </w:r>
      </w:del>
    </w:p>
    <w:p w14:paraId="0151510F" w14:textId="0A1B7617" w:rsidR="00A51967" w:rsidDel="00C05328" w:rsidRDefault="00A51967" w:rsidP="00A51967">
      <w:pPr>
        <w:pStyle w:val="NormalWeb"/>
        <w:bidi/>
        <w:rPr>
          <w:del w:id="6114" w:author="nidal saleh" w:date="2025-06-10T22:57:00Z"/>
          <w:rtl/>
        </w:rPr>
      </w:pPr>
      <w:del w:id="6115" w:author="nidal saleh" w:date="2025-06-10T22:57:00Z">
        <w:r w:rsidDel="00C05328">
          <w:rPr>
            <w:rtl/>
          </w:rPr>
          <w:delText>تحديد هدف التجربة</w:delText>
        </w:r>
        <w:r w:rsidDel="00C05328">
          <w:delText>:</w:delText>
        </w:r>
        <w:r w:rsidDel="00C05328">
          <w:br/>
        </w:r>
        <w:r w:rsidDel="00C05328">
          <w:rPr>
            <w:rtl/>
          </w:rPr>
          <w:delText>مثلاً: "دراسة تأثير عدد الطبقات على دقة النموذج"، أو "مقارنة بين تدريب من الصفر وإعادة تدريب نموذج مدرب مسبقًا</w:delText>
        </w:r>
        <w:r w:rsidDel="00C05328">
          <w:delText>".</w:delText>
        </w:r>
      </w:del>
    </w:p>
    <w:p w14:paraId="28A1BAB8" w14:textId="0466B0B9" w:rsidR="00A51967" w:rsidDel="00C05328" w:rsidRDefault="00A51967" w:rsidP="00A51967">
      <w:pPr>
        <w:pStyle w:val="Heading3"/>
        <w:bidi/>
        <w:rPr>
          <w:del w:id="6116" w:author="nidal saleh" w:date="2025-06-10T22:57:00Z"/>
        </w:rPr>
      </w:pPr>
      <w:del w:id="6117" w:author="nidal saleh" w:date="2025-06-10T22:57:00Z">
        <w:r w:rsidDel="00C05328">
          <w:rPr>
            <w:rStyle w:val="Strong"/>
            <w:b w:val="0"/>
            <w:bCs w:val="0"/>
            <w:rtl/>
          </w:rPr>
          <w:delText>وصف إعدادات التدريب</w:delText>
        </w:r>
        <w:r w:rsidDel="00C05328">
          <w:rPr>
            <w:rStyle w:val="Strong"/>
            <w:b w:val="0"/>
            <w:bCs w:val="0"/>
          </w:rPr>
          <w:delText xml:space="preserve"> (Training Setup)</w:delText>
        </w:r>
      </w:del>
    </w:p>
    <w:p w14:paraId="5F84E7D4" w14:textId="3EAC936C" w:rsidR="00A51967" w:rsidDel="00C05328" w:rsidRDefault="00A51967" w:rsidP="00A51967">
      <w:pPr>
        <w:pStyle w:val="NormalWeb"/>
        <w:numPr>
          <w:ilvl w:val="0"/>
          <w:numId w:val="22"/>
        </w:numPr>
        <w:bidi/>
        <w:rPr>
          <w:del w:id="6118" w:author="nidal saleh" w:date="2025-06-10T22:57:00Z"/>
        </w:rPr>
      </w:pPr>
      <w:del w:id="6119" w:author="nidal saleh" w:date="2025-06-10T22:57:00Z">
        <w:r w:rsidDel="00C05328">
          <w:rPr>
            <w:rtl/>
          </w:rPr>
          <w:delText>نوع البيانات المستخدمة (وإذا كانت مقسمة إلى تدريب/اختبار)</w:delText>
        </w:r>
      </w:del>
    </w:p>
    <w:p w14:paraId="08BE98B2" w14:textId="0DE1871F" w:rsidR="00A51967" w:rsidDel="00C05328" w:rsidRDefault="00A51967" w:rsidP="00A51967">
      <w:pPr>
        <w:pStyle w:val="NormalWeb"/>
        <w:numPr>
          <w:ilvl w:val="0"/>
          <w:numId w:val="22"/>
        </w:numPr>
        <w:bidi/>
        <w:rPr>
          <w:del w:id="6120" w:author="nidal saleh" w:date="2025-06-10T22:57:00Z"/>
        </w:rPr>
      </w:pPr>
      <w:del w:id="6121" w:author="nidal saleh" w:date="2025-06-10T22:57:00Z">
        <w:r w:rsidDel="00C05328">
          <w:rPr>
            <w:rtl/>
          </w:rPr>
          <w:delText>حجم العينة</w:delText>
        </w:r>
      </w:del>
    </w:p>
    <w:p w14:paraId="12F48EA1" w14:textId="7C9C424E" w:rsidR="00A51967" w:rsidDel="00C05328" w:rsidRDefault="00A51967" w:rsidP="00A51967">
      <w:pPr>
        <w:pStyle w:val="NormalWeb"/>
        <w:numPr>
          <w:ilvl w:val="0"/>
          <w:numId w:val="22"/>
        </w:numPr>
        <w:bidi/>
        <w:rPr>
          <w:del w:id="6122" w:author="nidal saleh" w:date="2025-06-10T22:57:00Z"/>
        </w:rPr>
      </w:pPr>
      <w:del w:id="6123" w:author="nidal saleh" w:date="2025-06-10T22:57:00Z">
        <w:r w:rsidDel="00C05328">
          <w:rPr>
            <w:rtl/>
          </w:rPr>
          <w:delText>نوع النموذج</w:delText>
        </w:r>
        <w:r w:rsidDel="00C05328">
          <w:delText xml:space="preserve"> (CNN, LSTM...)</w:delText>
        </w:r>
      </w:del>
    </w:p>
    <w:p w14:paraId="4B105F2D" w14:textId="16AAB913" w:rsidR="00A51967" w:rsidDel="00C05328" w:rsidRDefault="00A51967" w:rsidP="00A51967">
      <w:pPr>
        <w:pStyle w:val="NormalWeb"/>
        <w:numPr>
          <w:ilvl w:val="0"/>
          <w:numId w:val="22"/>
        </w:numPr>
        <w:bidi/>
        <w:rPr>
          <w:del w:id="6124" w:author="nidal saleh" w:date="2025-06-10T22:57:00Z"/>
        </w:rPr>
      </w:pPr>
      <w:del w:id="6125" w:author="nidal saleh" w:date="2025-06-10T22:57:00Z">
        <w:r w:rsidDel="00C05328">
          <w:rPr>
            <w:rtl/>
          </w:rPr>
          <w:delText>الأدوات</w:delText>
        </w:r>
        <w:r w:rsidDel="00C05328">
          <w:delText xml:space="preserve"> (TensorFlow, PyTorch...)</w:delText>
        </w:r>
      </w:del>
    </w:p>
    <w:p w14:paraId="4E200D06" w14:textId="19452693" w:rsidR="00A51967" w:rsidDel="00C05328" w:rsidRDefault="00A51967" w:rsidP="00A51967">
      <w:pPr>
        <w:pStyle w:val="NormalWeb"/>
        <w:numPr>
          <w:ilvl w:val="0"/>
          <w:numId w:val="22"/>
        </w:numPr>
        <w:bidi/>
        <w:rPr>
          <w:del w:id="6126" w:author="nidal saleh" w:date="2025-06-10T22:57:00Z"/>
        </w:rPr>
      </w:pPr>
      <w:del w:id="6127" w:author="nidal saleh" w:date="2025-06-10T22:57:00Z">
        <w:r w:rsidDel="00C05328">
          <w:rPr>
            <w:rtl/>
          </w:rPr>
          <w:delText>القيم المستخدمة</w:delText>
        </w:r>
        <w:r w:rsidDel="00C05328">
          <w:delText>:</w:delText>
        </w:r>
      </w:del>
    </w:p>
    <w:p w14:paraId="3EA08A8D" w14:textId="284C0324" w:rsidR="00A51967" w:rsidDel="00C05328" w:rsidRDefault="00A51967" w:rsidP="00A51967">
      <w:pPr>
        <w:pStyle w:val="NormalWeb"/>
        <w:numPr>
          <w:ilvl w:val="1"/>
          <w:numId w:val="22"/>
        </w:numPr>
        <w:bidi/>
        <w:rPr>
          <w:del w:id="6128" w:author="nidal saleh" w:date="2025-06-10T22:57:00Z"/>
        </w:rPr>
      </w:pPr>
      <w:del w:id="6129" w:author="nidal saleh" w:date="2025-06-10T22:57:00Z">
        <w:r w:rsidDel="00C05328">
          <w:rPr>
            <w:rtl/>
          </w:rPr>
          <w:delText>عدد العصور</w:delText>
        </w:r>
        <w:r w:rsidDel="00C05328">
          <w:delText xml:space="preserve"> (Epochs)</w:delText>
        </w:r>
      </w:del>
    </w:p>
    <w:p w14:paraId="2FF0283A" w14:textId="198F8F62" w:rsidR="00A51967" w:rsidDel="00C05328" w:rsidRDefault="00A51967" w:rsidP="00A51967">
      <w:pPr>
        <w:pStyle w:val="NormalWeb"/>
        <w:numPr>
          <w:ilvl w:val="1"/>
          <w:numId w:val="22"/>
        </w:numPr>
        <w:bidi/>
        <w:rPr>
          <w:del w:id="6130" w:author="nidal saleh" w:date="2025-06-10T22:57:00Z"/>
        </w:rPr>
      </w:pPr>
      <w:del w:id="6131" w:author="nidal saleh" w:date="2025-06-10T22:57:00Z">
        <w:r w:rsidDel="00C05328">
          <w:rPr>
            <w:rtl/>
          </w:rPr>
          <w:delText>معدل التعلم</w:delText>
        </w:r>
        <w:r w:rsidDel="00C05328">
          <w:delText xml:space="preserve"> (Learning Rate)</w:delText>
        </w:r>
      </w:del>
    </w:p>
    <w:p w14:paraId="2B440D37" w14:textId="4FE99F8A" w:rsidR="00A51967" w:rsidDel="00C05328" w:rsidRDefault="00A51967" w:rsidP="00A51967">
      <w:pPr>
        <w:pStyle w:val="NormalWeb"/>
        <w:numPr>
          <w:ilvl w:val="1"/>
          <w:numId w:val="22"/>
        </w:numPr>
        <w:bidi/>
        <w:rPr>
          <w:del w:id="6132" w:author="nidal saleh" w:date="2025-06-10T22:57:00Z"/>
        </w:rPr>
      </w:pPr>
      <w:del w:id="6133" w:author="nidal saleh" w:date="2025-06-10T22:57:00Z">
        <w:r w:rsidDel="00C05328">
          <w:rPr>
            <w:rtl/>
          </w:rPr>
          <w:delText>حجم الدفعة</w:delText>
        </w:r>
        <w:r w:rsidDel="00C05328">
          <w:delText xml:space="preserve"> (Batch Size)</w:delText>
        </w:r>
      </w:del>
    </w:p>
    <w:p w14:paraId="6CBBD025" w14:textId="2FC02F19" w:rsidR="00A51967" w:rsidDel="00C05328" w:rsidRDefault="00A51967" w:rsidP="00A51967">
      <w:pPr>
        <w:pStyle w:val="NormalWeb"/>
        <w:numPr>
          <w:ilvl w:val="1"/>
          <w:numId w:val="22"/>
        </w:numPr>
        <w:bidi/>
        <w:rPr>
          <w:del w:id="6134" w:author="nidal saleh" w:date="2025-06-10T22:57:00Z"/>
        </w:rPr>
      </w:pPr>
      <w:del w:id="6135" w:author="nidal saleh" w:date="2025-06-10T22:57:00Z">
        <w:r w:rsidDel="00C05328">
          <w:rPr>
            <w:rtl/>
          </w:rPr>
          <w:delText>خوارزمية التحسين</w:delText>
        </w:r>
        <w:r w:rsidDel="00C05328">
          <w:delText xml:space="preserve"> (Optimizer)</w:delText>
        </w:r>
      </w:del>
    </w:p>
    <w:p w14:paraId="1DFEA808" w14:textId="5BEB56C7" w:rsidR="00A51967" w:rsidDel="00C05328" w:rsidRDefault="00A51967" w:rsidP="00A51967">
      <w:pPr>
        <w:pStyle w:val="Heading3"/>
        <w:bidi/>
        <w:rPr>
          <w:del w:id="6136" w:author="nidal saleh" w:date="2025-06-10T22:57:00Z"/>
        </w:rPr>
      </w:pPr>
      <w:del w:id="6137" w:author="nidal saleh" w:date="2025-06-10T22:57:00Z">
        <w:r w:rsidDel="00C05328">
          <w:rPr>
            <w:rStyle w:val="Strong"/>
            <w:b w:val="0"/>
            <w:bCs w:val="0"/>
            <w:rtl/>
          </w:rPr>
          <w:delText>النتائج</w:delText>
        </w:r>
        <w:r w:rsidDel="00C05328">
          <w:rPr>
            <w:rStyle w:val="Strong"/>
            <w:b w:val="0"/>
            <w:bCs w:val="0"/>
          </w:rPr>
          <w:delText xml:space="preserve"> (Results)</w:delText>
        </w:r>
      </w:del>
    </w:p>
    <w:p w14:paraId="4D80FFC4" w14:textId="4CDCCE2C" w:rsidR="00A51967" w:rsidDel="00C05328" w:rsidRDefault="00A51967" w:rsidP="00A51967">
      <w:pPr>
        <w:pStyle w:val="NormalWeb"/>
        <w:numPr>
          <w:ilvl w:val="0"/>
          <w:numId w:val="23"/>
        </w:numPr>
        <w:bidi/>
        <w:rPr>
          <w:del w:id="6138" w:author="nidal saleh" w:date="2025-06-10T22:57:00Z"/>
        </w:rPr>
      </w:pPr>
      <w:del w:id="6139" w:author="nidal saleh" w:date="2025-06-10T22:57:00Z">
        <w:r w:rsidDel="00C05328">
          <w:rPr>
            <w:rtl/>
          </w:rPr>
          <w:delText>رسوم بيانية</w:delText>
        </w:r>
        <w:r w:rsidDel="00C05328">
          <w:delText>:</w:delText>
        </w:r>
      </w:del>
    </w:p>
    <w:p w14:paraId="68E0D945" w14:textId="74BE57E8" w:rsidR="00A51967" w:rsidDel="00C05328" w:rsidRDefault="00A51967" w:rsidP="00A51967">
      <w:pPr>
        <w:pStyle w:val="NormalWeb"/>
        <w:numPr>
          <w:ilvl w:val="1"/>
          <w:numId w:val="23"/>
        </w:numPr>
        <w:bidi/>
        <w:rPr>
          <w:del w:id="6140" w:author="nidal saleh" w:date="2025-06-10T22:57:00Z"/>
        </w:rPr>
      </w:pPr>
      <w:del w:id="6141" w:author="nidal saleh" w:date="2025-06-10T22:57:00Z">
        <w:r w:rsidDel="00C05328">
          <w:rPr>
            <w:rtl/>
          </w:rPr>
          <w:delText>منحنى دقة التدريب والاختبار</w:delText>
        </w:r>
        <w:r w:rsidDel="00C05328">
          <w:delText xml:space="preserve"> (Accuracy)</w:delText>
        </w:r>
      </w:del>
    </w:p>
    <w:p w14:paraId="14FC0875" w14:textId="200060DA" w:rsidR="00A51967" w:rsidDel="00C05328" w:rsidRDefault="00A51967" w:rsidP="00A51967">
      <w:pPr>
        <w:pStyle w:val="NormalWeb"/>
        <w:numPr>
          <w:ilvl w:val="1"/>
          <w:numId w:val="23"/>
        </w:numPr>
        <w:bidi/>
        <w:rPr>
          <w:del w:id="6142" w:author="nidal saleh" w:date="2025-06-10T22:57:00Z"/>
        </w:rPr>
      </w:pPr>
      <w:del w:id="6143" w:author="nidal saleh" w:date="2025-06-10T22:57:00Z">
        <w:r w:rsidDel="00C05328">
          <w:rPr>
            <w:rtl/>
          </w:rPr>
          <w:delText>منحنى الخسارة</w:delText>
        </w:r>
        <w:r w:rsidDel="00C05328">
          <w:delText xml:space="preserve"> (Loss)</w:delText>
        </w:r>
      </w:del>
    </w:p>
    <w:p w14:paraId="23DD228F" w14:textId="3ECF5200" w:rsidR="00A51967" w:rsidDel="00C05328" w:rsidRDefault="00A51967" w:rsidP="00A51967">
      <w:pPr>
        <w:pStyle w:val="NormalWeb"/>
        <w:numPr>
          <w:ilvl w:val="0"/>
          <w:numId w:val="23"/>
        </w:numPr>
        <w:bidi/>
        <w:rPr>
          <w:del w:id="6144" w:author="nidal saleh" w:date="2025-06-10T22:57:00Z"/>
        </w:rPr>
      </w:pPr>
      <w:del w:id="6145" w:author="nidal saleh" w:date="2025-06-10T22:57:00Z">
        <w:r w:rsidDel="00C05328">
          <w:rPr>
            <w:rtl/>
          </w:rPr>
          <w:delText>جداول دقة المقارنة (إذا كنت تقارن بين تجارب مختلفة)</w:delText>
        </w:r>
      </w:del>
    </w:p>
    <w:p w14:paraId="7583884F" w14:textId="72DDC1CD" w:rsidR="00A51967" w:rsidDel="00C05328" w:rsidRDefault="00A51967" w:rsidP="00A51967">
      <w:pPr>
        <w:pStyle w:val="NormalWeb"/>
        <w:numPr>
          <w:ilvl w:val="0"/>
          <w:numId w:val="23"/>
        </w:numPr>
        <w:bidi/>
        <w:rPr>
          <w:del w:id="6146" w:author="nidal saleh" w:date="2025-06-10T22:57:00Z"/>
        </w:rPr>
      </w:pPr>
      <w:del w:id="6147" w:author="nidal saleh" w:date="2025-06-10T22:57:00Z">
        <w:r w:rsidDel="00C05328">
          <w:rPr>
            <w:rtl/>
          </w:rPr>
          <w:delText>تحليل النتائج</w:delText>
        </w:r>
        <w:r w:rsidDel="00C05328">
          <w:delText>:</w:delText>
        </w:r>
      </w:del>
    </w:p>
    <w:p w14:paraId="52114006" w14:textId="768BAF97" w:rsidR="00A51967" w:rsidDel="00C05328" w:rsidRDefault="00A51967" w:rsidP="00A51967">
      <w:pPr>
        <w:pStyle w:val="NormalWeb"/>
        <w:numPr>
          <w:ilvl w:val="1"/>
          <w:numId w:val="23"/>
        </w:numPr>
        <w:bidi/>
        <w:rPr>
          <w:del w:id="6148" w:author="nidal saleh" w:date="2025-06-10T22:57:00Z"/>
        </w:rPr>
      </w:pPr>
      <w:del w:id="6149" w:author="nidal saleh" w:date="2025-06-10T22:57:00Z">
        <w:r w:rsidDel="00C05328">
          <w:rPr>
            <w:rtl/>
          </w:rPr>
          <w:delText>هل النموذج تعرّض لـ</w:delText>
        </w:r>
        <w:r w:rsidDel="00C05328">
          <w:delText xml:space="preserve"> overfitting</w:delText>
        </w:r>
        <w:r w:rsidDel="00C05328">
          <w:rPr>
            <w:rtl/>
          </w:rPr>
          <w:delText>؟</w:delText>
        </w:r>
      </w:del>
    </w:p>
    <w:p w14:paraId="7AD213CC" w14:textId="0344F1F7" w:rsidR="00A51967" w:rsidDel="00C05328" w:rsidRDefault="00A51967" w:rsidP="00A51967">
      <w:pPr>
        <w:pStyle w:val="NormalWeb"/>
        <w:numPr>
          <w:ilvl w:val="1"/>
          <w:numId w:val="23"/>
        </w:numPr>
        <w:bidi/>
        <w:rPr>
          <w:del w:id="6150" w:author="nidal saleh" w:date="2025-06-10T22:57:00Z"/>
        </w:rPr>
      </w:pPr>
      <w:del w:id="6151" w:author="nidal saleh" w:date="2025-06-10T22:57:00Z">
        <w:r w:rsidDel="00C05328">
          <w:rPr>
            <w:rtl/>
          </w:rPr>
          <w:delText>ما التجربة الأفضل؟ ولماذا؟</w:delText>
        </w:r>
      </w:del>
    </w:p>
    <w:p w14:paraId="5B3008A9" w14:textId="07034209" w:rsidR="00A51967" w:rsidDel="00C05328" w:rsidRDefault="00A51967" w:rsidP="00A51967">
      <w:pPr>
        <w:pStyle w:val="NormalWeb"/>
        <w:bidi/>
        <w:rPr>
          <w:del w:id="6152" w:author="nidal saleh" w:date="2025-06-10T22:57:00Z"/>
        </w:rPr>
      </w:pPr>
    </w:p>
    <w:p w14:paraId="47F28CCA" w14:textId="23091AAE" w:rsidR="00A51967" w:rsidRPr="00A51967" w:rsidDel="00C05328" w:rsidRDefault="00A51967" w:rsidP="00A51967">
      <w:pPr>
        <w:bidi/>
        <w:rPr>
          <w:del w:id="6153" w:author="nidal saleh" w:date="2025-06-10T22:57:00Z"/>
          <w:rtl/>
        </w:rPr>
      </w:pPr>
    </w:p>
    <w:p w14:paraId="3DC27F99" w14:textId="2F5153A7" w:rsidR="00A14BEF" w:rsidDel="00C05328" w:rsidRDefault="00A14BEF" w:rsidP="00A14BEF">
      <w:pPr>
        <w:bidi/>
        <w:rPr>
          <w:del w:id="6154" w:author="nidal saleh" w:date="2025-06-10T22:57:00Z"/>
          <w:rtl/>
        </w:rPr>
      </w:pPr>
    </w:p>
    <w:p w14:paraId="1CA64857" w14:textId="5E02FF13" w:rsidR="00A14BEF" w:rsidDel="00C05328" w:rsidRDefault="00A14BEF" w:rsidP="00A14BEF">
      <w:pPr>
        <w:bidi/>
        <w:rPr>
          <w:del w:id="6155" w:author="nidal saleh" w:date="2025-06-10T22:57:00Z"/>
          <w:rtl/>
        </w:rPr>
      </w:pPr>
    </w:p>
    <w:p w14:paraId="420E0732" w14:textId="5940E3DF" w:rsidR="00A14BEF" w:rsidDel="00C05328" w:rsidRDefault="0015171C" w:rsidP="0015171C">
      <w:pPr>
        <w:pStyle w:val="Heading2"/>
        <w:bidi/>
        <w:rPr>
          <w:del w:id="6156" w:author="nidal saleh" w:date="2025-06-10T22:57:00Z"/>
          <w:rtl/>
        </w:rPr>
      </w:pPr>
      <w:del w:id="6157" w:author="nidal saleh" w:date="2025-06-10T22:57:00Z">
        <w:r w:rsidDel="00C05328">
          <w:rPr>
            <w:rtl/>
          </w:rPr>
          <w:delText>تجارب إعادة تدريب نموذج مدرب مسبقًا</w:delText>
        </w:r>
        <w:r w:rsidDel="00C05328">
          <w:rPr>
            <w:rFonts w:hint="cs"/>
            <w:rtl/>
          </w:rPr>
          <w:delText xml:space="preserve"> </w:delText>
        </w:r>
        <w:r w:rsidDel="00C05328">
          <w:delText xml:space="preserve"> (Transfer Learning or Fine-Tuning)</w:delText>
        </w:r>
      </w:del>
    </w:p>
    <w:p w14:paraId="26C4BEB6" w14:textId="5AD50C4B" w:rsidR="0015171C" w:rsidDel="00C05328" w:rsidRDefault="0015171C" w:rsidP="0015171C">
      <w:pPr>
        <w:pStyle w:val="NormalWeb"/>
        <w:bidi/>
        <w:rPr>
          <w:del w:id="6158" w:author="nidal saleh" w:date="2025-06-10T22:57:00Z"/>
        </w:rPr>
      </w:pPr>
      <w:del w:id="6159" w:author="nidal saleh" w:date="2025-06-10T22:57:00Z">
        <w:r w:rsidDel="00C05328">
          <w:rPr>
            <w:rtl/>
          </w:rPr>
          <w:delText>نوع النموذج المستخدم</w:delText>
        </w:r>
        <w:r w:rsidDel="00C05328">
          <w:delText xml:space="preserve"> </w:delText>
        </w:r>
        <w:r w:rsidDel="00C05328">
          <w:rPr>
            <w:rFonts w:hint="cs"/>
            <w:rtl/>
          </w:rPr>
          <w:delText xml:space="preserve"> </w:delText>
        </w:r>
        <w:r w:rsidDel="00C05328">
          <w:rPr>
            <w:rtl/>
          </w:rPr>
          <w:delText>مثل</w:delText>
        </w:r>
        <w:r w:rsidDel="00C05328">
          <w:delText>: ResNet50</w:delText>
        </w:r>
        <w:r w:rsidDel="00C05328">
          <w:rPr>
            <w:rtl/>
          </w:rPr>
          <w:delText xml:space="preserve">، </w:delText>
        </w:r>
        <w:r w:rsidDel="00C05328">
          <w:delText>BERT...</w:delText>
        </w:r>
      </w:del>
    </w:p>
    <w:p w14:paraId="64D50DD4" w14:textId="1A19EE17" w:rsidR="0015171C" w:rsidDel="00C05328" w:rsidRDefault="0015171C" w:rsidP="0015171C">
      <w:pPr>
        <w:pStyle w:val="NormalWeb"/>
        <w:bidi/>
        <w:rPr>
          <w:del w:id="6160" w:author="nidal saleh" w:date="2025-06-10T22:57:00Z"/>
        </w:rPr>
      </w:pPr>
      <w:del w:id="6161" w:author="nidal saleh" w:date="2025-06-10T22:57:00Z">
        <w:r w:rsidDel="00C05328">
          <w:rPr>
            <w:rtl/>
          </w:rPr>
          <w:delText>ما الطبقات التي تم تجميدها وما التي تم إعادة تدريبها</w:delText>
        </w:r>
      </w:del>
    </w:p>
    <w:p w14:paraId="5C806351" w14:textId="0F382387" w:rsidR="0015171C" w:rsidDel="00C05328" w:rsidRDefault="0015171C" w:rsidP="0015171C">
      <w:pPr>
        <w:pStyle w:val="NormalWeb"/>
        <w:bidi/>
        <w:rPr>
          <w:del w:id="6162" w:author="nidal saleh" w:date="2025-06-10T22:57:00Z"/>
        </w:rPr>
      </w:pPr>
      <w:del w:id="6163" w:author="nidal saleh" w:date="2025-06-10T22:57:00Z">
        <w:r w:rsidDel="00C05328">
          <w:rPr>
            <w:rtl/>
          </w:rPr>
          <w:delText>ما البيانات المستخدمة للتخصيص</w:delText>
        </w:r>
        <w:r w:rsidDel="00C05328">
          <w:delText xml:space="preserve"> (Fine-tuning)</w:delText>
        </w:r>
      </w:del>
    </w:p>
    <w:p w14:paraId="446F0A72" w14:textId="5D4CBA5B" w:rsidR="0015171C" w:rsidDel="00C05328" w:rsidRDefault="0015171C" w:rsidP="0015171C">
      <w:pPr>
        <w:pStyle w:val="NormalWeb"/>
        <w:bidi/>
        <w:rPr>
          <w:del w:id="6164" w:author="nidal saleh" w:date="2025-06-10T22:57:00Z"/>
        </w:rPr>
      </w:pPr>
      <w:del w:id="6165" w:author="nidal saleh" w:date="2025-06-10T22:57:00Z">
        <w:r w:rsidDel="00C05328">
          <w:rPr>
            <w:rtl/>
          </w:rPr>
          <w:delText>مقارنة الأداء قبل وبعد إعادة التدريب</w:delText>
        </w:r>
      </w:del>
    </w:p>
    <w:p w14:paraId="6513123C" w14:textId="6396163D" w:rsidR="0015171C" w:rsidRPr="0015171C" w:rsidDel="00C05328" w:rsidRDefault="0015171C" w:rsidP="0015171C">
      <w:pPr>
        <w:bidi/>
        <w:rPr>
          <w:del w:id="6166" w:author="nidal saleh" w:date="2025-06-10T22:57:00Z"/>
          <w:rtl/>
        </w:rPr>
      </w:pPr>
    </w:p>
    <w:p w14:paraId="64BE50EB" w14:textId="0FE0128E" w:rsidR="00A14BEF" w:rsidDel="00C05328" w:rsidRDefault="00A14BEF" w:rsidP="00A14BEF">
      <w:pPr>
        <w:bidi/>
        <w:rPr>
          <w:del w:id="6167" w:author="nidal saleh" w:date="2025-06-10T22:57:00Z"/>
          <w:rtl/>
        </w:rPr>
      </w:pPr>
    </w:p>
    <w:p w14:paraId="69515D7E" w14:textId="52F3D512" w:rsidR="00A14BEF" w:rsidDel="00C05328" w:rsidRDefault="00A14BEF" w:rsidP="00A14BEF">
      <w:pPr>
        <w:bidi/>
        <w:rPr>
          <w:del w:id="6168" w:author="nidal saleh" w:date="2025-06-10T22:56:00Z"/>
          <w:rtl/>
        </w:rPr>
      </w:pPr>
    </w:p>
    <w:p w14:paraId="54EC1F2F" w14:textId="50396887" w:rsidR="00A14BEF" w:rsidRPr="00A04C45" w:rsidDel="00C05328" w:rsidRDefault="00A04C45" w:rsidP="00A14BEF">
      <w:pPr>
        <w:bidi/>
        <w:rPr>
          <w:del w:id="6169" w:author="nidal saleh" w:date="2025-06-10T22:56:00Z"/>
          <w:b/>
          <w:bCs/>
          <w:color w:val="FF0000"/>
          <w:sz w:val="36"/>
          <w:szCs w:val="36"/>
          <w:u w:val="single"/>
          <w:rtl/>
        </w:rPr>
      </w:pPr>
      <w:del w:id="6170" w:author="nidal saleh" w:date="2025-06-10T22:56:00Z">
        <w:r w:rsidRPr="00A04C45" w:rsidDel="00C05328">
          <w:rPr>
            <w:rFonts w:hint="cs"/>
            <w:b/>
            <w:bCs/>
            <w:color w:val="FF0000"/>
            <w:sz w:val="36"/>
            <w:szCs w:val="36"/>
            <w:u w:val="single"/>
            <w:rtl/>
          </w:rPr>
          <w:delText xml:space="preserve">في حال مشروع روبوت </w:delText>
        </w:r>
      </w:del>
    </w:p>
    <w:p w14:paraId="079181C9" w14:textId="456BF190" w:rsidR="00A14BEF" w:rsidDel="00C05328" w:rsidRDefault="00A14BEF" w:rsidP="00A14BEF">
      <w:pPr>
        <w:bidi/>
        <w:rPr>
          <w:del w:id="6171" w:author="nidal saleh" w:date="2025-06-10T22:56:00Z"/>
          <w:rtl/>
        </w:rPr>
      </w:pPr>
    </w:p>
    <w:p w14:paraId="71ED59B8" w14:textId="2A6593FB" w:rsidR="00A04C45" w:rsidDel="00C05328" w:rsidRDefault="00A04C45" w:rsidP="00A04C45">
      <w:pPr>
        <w:pStyle w:val="Heading1"/>
        <w:jc w:val="right"/>
        <w:rPr>
          <w:del w:id="6172" w:author="nidal saleh" w:date="2025-06-10T22:56:00Z"/>
          <w:rFonts w:eastAsia="Times New Roman"/>
          <w:rtl/>
        </w:rPr>
      </w:pPr>
      <w:del w:id="6173" w:author="nidal saleh" w:date="2025-06-10T22:56:00Z">
        <w:r w:rsidRPr="00A04C45" w:rsidDel="00C05328">
          <w:rPr>
            <w:rFonts w:eastAsia="Times New Roman"/>
            <w:rtl/>
          </w:rPr>
          <w:delText>الفصل الخامس: تنفيذ النموذج الفيزيائي للروبوت</w:delText>
        </w:r>
      </w:del>
    </w:p>
    <w:p w14:paraId="045119E0" w14:textId="6A498C68" w:rsidR="00A04C45" w:rsidRPr="00A04C45" w:rsidDel="00C05328" w:rsidRDefault="00A04C45" w:rsidP="00A04C45">
      <w:pPr>
        <w:bidi/>
        <w:spacing w:before="100" w:beforeAutospacing="1" w:after="100" w:afterAutospacing="1" w:line="240" w:lineRule="auto"/>
        <w:rPr>
          <w:del w:id="6174" w:author="nidal saleh" w:date="2025-06-10T22:56:00Z"/>
          <w:rFonts w:ascii="Times New Roman" w:eastAsia="Times New Roman" w:hAnsi="Times New Roman" w:cs="Times New Roman"/>
          <w:sz w:val="24"/>
          <w:szCs w:val="24"/>
        </w:rPr>
      </w:pPr>
      <w:del w:id="6175" w:author="nidal saleh" w:date="2025-06-10T22:56:00Z">
        <w:r w:rsidRPr="00A04C45" w:rsidDel="00C05328">
          <w:rPr>
            <w:rFonts w:ascii="Times New Roman" w:eastAsia="Times New Roman" w:hAnsi="Times New Roman" w:cs="Times New Roman"/>
            <w:sz w:val="24"/>
            <w:szCs w:val="24"/>
            <w:rtl/>
          </w:rPr>
          <w:delText>صور توضح مراحل بناء الروبوت</w:delText>
        </w:r>
      </w:del>
    </w:p>
    <w:p w14:paraId="365A573B" w14:textId="64D978B8" w:rsidR="00A04C45" w:rsidRPr="00A04C45" w:rsidDel="00C05328" w:rsidRDefault="00A04C45" w:rsidP="00A04C45">
      <w:pPr>
        <w:bidi/>
        <w:spacing w:before="100" w:beforeAutospacing="1" w:after="100" w:afterAutospacing="1" w:line="240" w:lineRule="auto"/>
        <w:rPr>
          <w:del w:id="6176" w:author="nidal saleh" w:date="2025-06-10T22:56:00Z"/>
          <w:rFonts w:ascii="Times New Roman" w:eastAsia="Times New Roman" w:hAnsi="Times New Roman" w:cs="Times New Roman"/>
          <w:sz w:val="24"/>
          <w:szCs w:val="24"/>
        </w:rPr>
      </w:pPr>
      <w:del w:id="6177" w:author="nidal saleh" w:date="2025-06-10T22:56:00Z">
        <w:r w:rsidRPr="00A04C45" w:rsidDel="00C05328">
          <w:rPr>
            <w:rFonts w:ascii="Times New Roman" w:eastAsia="Times New Roman" w:hAnsi="Times New Roman" w:cs="Times New Roman"/>
            <w:sz w:val="24"/>
            <w:szCs w:val="24"/>
            <w:rtl/>
          </w:rPr>
          <w:delText>وصف مواد البناء (ألمنيوم، بلاستيك، طباعة ثلاثية الأبعاد...)</w:delText>
        </w:r>
      </w:del>
    </w:p>
    <w:p w14:paraId="42D13665" w14:textId="411DD23E" w:rsidR="00A04C45" w:rsidRPr="00A04C45" w:rsidDel="00C05328" w:rsidRDefault="00A04C45" w:rsidP="00A04C45">
      <w:pPr>
        <w:bidi/>
        <w:spacing w:before="100" w:beforeAutospacing="1" w:after="100" w:afterAutospacing="1" w:line="240" w:lineRule="auto"/>
        <w:rPr>
          <w:del w:id="6178" w:author="nidal saleh" w:date="2025-06-10T22:56:00Z"/>
          <w:rFonts w:ascii="Times New Roman" w:eastAsia="Times New Roman" w:hAnsi="Times New Roman" w:cs="Times New Roman"/>
          <w:sz w:val="24"/>
          <w:szCs w:val="24"/>
        </w:rPr>
      </w:pPr>
      <w:del w:id="6179" w:author="nidal saleh" w:date="2025-06-10T22:56:00Z">
        <w:r w:rsidRPr="00A04C45" w:rsidDel="00C05328">
          <w:rPr>
            <w:rFonts w:ascii="Times New Roman" w:eastAsia="Times New Roman" w:hAnsi="Times New Roman" w:cs="Times New Roman"/>
            <w:sz w:val="24"/>
            <w:szCs w:val="24"/>
            <w:rtl/>
          </w:rPr>
          <w:delText>طريقة تثبيت القطع</w:delText>
        </w:r>
      </w:del>
    </w:p>
    <w:p w14:paraId="6F2090DD" w14:textId="0BAD1196" w:rsidR="00A04C45" w:rsidRPr="00A04C45" w:rsidDel="00C05328" w:rsidRDefault="00A04C45" w:rsidP="00A04C45">
      <w:pPr>
        <w:bidi/>
        <w:spacing w:before="100" w:beforeAutospacing="1" w:after="100" w:afterAutospacing="1" w:line="240" w:lineRule="auto"/>
        <w:rPr>
          <w:del w:id="6180" w:author="nidal saleh" w:date="2025-06-10T22:56:00Z"/>
          <w:rFonts w:ascii="Times New Roman" w:eastAsia="Times New Roman" w:hAnsi="Times New Roman" w:cs="Times New Roman"/>
          <w:sz w:val="24"/>
          <w:szCs w:val="24"/>
        </w:rPr>
      </w:pPr>
      <w:del w:id="6181" w:author="nidal saleh" w:date="2025-06-10T22:56:00Z">
        <w:r w:rsidRPr="00A04C45" w:rsidDel="00C05328">
          <w:rPr>
            <w:rFonts w:ascii="Times New Roman" w:eastAsia="Times New Roman" w:hAnsi="Times New Roman" w:cs="Times New Roman"/>
            <w:sz w:val="24"/>
            <w:szCs w:val="24"/>
            <w:rtl/>
          </w:rPr>
          <w:delText>التحديات والقيود (كالوزن، التموضع...)</w:delText>
        </w:r>
      </w:del>
    </w:p>
    <w:p w14:paraId="34870C6E" w14:textId="09884EFC" w:rsidR="00A04C45" w:rsidRPr="00A04C45" w:rsidDel="00C05328" w:rsidRDefault="00A04C45" w:rsidP="00A04C45">
      <w:pPr>
        <w:bidi/>
        <w:rPr>
          <w:del w:id="6182" w:author="nidal saleh" w:date="2025-06-10T22:56:00Z"/>
        </w:rPr>
      </w:pPr>
    </w:p>
    <w:p w14:paraId="71F0B153" w14:textId="4D4AC275" w:rsidR="00A14BEF" w:rsidRPr="00A04C45" w:rsidDel="00C05328" w:rsidRDefault="00A14BEF" w:rsidP="00A14BEF">
      <w:pPr>
        <w:bidi/>
        <w:rPr>
          <w:del w:id="6183" w:author="nidal saleh" w:date="2025-06-10T22:56:00Z"/>
          <w:rtl/>
        </w:rPr>
      </w:pPr>
    </w:p>
    <w:p w14:paraId="6F27BA41" w14:textId="4812E316" w:rsidR="00A14BEF" w:rsidDel="00C05328" w:rsidRDefault="00A14BEF" w:rsidP="00A14BEF">
      <w:pPr>
        <w:bidi/>
        <w:rPr>
          <w:del w:id="6184" w:author="nidal saleh" w:date="2025-06-10T22:56:00Z"/>
          <w:rtl/>
        </w:rPr>
      </w:pPr>
    </w:p>
    <w:p w14:paraId="31DD83D0" w14:textId="179EA201" w:rsidR="00A14BEF" w:rsidDel="00C05328" w:rsidRDefault="00A14BEF" w:rsidP="00A14BEF">
      <w:pPr>
        <w:bidi/>
        <w:rPr>
          <w:del w:id="6185" w:author="nidal saleh" w:date="2025-06-10T22:56:00Z"/>
          <w:rtl/>
        </w:rPr>
      </w:pPr>
    </w:p>
    <w:p w14:paraId="6BE341FB" w14:textId="3BB9C021" w:rsidR="00A14BEF" w:rsidDel="00C05328" w:rsidRDefault="00A14BEF" w:rsidP="00A14BEF">
      <w:pPr>
        <w:bidi/>
        <w:rPr>
          <w:del w:id="6186" w:author="nidal saleh" w:date="2025-06-10T22:56:00Z"/>
          <w:rtl/>
        </w:rPr>
      </w:pPr>
    </w:p>
    <w:p w14:paraId="7AC79EAD" w14:textId="600C7B91" w:rsidR="00A14BEF" w:rsidDel="00C05328" w:rsidRDefault="00A14BEF" w:rsidP="00A14BEF">
      <w:pPr>
        <w:bidi/>
        <w:rPr>
          <w:del w:id="6187" w:author="nidal saleh" w:date="2025-06-10T22:56:00Z"/>
          <w:rtl/>
        </w:rPr>
      </w:pPr>
    </w:p>
    <w:p w14:paraId="68C77FC6" w14:textId="59ED51C0" w:rsidR="00A14BEF" w:rsidDel="00C05328" w:rsidRDefault="00A14BEF" w:rsidP="00A14BEF">
      <w:pPr>
        <w:bidi/>
        <w:rPr>
          <w:del w:id="6188" w:author="nidal saleh" w:date="2025-06-10T22:56:00Z"/>
          <w:rtl/>
        </w:rPr>
      </w:pPr>
    </w:p>
    <w:p w14:paraId="1B105917" w14:textId="0066180F" w:rsidR="00A14BEF" w:rsidDel="00C05328" w:rsidRDefault="00A14BEF" w:rsidP="00A14BEF">
      <w:pPr>
        <w:bidi/>
        <w:rPr>
          <w:del w:id="6189" w:author="nidal saleh" w:date="2025-06-10T22:56:00Z"/>
          <w:rtl/>
        </w:rPr>
      </w:pPr>
    </w:p>
    <w:p w14:paraId="0FCADB44" w14:textId="67B59ABD" w:rsidR="00A14BEF" w:rsidDel="00C05328" w:rsidRDefault="00A14BEF" w:rsidP="00A14BEF">
      <w:pPr>
        <w:bidi/>
        <w:rPr>
          <w:del w:id="6190" w:author="nidal saleh" w:date="2025-06-10T22:56:00Z"/>
          <w:rtl/>
        </w:rPr>
      </w:pPr>
    </w:p>
    <w:p w14:paraId="6A5EF8C8" w14:textId="3CFE33B5" w:rsidR="00A14BEF" w:rsidDel="00C05328" w:rsidRDefault="00A14BEF" w:rsidP="00A14BEF">
      <w:pPr>
        <w:bidi/>
        <w:rPr>
          <w:del w:id="6191" w:author="nidal saleh" w:date="2025-06-10T22:56:00Z"/>
          <w:rtl/>
        </w:rPr>
      </w:pPr>
    </w:p>
    <w:p w14:paraId="6001EC01" w14:textId="7F126FF5" w:rsidR="00260A78" w:rsidDel="00C05328" w:rsidRDefault="00260A78" w:rsidP="00260A78">
      <w:pPr>
        <w:bidi/>
        <w:rPr>
          <w:del w:id="6192" w:author="nidal saleh" w:date="2025-06-10T22:56:00Z"/>
          <w:rtl/>
        </w:rPr>
      </w:pPr>
    </w:p>
    <w:p w14:paraId="4196BA01" w14:textId="015DF59B" w:rsidR="00260A78" w:rsidDel="00C05328" w:rsidRDefault="00260A78" w:rsidP="00260A78">
      <w:pPr>
        <w:bidi/>
        <w:rPr>
          <w:del w:id="6193" w:author="nidal saleh" w:date="2025-06-10T22:56:00Z"/>
          <w:rtl/>
        </w:rPr>
      </w:pPr>
    </w:p>
    <w:p w14:paraId="6B49519C" w14:textId="0CA3E87E" w:rsidR="00260A78" w:rsidDel="00C05328" w:rsidRDefault="00260A78" w:rsidP="00260A78">
      <w:pPr>
        <w:bidi/>
        <w:rPr>
          <w:del w:id="6194" w:author="nidal saleh" w:date="2025-06-10T22:56:00Z"/>
          <w:rtl/>
        </w:rPr>
      </w:pPr>
    </w:p>
    <w:p w14:paraId="27A1778A" w14:textId="071AF18F" w:rsidR="00260A78" w:rsidDel="00C05328" w:rsidRDefault="00260A78" w:rsidP="00260A78">
      <w:pPr>
        <w:bidi/>
        <w:rPr>
          <w:del w:id="6195" w:author="nidal saleh" w:date="2025-06-10T22:56:00Z"/>
          <w:rtl/>
        </w:rPr>
      </w:pPr>
    </w:p>
    <w:p w14:paraId="0BBB1FC1" w14:textId="2FB1BA61" w:rsidR="00260A78" w:rsidDel="00C05328" w:rsidRDefault="00260A78" w:rsidP="00260A78">
      <w:pPr>
        <w:bidi/>
        <w:rPr>
          <w:del w:id="6196" w:author="nidal saleh" w:date="2025-06-10T22:56:00Z"/>
          <w:rtl/>
        </w:rPr>
      </w:pPr>
    </w:p>
    <w:p w14:paraId="23AA8C88" w14:textId="5047D8A4" w:rsidR="00260A78" w:rsidDel="00C05328" w:rsidRDefault="00260A78" w:rsidP="00260A78">
      <w:pPr>
        <w:bidi/>
        <w:rPr>
          <w:del w:id="6197" w:author="nidal saleh" w:date="2025-06-10T22:56:00Z"/>
          <w:rtl/>
        </w:rPr>
      </w:pPr>
    </w:p>
    <w:p w14:paraId="3D5DA08D" w14:textId="6F4EF304" w:rsidR="00260A78" w:rsidDel="00C05328" w:rsidRDefault="00260A78" w:rsidP="00260A78">
      <w:pPr>
        <w:bidi/>
        <w:rPr>
          <w:del w:id="6198" w:author="nidal saleh" w:date="2025-06-10T22:56:00Z"/>
          <w:rtl/>
        </w:rPr>
      </w:pPr>
    </w:p>
    <w:p w14:paraId="2D2F9ECD" w14:textId="42CDC41C" w:rsidR="00260A78" w:rsidDel="00C05328" w:rsidRDefault="00260A78" w:rsidP="00260A78">
      <w:pPr>
        <w:bidi/>
        <w:rPr>
          <w:del w:id="6199" w:author="nidal saleh" w:date="2025-06-10T22:56:00Z"/>
          <w:rtl/>
        </w:rPr>
      </w:pPr>
    </w:p>
    <w:p w14:paraId="70F05CCA" w14:textId="19E78508" w:rsidR="00260A78" w:rsidDel="00893695" w:rsidRDefault="00260A78" w:rsidP="00260A78">
      <w:pPr>
        <w:bidi/>
        <w:rPr>
          <w:del w:id="6200" w:author="nidal saleh" w:date="2025-06-11T00:26:00Z"/>
          <w:rtl/>
        </w:rPr>
      </w:pPr>
    </w:p>
    <w:p w14:paraId="26CC16DC" w14:textId="7E95CABD" w:rsidR="00A14BEF" w:rsidRDefault="00A14BEF" w:rsidP="00A14BEF">
      <w:pPr>
        <w:bidi/>
        <w:rPr>
          <w:rtl/>
        </w:rPr>
      </w:pPr>
    </w:p>
    <w:p w14:paraId="3C6A059A" w14:textId="63192156" w:rsidR="00A14BEF" w:rsidRPr="00B63E95" w:rsidRDefault="00A14BEF" w:rsidP="00A14BEF">
      <w:pPr>
        <w:pStyle w:val="Heading1"/>
        <w:bidi/>
        <w:rPr>
          <w:b/>
          <w:bCs/>
          <w:sz w:val="36"/>
          <w:szCs w:val="36"/>
          <w:rPrChange w:id="6201" w:author="nidal saleh" w:date="2025-06-18T09:19:00Z">
            <w:rPr/>
          </w:rPrChange>
        </w:rPr>
      </w:pPr>
      <w:bookmarkStart w:id="6202" w:name="_Toc201131140"/>
      <w:r w:rsidRPr="00B63E95">
        <w:rPr>
          <w:rStyle w:val="Strong"/>
          <w:sz w:val="36"/>
          <w:szCs w:val="36"/>
          <w:rtl/>
          <w:rPrChange w:id="6203" w:author="nidal saleh" w:date="2025-06-18T09:19:00Z">
            <w:rPr>
              <w:rStyle w:val="Strong"/>
              <w:b w:val="0"/>
              <w:bCs w:val="0"/>
              <w:rtl/>
            </w:rPr>
          </w:rPrChange>
        </w:rPr>
        <w:t>الفصل السادس: الاختبار والتقييم</w:t>
      </w:r>
      <w:r w:rsidRPr="00B63E95">
        <w:rPr>
          <w:rStyle w:val="Strong"/>
          <w:sz w:val="36"/>
          <w:szCs w:val="36"/>
          <w:rPrChange w:id="6204" w:author="nidal saleh" w:date="2025-06-18T09:19:00Z">
            <w:rPr>
              <w:rStyle w:val="Strong"/>
              <w:b w:val="0"/>
              <w:bCs w:val="0"/>
            </w:rPr>
          </w:rPrChange>
        </w:rPr>
        <w:t xml:space="preserve"> (Testing and Evaluation)</w:t>
      </w:r>
      <w:bookmarkEnd w:id="6202"/>
    </w:p>
    <w:p w14:paraId="14593AE5" w14:textId="4865C8CE" w:rsidR="006B5221" w:rsidRPr="00BA1C4E" w:rsidRDefault="009C4B42">
      <w:pPr>
        <w:pStyle w:val="Heading4"/>
        <w:bidi/>
        <w:rPr>
          <w:ins w:id="6205" w:author="nidal saleh" w:date="2025-06-11T13:05:00Z"/>
          <w:sz w:val="32"/>
          <w:szCs w:val="32"/>
          <w:rPrChange w:id="6206" w:author="nidal saleh" w:date="2025-06-14T12:09:00Z">
            <w:rPr>
              <w:ins w:id="6207" w:author="nidal saleh" w:date="2025-06-11T13:05:00Z"/>
            </w:rPr>
          </w:rPrChange>
        </w:rPr>
        <w:pPrChange w:id="6208" w:author="nidal saleh" w:date="2025-06-11T13:05:00Z">
          <w:pPr>
            <w:pStyle w:val="Heading4"/>
          </w:pPr>
        </w:pPrChange>
      </w:pPr>
      <w:ins w:id="6209" w:author="nidal saleh" w:date="2025-06-13T13:52:00Z">
        <w:r w:rsidRPr="00BA1C4E">
          <w:rPr>
            <w:sz w:val="32"/>
            <w:szCs w:val="32"/>
            <w:rPrChange w:id="6210" w:author="nidal saleh" w:date="2025-06-14T12:09:00Z">
              <w:rPr/>
            </w:rPrChange>
          </w:rPr>
          <w:t xml:space="preserve"> </w:t>
        </w:r>
      </w:ins>
      <w:ins w:id="6211" w:author="nidal saleh" w:date="2025-06-11T13:05:00Z">
        <w:r w:rsidR="006B5221" w:rsidRPr="00BA1C4E">
          <w:rPr>
            <w:sz w:val="32"/>
            <w:szCs w:val="32"/>
            <w:rPrChange w:id="6212" w:author="nidal saleh" w:date="2025-06-14T12:09:00Z">
              <w:rPr/>
            </w:rPrChange>
          </w:rPr>
          <w:t xml:space="preserve">6.1 </w:t>
        </w:r>
        <w:r w:rsidR="006B5221" w:rsidRPr="00BA1C4E">
          <w:rPr>
            <w:sz w:val="32"/>
            <w:szCs w:val="32"/>
            <w:rtl/>
            <w:rPrChange w:id="6213" w:author="nidal saleh" w:date="2025-06-14T12:09:00Z">
              <w:rPr>
                <w:rtl/>
              </w:rPr>
            </w:rPrChange>
          </w:rPr>
          <w:t>كيفية اختبار النظام</w:t>
        </w:r>
      </w:ins>
    </w:p>
    <w:p w14:paraId="3E35134C" w14:textId="77777777" w:rsidR="006B5221" w:rsidRPr="00CD2EF4" w:rsidRDefault="006B5221">
      <w:pPr>
        <w:pStyle w:val="NormalWeb"/>
        <w:bidi/>
        <w:rPr>
          <w:ins w:id="6214" w:author="nidal saleh" w:date="2025-06-11T13:05:00Z"/>
          <w:sz w:val="32"/>
          <w:szCs w:val="32"/>
          <w:rPrChange w:id="6215" w:author="nidal saleh" w:date="2025-06-14T11:49:00Z">
            <w:rPr>
              <w:ins w:id="6216" w:author="nidal saleh" w:date="2025-06-11T13:05:00Z"/>
            </w:rPr>
          </w:rPrChange>
        </w:rPr>
        <w:pPrChange w:id="6217" w:author="nidal saleh" w:date="2025-06-11T13:05:00Z">
          <w:pPr>
            <w:pStyle w:val="NormalWeb"/>
          </w:pPr>
        </w:pPrChange>
      </w:pPr>
      <w:ins w:id="6218" w:author="nidal saleh" w:date="2025-06-11T13:05:00Z">
        <w:r w:rsidRPr="00CD2EF4">
          <w:rPr>
            <w:sz w:val="32"/>
            <w:szCs w:val="32"/>
            <w:rtl/>
            <w:rPrChange w:id="6219" w:author="nidal saleh" w:date="2025-06-14T11:49:00Z">
              <w:rPr>
                <w:rtl/>
              </w:rPr>
            </w:rPrChange>
          </w:rPr>
          <w:t>تم اختبار النظام باستخدام ثلاثة أنواع رئيسية من الاختبارات لضمان دقته وأدائه: اختبار الوحدات، اختبار التكامل، واختبار الأداء</w:t>
        </w:r>
        <w:r w:rsidRPr="00CD2EF4">
          <w:rPr>
            <w:sz w:val="32"/>
            <w:szCs w:val="32"/>
            <w:rPrChange w:id="6220" w:author="nidal saleh" w:date="2025-06-14T11:49:00Z">
              <w:rPr/>
            </w:rPrChange>
          </w:rPr>
          <w:t>.</w:t>
        </w:r>
      </w:ins>
    </w:p>
    <w:p w14:paraId="1532159E" w14:textId="77777777" w:rsidR="006B5221" w:rsidRPr="00BA1C4E" w:rsidRDefault="006B5221">
      <w:pPr>
        <w:pStyle w:val="Heading5"/>
        <w:bidi/>
        <w:rPr>
          <w:ins w:id="6221" w:author="nidal saleh" w:date="2025-06-11T13:05:00Z"/>
          <w:sz w:val="32"/>
          <w:szCs w:val="32"/>
          <w:rPrChange w:id="6222" w:author="nidal saleh" w:date="2025-06-14T12:09:00Z">
            <w:rPr>
              <w:ins w:id="6223" w:author="nidal saleh" w:date="2025-06-11T13:05:00Z"/>
            </w:rPr>
          </w:rPrChange>
        </w:rPr>
        <w:pPrChange w:id="6224" w:author="nidal saleh" w:date="2025-06-11T13:05:00Z">
          <w:pPr>
            <w:pStyle w:val="Heading5"/>
          </w:pPr>
        </w:pPrChange>
      </w:pPr>
      <w:ins w:id="6225" w:author="nidal saleh" w:date="2025-06-11T13:05:00Z">
        <w:r w:rsidRPr="00BA1C4E">
          <w:rPr>
            <w:sz w:val="32"/>
            <w:szCs w:val="32"/>
            <w:rPrChange w:id="6226" w:author="nidal saleh" w:date="2025-06-14T12:09:00Z">
              <w:rPr/>
            </w:rPrChange>
          </w:rPr>
          <w:t xml:space="preserve">6.1.1 </w:t>
        </w:r>
        <w:r w:rsidRPr="00BA1C4E">
          <w:rPr>
            <w:sz w:val="32"/>
            <w:szCs w:val="32"/>
            <w:rtl/>
            <w:rPrChange w:id="6227" w:author="nidal saleh" w:date="2025-06-14T12:09:00Z">
              <w:rPr>
                <w:rtl/>
              </w:rPr>
            </w:rPrChange>
          </w:rPr>
          <w:t>اختبار الوحدات</w:t>
        </w:r>
      </w:ins>
    </w:p>
    <w:p w14:paraId="3D73FB0E" w14:textId="77777777" w:rsidR="006B5221" w:rsidRPr="00CD2EF4" w:rsidRDefault="006B5221">
      <w:pPr>
        <w:pStyle w:val="NormalWeb"/>
        <w:bidi/>
        <w:rPr>
          <w:ins w:id="6228" w:author="nidal saleh" w:date="2025-06-11T13:05:00Z"/>
          <w:sz w:val="32"/>
          <w:szCs w:val="32"/>
          <w:rPrChange w:id="6229" w:author="nidal saleh" w:date="2025-06-14T11:49:00Z">
            <w:rPr>
              <w:ins w:id="6230" w:author="nidal saleh" w:date="2025-06-11T13:05:00Z"/>
            </w:rPr>
          </w:rPrChange>
        </w:rPr>
        <w:pPrChange w:id="6231" w:author="nidal saleh" w:date="2025-06-11T13:05:00Z">
          <w:pPr>
            <w:pStyle w:val="NormalWeb"/>
          </w:pPr>
        </w:pPrChange>
      </w:pPr>
      <w:ins w:id="6232" w:author="nidal saleh" w:date="2025-06-11T13:05:00Z">
        <w:r w:rsidRPr="00CD2EF4">
          <w:rPr>
            <w:sz w:val="32"/>
            <w:szCs w:val="32"/>
            <w:rtl/>
            <w:rPrChange w:id="6233" w:author="nidal saleh" w:date="2025-06-14T11:49:00Z">
              <w:rPr>
                <w:rtl/>
              </w:rPr>
            </w:rPrChange>
          </w:rPr>
          <w:t>تم اختبار كل وحدة من النظام بشكل مستقل للتأكد من عملها بشكل صحيح</w:t>
        </w:r>
        <w:r w:rsidRPr="00CD2EF4">
          <w:rPr>
            <w:sz w:val="32"/>
            <w:szCs w:val="32"/>
            <w:rPrChange w:id="6234" w:author="nidal saleh" w:date="2025-06-14T11:49:00Z">
              <w:rPr/>
            </w:rPrChange>
          </w:rPr>
          <w:t>:</w:t>
        </w:r>
      </w:ins>
    </w:p>
    <w:p w14:paraId="25732BD1" w14:textId="5A210422" w:rsidR="006B5221" w:rsidRPr="00CD2EF4" w:rsidRDefault="006B5221">
      <w:pPr>
        <w:numPr>
          <w:ilvl w:val="0"/>
          <w:numId w:val="56"/>
        </w:numPr>
        <w:bidi/>
        <w:spacing w:before="100" w:beforeAutospacing="1" w:after="100" w:afterAutospacing="1" w:line="240" w:lineRule="auto"/>
        <w:rPr>
          <w:ins w:id="6235" w:author="nidal saleh" w:date="2025-06-11T13:05:00Z"/>
          <w:sz w:val="32"/>
          <w:szCs w:val="32"/>
          <w:rPrChange w:id="6236" w:author="nidal saleh" w:date="2025-06-14T11:49:00Z">
            <w:rPr>
              <w:ins w:id="6237" w:author="nidal saleh" w:date="2025-06-11T13:05:00Z"/>
            </w:rPr>
          </w:rPrChange>
        </w:rPr>
        <w:pPrChange w:id="6238" w:author="nidal saleh" w:date="2025-06-13T21:46:00Z">
          <w:pPr>
            <w:numPr>
              <w:numId w:val="56"/>
            </w:numPr>
            <w:tabs>
              <w:tab w:val="num" w:pos="720"/>
            </w:tabs>
            <w:spacing w:before="100" w:beforeAutospacing="1" w:after="100" w:afterAutospacing="1" w:line="240" w:lineRule="auto"/>
            <w:ind w:left="720" w:hanging="360"/>
          </w:pPr>
        </w:pPrChange>
      </w:pPr>
      <w:ins w:id="6239" w:author="nidal saleh" w:date="2025-06-11T13:05:00Z">
        <w:r w:rsidRPr="00CD2EF4">
          <w:rPr>
            <w:rStyle w:val="Strong"/>
            <w:sz w:val="32"/>
            <w:szCs w:val="32"/>
            <w:rtl/>
            <w:rPrChange w:id="6240" w:author="nidal saleh" w:date="2025-06-14T11:49:00Z">
              <w:rPr>
                <w:rStyle w:val="Strong"/>
                <w:rtl/>
              </w:rPr>
            </w:rPrChange>
          </w:rPr>
          <w:t>وحدة معالجة الصور</w:t>
        </w:r>
        <w:r w:rsidRPr="00CD2EF4">
          <w:rPr>
            <w:sz w:val="32"/>
            <w:szCs w:val="32"/>
            <w:rPrChange w:id="6241" w:author="nidal saleh" w:date="2025-06-14T11:49:00Z">
              <w:rPr/>
            </w:rPrChange>
          </w:rPr>
          <w:t xml:space="preserve">: </w:t>
        </w:r>
        <w:r w:rsidRPr="00CD2EF4">
          <w:rPr>
            <w:sz w:val="32"/>
            <w:szCs w:val="32"/>
            <w:rtl/>
            <w:rPrChange w:id="6242" w:author="nidal saleh" w:date="2025-06-14T11:49:00Z">
              <w:rPr>
                <w:rtl/>
              </w:rPr>
            </w:rPrChange>
          </w:rPr>
          <w:t>تم اختبار دقة مكتبات</w:t>
        </w:r>
        <w:r w:rsidRPr="00CD2EF4">
          <w:rPr>
            <w:sz w:val="32"/>
            <w:szCs w:val="32"/>
            <w:rPrChange w:id="6243" w:author="nidal saleh" w:date="2025-06-14T11:49:00Z">
              <w:rPr/>
            </w:rPrChange>
          </w:rPr>
          <w:t xml:space="preserve"> OpenCV</w:t>
        </w:r>
        <w:r w:rsidRPr="00CD2EF4">
          <w:rPr>
            <w:sz w:val="32"/>
            <w:szCs w:val="32"/>
            <w:rtl/>
            <w:rPrChange w:id="6244" w:author="nidal saleh" w:date="2025-06-14T11:49:00Z">
              <w:rPr>
                <w:rtl/>
              </w:rPr>
            </w:rPrChange>
          </w:rPr>
          <w:t xml:space="preserve">، </w:t>
        </w:r>
        <w:proofErr w:type="spellStart"/>
        <w:r w:rsidRPr="00CD2EF4">
          <w:rPr>
            <w:sz w:val="32"/>
            <w:szCs w:val="32"/>
            <w:rPrChange w:id="6245" w:author="nidal saleh" w:date="2025-06-14T11:49:00Z">
              <w:rPr/>
            </w:rPrChange>
          </w:rPr>
          <w:t>dlib</w:t>
        </w:r>
        <w:proofErr w:type="spellEnd"/>
        <w:r w:rsidRPr="00CD2EF4">
          <w:rPr>
            <w:sz w:val="32"/>
            <w:szCs w:val="32"/>
            <w:rtl/>
            <w:rPrChange w:id="6246" w:author="nidal saleh" w:date="2025-06-14T11:49:00Z">
              <w:rPr>
                <w:rtl/>
              </w:rPr>
            </w:rPrChange>
          </w:rPr>
          <w:t>، و</w:t>
        </w:r>
      </w:ins>
      <w:ins w:id="6247" w:author="nidal saleh" w:date="2025-06-11T13:07:00Z">
        <w:r w:rsidRPr="00CD2EF4">
          <w:rPr>
            <w:sz w:val="32"/>
            <w:szCs w:val="32"/>
            <w:rPrChange w:id="6248" w:author="nidal saleh" w:date="2025-06-14T11:49:00Z">
              <w:rPr/>
            </w:rPrChange>
          </w:rPr>
          <w:t xml:space="preserve"> </w:t>
        </w:r>
      </w:ins>
      <w:proofErr w:type="spellStart"/>
      <w:ins w:id="6249" w:author="nidal saleh" w:date="2025-06-11T13:05:00Z">
        <w:r w:rsidRPr="00CD2EF4">
          <w:rPr>
            <w:sz w:val="32"/>
            <w:szCs w:val="32"/>
            <w:rPrChange w:id="6250" w:author="nidal saleh" w:date="2025-06-14T11:49:00Z">
              <w:rPr/>
            </w:rPrChange>
          </w:rPr>
          <w:t>MediaPipe</w:t>
        </w:r>
        <w:proofErr w:type="spellEnd"/>
        <w:r w:rsidRPr="00CD2EF4">
          <w:rPr>
            <w:sz w:val="32"/>
            <w:szCs w:val="32"/>
            <w:rPrChange w:id="6251" w:author="nidal saleh" w:date="2025-06-14T11:49:00Z">
              <w:rPr/>
            </w:rPrChange>
          </w:rPr>
          <w:t xml:space="preserve"> </w:t>
        </w:r>
        <w:r w:rsidRPr="00CD2EF4">
          <w:rPr>
            <w:sz w:val="32"/>
            <w:szCs w:val="32"/>
            <w:rtl/>
            <w:rPrChange w:id="6252" w:author="nidal saleh" w:date="2025-06-14T11:49:00Z">
              <w:rPr>
                <w:rtl/>
              </w:rPr>
            </w:rPrChange>
          </w:rPr>
          <w:t>في تتبع معالم الوجه</w:t>
        </w:r>
      </w:ins>
      <w:ins w:id="6253" w:author="nidal saleh" w:date="2025-06-11T13:07:00Z">
        <w:r w:rsidRPr="00CD2EF4">
          <w:rPr>
            <w:sz w:val="32"/>
            <w:szCs w:val="32"/>
            <w:rtl/>
            <w:rPrChange w:id="6254" w:author="nidal saleh" w:date="2025-06-14T11:49:00Z">
              <w:rPr>
                <w:rtl/>
              </w:rPr>
            </w:rPrChange>
          </w:rPr>
          <w:t xml:space="preserve"> </w:t>
        </w:r>
      </w:ins>
      <w:ins w:id="6255" w:author="nidal saleh" w:date="2025-06-11T13:05:00Z">
        <w:r w:rsidRPr="00CD2EF4">
          <w:rPr>
            <w:sz w:val="32"/>
            <w:szCs w:val="32"/>
            <w:rtl/>
            <w:rPrChange w:id="6256" w:author="nidal saleh" w:date="2025-06-14T11:49:00Z">
              <w:rPr>
                <w:rtl/>
              </w:rPr>
            </w:rPrChange>
          </w:rPr>
          <w:t xml:space="preserve">مثل نسبة </w:t>
        </w:r>
      </w:ins>
      <w:ins w:id="6257" w:author="nidal saleh" w:date="2025-06-11T13:07:00Z">
        <w:r w:rsidRPr="00CD2EF4">
          <w:rPr>
            <w:sz w:val="32"/>
            <w:szCs w:val="32"/>
            <w:rtl/>
            <w:rPrChange w:id="6258" w:author="nidal saleh" w:date="2025-06-14T11:49:00Z">
              <w:rPr>
                <w:rtl/>
              </w:rPr>
            </w:rPrChange>
          </w:rPr>
          <w:t>(</w:t>
        </w:r>
      </w:ins>
      <w:ins w:id="6259" w:author="nidal saleh" w:date="2025-06-11T13:05:00Z">
        <w:r w:rsidRPr="00CD2EF4">
          <w:rPr>
            <w:sz w:val="32"/>
            <w:szCs w:val="32"/>
            <w:rtl/>
            <w:rPrChange w:id="6260" w:author="nidal saleh" w:date="2025-06-14T11:49:00Z">
              <w:rPr>
                <w:rtl/>
              </w:rPr>
            </w:rPrChange>
          </w:rPr>
          <w:t>إغلاق العين</w:t>
        </w:r>
        <w:r w:rsidRPr="00CD2EF4">
          <w:rPr>
            <w:sz w:val="32"/>
            <w:szCs w:val="32"/>
            <w:rPrChange w:id="6261" w:author="nidal saleh" w:date="2025-06-14T11:49:00Z">
              <w:rPr/>
            </w:rPrChange>
          </w:rPr>
          <w:t xml:space="preserve"> EAR</w:t>
        </w:r>
        <w:r w:rsidRPr="00CD2EF4">
          <w:rPr>
            <w:sz w:val="32"/>
            <w:szCs w:val="32"/>
            <w:rtl/>
            <w:rPrChange w:id="6262" w:author="nidal saleh" w:date="2025-06-14T11:49:00Z">
              <w:rPr>
                <w:rtl/>
              </w:rPr>
            </w:rPrChange>
          </w:rPr>
          <w:t>، ونسبة فتح الفم</w:t>
        </w:r>
        <w:r w:rsidRPr="00CD2EF4">
          <w:rPr>
            <w:sz w:val="32"/>
            <w:szCs w:val="32"/>
            <w:rPrChange w:id="6263" w:author="nidal saleh" w:date="2025-06-14T11:49:00Z">
              <w:rPr/>
            </w:rPrChange>
          </w:rPr>
          <w:t xml:space="preserve"> MAR </w:t>
        </w:r>
        <w:r w:rsidRPr="00CD2EF4">
          <w:rPr>
            <w:sz w:val="32"/>
            <w:szCs w:val="32"/>
            <w:rtl/>
            <w:rPrChange w:id="6264" w:author="nidal saleh" w:date="2025-06-14T11:49:00Z">
              <w:rPr>
                <w:rtl/>
              </w:rPr>
            </w:rPrChange>
          </w:rPr>
          <w:t>وحركات اليدين</w:t>
        </w:r>
      </w:ins>
      <w:ins w:id="6265" w:author="nidal saleh" w:date="2025-06-11T13:07:00Z">
        <w:r w:rsidRPr="00CD2EF4">
          <w:rPr>
            <w:sz w:val="32"/>
            <w:szCs w:val="32"/>
            <w:rtl/>
            <w:rPrChange w:id="6266" w:author="nidal saleh" w:date="2025-06-14T11:49:00Z">
              <w:rPr>
                <w:rtl/>
              </w:rPr>
            </w:rPrChange>
          </w:rPr>
          <w:t xml:space="preserve"> ) </w:t>
        </w:r>
      </w:ins>
      <w:ins w:id="6267" w:author="nidal saleh" w:date="2025-06-11T13:05:00Z">
        <w:r w:rsidRPr="00CD2EF4">
          <w:rPr>
            <w:sz w:val="32"/>
            <w:szCs w:val="32"/>
            <w:rtl/>
            <w:rPrChange w:id="6268" w:author="nidal saleh" w:date="2025-06-14T11:49:00Z">
              <w:rPr>
                <w:rtl/>
              </w:rPr>
            </w:rPrChange>
          </w:rPr>
          <w:t xml:space="preserve">. </w:t>
        </w:r>
      </w:ins>
    </w:p>
    <w:p w14:paraId="4E64C1B3" w14:textId="77777777" w:rsidR="006B5221" w:rsidRPr="00CD2EF4" w:rsidRDefault="006B5221">
      <w:pPr>
        <w:numPr>
          <w:ilvl w:val="0"/>
          <w:numId w:val="56"/>
        </w:numPr>
        <w:bidi/>
        <w:spacing w:before="100" w:beforeAutospacing="1" w:after="100" w:afterAutospacing="1" w:line="240" w:lineRule="auto"/>
        <w:rPr>
          <w:ins w:id="6269" w:author="nidal saleh" w:date="2025-06-11T13:05:00Z"/>
          <w:sz w:val="32"/>
          <w:szCs w:val="32"/>
          <w:rPrChange w:id="6270" w:author="nidal saleh" w:date="2025-06-14T11:49:00Z">
            <w:rPr>
              <w:ins w:id="6271" w:author="nidal saleh" w:date="2025-06-11T13:05:00Z"/>
            </w:rPr>
          </w:rPrChange>
        </w:rPr>
        <w:pPrChange w:id="6272" w:author="nidal saleh" w:date="2025-06-11T13:05:00Z">
          <w:pPr>
            <w:numPr>
              <w:numId w:val="56"/>
            </w:numPr>
            <w:tabs>
              <w:tab w:val="num" w:pos="720"/>
            </w:tabs>
            <w:spacing w:before="100" w:beforeAutospacing="1" w:after="100" w:afterAutospacing="1" w:line="240" w:lineRule="auto"/>
            <w:ind w:left="720" w:hanging="360"/>
          </w:pPr>
        </w:pPrChange>
      </w:pPr>
      <w:ins w:id="6273" w:author="nidal saleh" w:date="2025-06-11T13:05:00Z">
        <w:r w:rsidRPr="00CD2EF4">
          <w:rPr>
            <w:rStyle w:val="Strong"/>
            <w:sz w:val="32"/>
            <w:szCs w:val="32"/>
            <w:rtl/>
            <w:rPrChange w:id="6274" w:author="nidal saleh" w:date="2025-06-14T11:49:00Z">
              <w:rPr>
                <w:rStyle w:val="Strong"/>
                <w:rtl/>
              </w:rPr>
            </w:rPrChange>
          </w:rPr>
          <w:t>وحدة الإنذار</w:t>
        </w:r>
        <w:r w:rsidRPr="00CD2EF4">
          <w:rPr>
            <w:sz w:val="32"/>
            <w:szCs w:val="32"/>
            <w:rPrChange w:id="6275" w:author="nidal saleh" w:date="2025-06-14T11:49:00Z">
              <w:rPr/>
            </w:rPrChange>
          </w:rPr>
          <w:t xml:space="preserve">: </w:t>
        </w:r>
        <w:r w:rsidRPr="00CD2EF4">
          <w:rPr>
            <w:sz w:val="32"/>
            <w:szCs w:val="32"/>
            <w:rtl/>
            <w:rPrChange w:id="6276" w:author="nidal saleh" w:date="2025-06-14T11:49:00Z">
              <w:rPr>
                <w:rtl/>
              </w:rPr>
            </w:rPrChange>
          </w:rPr>
          <w:t>تم التحقق من تشغيل الإنذار الصوتي عبر</w:t>
        </w:r>
        <w:r w:rsidRPr="00CD2EF4">
          <w:rPr>
            <w:sz w:val="32"/>
            <w:szCs w:val="32"/>
            <w:rPrChange w:id="6277" w:author="nidal saleh" w:date="2025-06-14T11:49:00Z">
              <w:rPr/>
            </w:rPrChange>
          </w:rPr>
          <w:t xml:space="preserve"> </w:t>
        </w:r>
        <w:proofErr w:type="spellStart"/>
        <w:r w:rsidRPr="00CD2EF4">
          <w:rPr>
            <w:sz w:val="32"/>
            <w:szCs w:val="32"/>
            <w:rPrChange w:id="6278" w:author="nidal saleh" w:date="2025-06-14T11:49:00Z">
              <w:rPr/>
            </w:rPrChange>
          </w:rPr>
          <w:t>Pygame</w:t>
        </w:r>
        <w:proofErr w:type="spellEnd"/>
        <w:r w:rsidRPr="00CD2EF4">
          <w:rPr>
            <w:sz w:val="32"/>
            <w:szCs w:val="32"/>
            <w:rPrChange w:id="6279" w:author="nidal saleh" w:date="2025-06-14T11:49:00Z">
              <w:rPr/>
            </w:rPrChange>
          </w:rPr>
          <w:t xml:space="preserve"> </w:t>
        </w:r>
        <w:r w:rsidRPr="00CD2EF4">
          <w:rPr>
            <w:sz w:val="32"/>
            <w:szCs w:val="32"/>
            <w:rtl/>
            <w:rPrChange w:id="6280" w:author="nidal saleh" w:date="2025-06-14T11:49:00Z">
              <w:rPr>
                <w:rtl/>
              </w:rPr>
            </w:rPrChange>
          </w:rPr>
          <w:t>عند رصد التشتت، مع ضمان التوقيت الصحيح (بعد مرور ثانيتين)</w:t>
        </w:r>
        <w:r w:rsidRPr="00CD2EF4">
          <w:rPr>
            <w:sz w:val="32"/>
            <w:szCs w:val="32"/>
            <w:rPrChange w:id="6281" w:author="nidal saleh" w:date="2025-06-14T11:49:00Z">
              <w:rPr/>
            </w:rPrChange>
          </w:rPr>
          <w:t>.</w:t>
        </w:r>
      </w:ins>
    </w:p>
    <w:p w14:paraId="0A67C287" w14:textId="29BDE6D2" w:rsidR="006B5221" w:rsidRPr="00CD2EF4" w:rsidRDefault="006B5221">
      <w:pPr>
        <w:numPr>
          <w:ilvl w:val="0"/>
          <w:numId w:val="56"/>
        </w:numPr>
        <w:bidi/>
        <w:spacing w:before="100" w:beforeAutospacing="1" w:after="100" w:afterAutospacing="1" w:line="240" w:lineRule="auto"/>
        <w:rPr>
          <w:ins w:id="6282" w:author="nidal saleh" w:date="2025-06-11T13:05:00Z"/>
          <w:sz w:val="32"/>
          <w:szCs w:val="32"/>
          <w:rPrChange w:id="6283" w:author="nidal saleh" w:date="2025-06-14T11:49:00Z">
            <w:rPr>
              <w:ins w:id="6284" w:author="nidal saleh" w:date="2025-06-11T13:05:00Z"/>
            </w:rPr>
          </w:rPrChange>
        </w:rPr>
        <w:pPrChange w:id="6285" w:author="nidal saleh" w:date="2025-06-11T13:05:00Z">
          <w:pPr>
            <w:numPr>
              <w:numId w:val="56"/>
            </w:numPr>
            <w:tabs>
              <w:tab w:val="num" w:pos="720"/>
            </w:tabs>
            <w:spacing w:before="100" w:beforeAutospacing="1" w:after="100" w:afterAutospacing="1" w:line="240" w:lineRule="auto"/>
            <w:ind w:left="720" w:hanging="360"/>
          </w:pPr>
        </w:pPrChange>
      </w:pPr>
      <w:ins w:id="6286" w:author="nidal saleh" w:date="2025-06-11T13:05:00Z">
        <w:r w:rsidRPr="00CD2EF4">
          <w:rPr>
            <w:rStyle w:val="Strong"/>
            <w:sz w:val="32"/>
            <w:szCs w:val="32"/>
            <w:rtl/>
            <w:rPrChange w:id="6287" w:author="nidal saleh" w:date="2025-06-14T11:49:00Z">
              <w:rPr>
                <w:rStyle w:val="Strong"/>
                <w:rtl/>
              </w:rPr>
            </w:rPrChange>
          </w:rPr>
          <w:t>وحدة قاعدة البيانات</w:t>
        </w:r>
        <w:r w:rsidRPr="00CD2EF4">
          <w:rPr>
            <w:sz w:val="32"/>
            <w:szCs w:val="32"/>
            <w:rPrChange w:id="6288" w:author="nidal saleh" w:date="2025-06-14T11:49:00Z">
              <w:rPr/>
            </w:rPrChange>
          </w:rPr>
          <w:t xml:space="preserve">: </w:t>
        </w:r>
        <w:r w:rsidRPr="00CD2EF4">
          <w:rPr>
            <w:sz w:val="32"/>
            <w:szCs w:val="32"/>
            <w:rtl/>
            <w:rPrChange w:id="6289" w:author="nidal saleh" w:date="2025-06-14T11:49:00Z">
              <w:rPr>
                <w:rtl/>
              </w:rPr>
            </w:rPrChange>
          </w:rPr>
          <w:t>تم اختبار عمليات إدخال البيانات باستخدام</w:t>
        </w:r>
        <w:r w:rsidRPr="00CD2EF4">
          <w:rPr>
            <w:sz w:val="32"/>
            <w:szCs w:val="32"/>
            <w:rPrChange w:id="6290" w:author="nidal saleh" w:date="2025-06-14T11:49:00Z">
              <w:rPr/>
            </w:rPrChange>
          </w:rPr>
          <w:t xml:space="preserve"> SQLite </w:t>
        </w:r>
        <w:r w:rsidRPr="00CD2EF4">
          <w:rPr>
            <w:sz w:val="32"/>
            <w:szCs w:val="32"/>
            <w:rtl/>
            <w:rPrChange w:id="6291" w:author="nidal saleh" w:date="2025-06-14T11:49:00Z">
              <w:rPr>
                <w:rtl/>
              </w:rPr>
            </w:rPrChange>
          </w:rPr>
          <w:t>لضمان تخزين تفاصيل التشتت (النوع، الوقت، المدة، الموقع)</w:t>
        </w:r>
        <w:r w:rsidRPr="00CD2EF4">
          <w:rPr>
            <w:sz w:val="32"/>
            <w:szCs w:val="32"/>
            <w:rPrChange w:id="6292" w:author="nidal saleh" w:date="2025-06-14T11:49:00Z">
              <w:rPr/>
            </w:rPrChange>
          </w:rPr>
          <w:t>.</w:t>
        </w:r>
      </w:ins>
    </w:p>
    <w:p w14:paraId="499E67FE" w14:textId="3CA8D075" w:rsidR="006B5221" w:rsidRPr="00CD2EF4" w:rsidRDefault="006B5221">
      <w:pPr>
        <w:numPr>
          <w:ilvl w:val="0"/>
          <w:numId w:val="56"/>
        </w:numPr>
        <w:bidi/>
        <w:spacing w:before="100" w:beforeAutospacing="1" w:after="100" w:afterAutospacing="1" w:line="240" w:lineRule="auto"/>
        <w:rPr>
          <w:ins w:id="6293" w:author="nidal saleh" w:date="2025-06-11T13:05:00Z"/>
          <w:sz w:val="32"/>
          <w:szCs w:val="32"/>
          <w:rPrChange w:id="6294" w:author="nidal saleh" w:date="2025-06-14T11:49:00Z">
            <w:rPr>
              <w:ins w:id="6295" w:author="nidal saleh" w:date="2025-06-11T13:05:00Z"/>
            </w:rPr>
          </w:rPrChange>
        </w:rPr>
        <w:pPrChange w:id="6296" w:author="nidal saleh" w:date="2025-06-11T13:05:00Z">
          <w:pPr>
            <w:numPr>
              <w:numId w:val="56"/>
            </w:numPr>
            <w:tabs>
              <w:tab w:val="num" w:pos="720"/>
            </w:tabs>
            <w:spacing w:before="100" w:beforeAutospacing="1" w:after="100" w:afterAutospacing="1" w:line="240" w:lineRule="auto"/>
            <w:ind w:left="720" w:hanging="360"/>
          </w:pPr>
        </w:pPrChange>
      </w:pPr>
      <w:ins w:id="6297" w:author="nidal saleh" w:date="2025-06-11T13:05:00Z">
        <w:r w:rsidRPr="00CD2EF4">
          <w:rPr>
            <w:rStyle w:val="Strong"/>
            <w:sz w:val="32"/>
            <w:szCs w:val="32"/>
            <w:rtl/>
            <w:rPrChange w:id="6298" w:author="nidal saleh" w:date="2025-06-14T11:49:00Z">
              <w:rPr>
                <w:rStyle w:val="Strong"/>
                <w:rtl/>
              </w:rPr>
            </w:rPrChange>
          </w:rPr>
          <w:t>وحدة الإشعارات</w:t>
        </w:r>
        <w:r w:rsidRPr="00CD2EF4">
          <w:rPr>
            <w:sz w:val="32"/>
            <w:szCs w:val="32"/>
            <w:rPrChange w:id="6299" w:author="nidal saleh" w:date="2025-06-14T11:49:00Z">
              <w:rPr/>
            </w:rPrChange>
          </w:rPr>
          <w:t xml:space="preserve">: </w:t>
        </w:r>
        <w:r w:rsidRPr="00CD2EF4">
          <w:rPr>
            <w:sz w:val="32"/>
            <w:szCs w:val="32"/>
            <w:rtl/>
            <w:rPrChange w:id="6300" w:author="nidal saleh" w:date="2025-06-14T11:49:00Z">
              <w:rPr>
                <w:rtl/>
              </w:rPr>
            </w:rPrChange>
          </w:rPr>
          <w:t>تم اختبار إرسال الإشعارات عبر البريد الإلكتروني</w:t>
        </w:r>
        <w:r w:rsidRPr="00CD2EF4">
          <w:rPr>
            <w:sz w:val="32"/>
            <w:szCs w:val="32"/>
            <w:rPrChange w:id="6301" w:author="nidal saleh" w:date="2025-06-14T11:49:00Z">
              <w:rPr/>
            </w:rPrChange>
          </w:rPr>
          <w:t xml:space="preserve"> (</w:t>
        </w:r>
        <w:proofErr w:type="spellStart"/>
        <w:r w:rsidRPr="00CD2EF4">
          <w:rPr>
            <w:sz w:val="32"/>
            <w:szCs w:val="32"/>
            <w:rPrChange w:id="6302" w:author="nidal saleh" w:date="2025-06-14T11:49:00Z">
              <w:rPr/>
            </w:rPrChange>
          </w:rPr>
          <w:t>smtplib</w:t>
        </w:r>
        <w:proofErr w:type="spellEnd"/>
        <w:r w:rsidRPr="00CD2EF4">
          <w:rPr>
            <w:sz w:val="32"/>
            <w:szCs w:val="32"/>
            <w:rPrChange w:id="6303" w:author="nidal saleh" w:date="2025-06-14T11:49:00Z">
              <w:rPr/>
            </w:rPrChange>
          </w:rPr>
          <w:t xml:space="preserve">) </w:t>
        </w:r>
        <w:proofErr w:type="spellStart"/>
        <w:r w:rsidRPr="00CD2EF4">
          <w:rPr>
            <w:sz w:val="32"/>
            <w:szCs w:val="32"/>
            <w:rtl/>
            <w:rPrChange w:id="6304" w:author="nidal saleh" w:date="2025-06-14T11:49:00Z">
              <w:rPr>
                <w:rtl/>
              </w:rPr>
            </w:rPrChange>
          </w:rPr>
          <w:t>وتيليجرام</w:t>
        </w:r>
        <w:proofErr w:type="spellEnd"/>
        <w:r w:rsidRPr="00CD2EF4">
          <w:rPr>
            <w:sz w:val="32"/>
            <w:szCs w:val="32"/>
            <w:rPrChange w:id="6305" w:author="nidal saleh" w:date="2025-06-14T11:49:00Z">
              <w:rPr/>
            </w:rPrChange>
          </w:rPr>
          <w:t xml:space="preserve"> </w:t>
        </w:r>
      </w:ins>
      <w:ins w:id="6306" w:author="nidal saleh" w:date="2025-06-13T21:46:00Z">
        <w:r w:rsidR="00674E66" w:rsidRPr="00CD2EF4">
          <w:rPr>
            <w:sz w:val="32"/>
            <w:szCs w:val="32"/>
            <w:rPrChange w:id="6307" w:author="nidal saleh" w:date="2025-06-14T11:49:00Z">
              <w:rPr/>
            </w:rPrChange>
          </w:rPr>
          <w:t>.</w:t>
        </w:r>
      </w:ins>
      <w:ins w:id="6308" w:author="nidal saleh" w:date="2025-06-11T13:05:00Z">
        <w:r w:rsidRPr="00CD2EF4">
          <w:rPr>
            <w:sz w:val="32"/>
            <w:szCs w:val="32"/>
            <w:rPrChange w:id="6309" w:author="nidal saleh" w:date="2025-06-14T11:49:00Z">
              <w:rPr/>
            </w:rPrChange>
          </w:rPr>
          <w:t>(API)</w:t>
        </w:r>
      </w:ins>
    </w:p>
    <w:p w14:paraId="5D0868E4" w14:textId="79CF074D" w:rsidR="006B5221" w:rsidRPr="00CD2EF4" w:rsidRDefault="006B5221">
      <w:pPr>
        <w:numPr>
          <w:ilvl w:val="0"/>
          <w:numId w:val="56"/>
        </w:numPr>
        <w:bidi/>
        <w:spacing w:before="100" w:beforeAutospacing="1" w:after="100" w:afterAutospacing="1" w:line="240" w:lineRule="auto"/>
        <w:rPr>
          <w:ins w:id="6310" w:author="nidal saleh" w:date="2025-06-11T13:05:00Z"/>
          <w:sz w:val="32"/>
          <w:szCs w:val="32"/>
          <w:rPrChange w:id="6311" w:author="nidal saleh" w:date="2025-06-14T11:49:00Z">
            <w:rPr>
              <w:ins w:id="6312" w:author="nidal saleh" w:date="2025-06-11T13:05:00Z"/>
            </w:rPr>
          </w:rPrChange>
        </w:rPr>
        <w:pPrChange w:id="6313" w:author="nidal saleh" w:date="2025-06-11T13:05:00Z">
          <w:pPr>
            <w:numPr>
              <w:numId w:val="56"/>
            </w:numPr>
            <w:tabs>
              <w:tab w:val="num" w:pos="720"/>
            </w:tabs>
            <w:spacing w:before="100" w:beforeAutospacing="1" w:after="100" w:afterAutospacing="1" w:line="240" w:lineRule="auto"/>
            <w:ind w:left="720" w:hanging="360"/>
          </w:pPr>
        </w:pPrChange>
      </w:pPr>
      <w:ins w:id="6314" w:author="nidal saleh" w:date="2025-06-11T13:05:00Z">
        <w:r w:rsidRPr="00CD2EF4">
          <w:rPr>
            <w:rStyle w:val="Strong"/>
            <w:sz w:val="32"/>
            <w:szCs w:val="32"/>
            <w:rtl/>
            <w:rPrChange w:id="6315" w:author="nidal saleh" w:date="2025-06-14T11:49:00Z">
              <w:rPr>
                <w:rStyle w:val="Strong"/>
                <w:rtl/>
              </w:rPr>
            </w:rPrChange>
          </w:rPr>
          <w:t>وحدة التقارير</w:t>
        </w:r>
        <w:r w:rsidRPr="00CD2EF4">
          <w:rPr>
            <w:sz w:val="32"/>
            <w:szCs w:val="32"/>
            <w:rPrChange w:id="6316" w:author="nidal saleh" w:date="2025-06-14T11:49:00Z">
              <w:rPr/>
            </w:rPrChange>
          </w:rPr>
          <w:t xml:space="preserve">: </w:t>
        </w:r>
        <w:r w:rsidRPr="00CD2EF4">
          <w:rPr>
            <w:sz w:val="32"/>
            <w:szCs w:val="32"/>
            <w:rtl/>
            <w:rPrChange w:id="6317" w:author="nidal saleh" w:date="2025-06-14T11:49:00Z">
              <w:rPr>
                <w:rtl/>
              </w:rPr>
            </w:rPrChange>
          </w:rPr>
          <w:t>تم التحقق من إنشاء تقارير نصية و</w:t>
        </w:r>
        <w:r w:rsidRPr="00CD2EF4">
          <w:rPr>
            <w:sz w:val="32"/>
            <w:szCs w:val="32"/>
            <w:rPrChange w:id="6318" w:author="nidal saleh" w:date="2025-06-14T11:49:00Z">
              <w:rPr/>
            </w:rPrChange>
          </w:rPr>
          <w:t xml:space="preserve">PDF </w:t>
        </w:r>
      </w:ins>
      <w:ins w:id="6319" w:author="nidal saleh" w:date="2025-06-13T21:47:00Z">
        <w:r w:rsidR="00674E66" w:rsidRPr="00CD2EF4">
          <w:rPr>
            <w:sz w:val="32"/>
            <w:szCs w:val="32"/>
            <w:rtl/>
            <w:rPrChange w:id="6320" w:author="nidal saleh" w:date="2025-06-14T11:49:00Z">
              <w:rPr>
                <w:rtl/>
              </w:rPr>
            </w:rPrChange>
          </w:rPr>
          <w:t xml:space="preserve"> </w:t>
        </w:r>
      </w:ins>
      <w:ins w:id="6321" w:author="nidal saleh" w:date="2025-06-11T13:05:00Z">
        <w:r w:rsidRPr="00CD2EF4">
          <w:rPr>
            <w:sz w:val="32"/>
            <w:szCs w:val="32"/>
            <w:rtl/>
            <w:rPrChange w:id="6322" w:author="nidal saleh" w:date="2025-06-14T11:49:00Z">
              <w:rPr>
                <w:rtl/>
              </w:rPr>
            </w:rPrChange>
          </w:rPr>
          <w:t>باستخدام</w:t>
        </w:r>
      </w:ins>
      <w:ins w:id="6323" w:author="nidal saleh" w:date="2025-06-13T21:47:00Z">
        <w:r w:rsidR="00674E66" w:rsidRPr="00CD2EF4">
          <w:rPr>
            <w:sz w:val="32"/>
            <w:szCs w:val="32"/>
            <w:rtl/>
            <w:rPrChange w:id="6324" w:author="nidal saleh" w:date="2025-06-14T11:49:00Z">
              <w:rPr>
                <w:rtl/>
              </w:rPr>
            </w:rPrChange>
          </w:rPr>
          <w:t xml:space="preserve"> </w:t>
        </w:r>
      </w:ins>
      <w:ins w:id="6325" w:author="nidal saleh" w:date="2025-06-11T13:05:00Z">
        <w:r w:rsidRPr="00CD2EF4">
          <w:rPr>
            <w:sz w:val="32"/>
            <w:szCs w:val="32"/>
            <w:rPrChange w:id="6326" w:author="nidal saleh" w:date="2025-06-14T11:49:00Z">
              <w:rPr/>
            </w:rPrChange>
          </w:rPr>
          <w:t xml:space="preserve"> </w:t>
        </w:r>
        <w:proofErr w:type="spellStart"/>
        <w:r w:rsidRPr="00CD2EF4">
          <w:rPr>
            <w:sz w:val="32"/>
            <w:szCs w:val="32"/>
            <w:rPrChange w:id="6327" w:author="nidal saleh" w:date="2025-06-14T11:49:00Z">
              <w:rPr/>
            </w:rPrChange>
          </w:rPr>
          <w:t>ReportLab</w:t>
        </w:r>
        <w:proofErr w:type="spellEnd"/>
        <w:r w:rsidRPr="00CD2EF4">
          <w:rPr>
            <w:sz w:val="32"/>
            <w:szCs w:val="32"/>
            <w:rtl/>
            <w:rPrChange w:id="6328" w:author="nidal saleh" w:date="2025-06-14T11:49:00Z">
              <w:rPr>
                <w:rtl/>
              </w:rPr>
            </w:rPrChange>
          </w:rPr>
          <w:t>، مع التأكد من دقة الإحصائيات</w:t>
        </w:r>
        <w:r w:rsidRPr="00CD2EF4">
          <w:rPr>
            <w:sz w:val="32"/>
            <w:szCs w:val="32"/>
            <w:rPrChange w:id="6329" w:author="nidal saleh" w:date="2025-06-14T11:49:00Z">
              <w:rPr/>
            </w:rPrChange>
          </w:rPr>
          <w:t>.</w:t>
        </w:r>
      </w:ins>
    </w:p>
    <w:p w14:paraId="26ACE911" w14:textId="77777777" w:rsidR="006B5221" w:rsidRPr="00BA1C4E" w:rsidRDefault="006B5221">
      <w:pPr>
        <w:pStyle w:val="Heading5"/>
        <w:bidi/>
        <w:rPr>
          <w:ins w:id="6330" w:author="nidal saleh" w:date="2025-06-11T13:05:00Z"/>
          <w:sz w:val="32"/>
          <w:szCs w:val="32"/>
          <w:rPrChange w:id="6331" w:author="nidal saleh" w:date="2025-06-14T12:09:00Z">
            <w:rPr>
              <w:ins w:id="6332" w:author="nidal saleh" w:date="2025-06-11T13:05:00Z"/>
            </w:rPr>
          </w:rPrChange>
        </w:rPr>
        <w:pPrChange w:id="6333" w:author="nidal saleh" w:date="2025-06-11T13:05:00Z">
          <w:pPr>
            <w:pStyle w:val="Heading5"/>
          </w:pPr>
        </w:pPrChange>
      </w:pPr>
      <w:ins w:id="6334" w:author="nidal saleh" w:date="2025-06-11T13:05:00Z">
        <w:r w:rsidRPr="00BA1C4E">
          <w:rPr>
            <w:sz w:val="32"/>
            <w:szCs w:val="32"/>
            <w:rPrChange w:id="6335" w:author="nidal saleh" w:date="2025-06-14T12:09:00Z">
              <w:rPr/>
            </w:rPrChange>
          </w:rPr>
          <w:t xml:space="preserve">6.1.2 </w:t>
        </w:r>
        <w:r w:rsidRPr="00BA1C4E">
          <w:rPr>
            <w:sz w:val="32"/>
            <w:szCs w:val="32"/>
            <w:rtl/>
            <w:rPrChange w:id="6336" w:author="nidal saleh" w:date="2025-06-14T12:09:00Z">
              <w:rPr>
                <w:rtl/>
              </w:rPr>
            </w:rPrChange>
          </w:rPr>
          <w:t>اختبار التكامل</w:t>
        </w:r>
      </w:ins>
    </w:p>
    <w:p w14:paraId="5275FCC7" w14:textId="77777777" w:rsidR="006B5221" w:rsidRPr="00CD2EF4" w:rsidRDefault="006B5221">
      <w:pPr>
        <w:pStyle w:val="NormalWeb"/>
        <w:bidi/>
        <w:rPr>
          <w:ins w:id="6337" w:author="nidal saleh" w:date="2025-06-11T13:05:00Z"/>
          <w:sz w:val="32"/>
          <w:szCs w:val="32"/>
          <w:rPrChange w:id="6338" w:author="nidal saleh" w:date="2025-06-14T11:50:00Z">
            <w:rPr>
              <w:ins w:id="6339" w:author="nidal saleh" w:date="2025-06-11T13:05:00Z"/>
            </w:rPr>
          </w:rPrChange>
        </w:rPr>
        <w:pPrChange w:id="6340" w:author="nidal saleh" w:date="2025-06-11T13:05:00Z">
          <w:pPr>
            <w:pStyle w:val="NormalWeb"/>
          </w:pPr>
        </w:pPrChange>
      </w:pPr>
      <w:ins w:id="6341" w:author="nidal saleh" w:date="2025-06-11T13:05:00Z">
        <w:r w:rsidRPr="00CD2EF4">
          <w:rPr>
            <w:sz w:val="32"/>
            <w:szCs w:val="32"/>
            <w:rtl/>
            <w:rPrChange w:id="6342" w:author="nidal saleh" w:date="2025-06-14T11:50:00Z">
              <w:rPr>
                <w:rtl/>
              </w:rPr>
            </w:rPrChange>
          </w:rPr>
          <w:t>تم اختبار التكامل بين الوحدات لضمان عملها معًا بسلاسة</w:t>
        </w:r>
        <w:r w:rsidRPr="00CD2EF4">
          <w:rPr>
            <w:sz w:val="32"/>
            <w:szCs w:val="32"/>
            <w:rPrChange w:id="6343" w:author="nidal saleh" w:date="2025-06-14T11:50:00Z">
              <w:rPr/>
            </w:rPrChange>
          </w:rPr>
          <w:t>:</w:t>
        </w:r>
      </w:ins>
    </w:p>
    <w:p w14:paraId="136F42B3" w14:textId="295A7059" w:rsidR="006B5221" w:rsidRPr="00CD2EF4" w:rsidRDefault="006B5221">
      <w:pPr>
        <w:numPr>
          <w:ilvl w:val="0"/>
          <w:numId w:val="57"/>
        </w:numPr>
        <w:bidi/>
        <w:spacing w:before="100" w:beforeAutospacing="1" w:after="100" w:afterAutospacing="1" w:line="240" w:lineRule="auto"/>
        <w:rPr>
          <w:ins w:id="6344" w:author="nidal saleh" w:date="2025-06-11T13:05:00Z"/>
          <w:sz w:val="32"/>
          <w:szCs w:val="32"/>
          <w:rPrChange w:id="6345" w:author="nidal saleh" w:date="2025-06-14T11:50:00Z">
            <w:rPr>
              <w:ins w:id="6346" w:author="nidal saleh" w:date="2025-06-11T13:05:00Z"/>
            </w:rPr>
          </w:rPrChange>
        </w:rPr>
        <w:pPrChange w:id="6347" w:author="nidal saleh" w:date="2025-06-11T13:05:00Z">
          <w:pPr>
            <w:numPr>
              <w:numId w:val="57"/>
            </w:numPr>
            <w:tabs>
              <w:tab w:val="num" w:pos="720"/>
            </w:tabs>
            <w:spacing w:before="100" w:beforeAutospacing="1" w:after="100" w:afterAutospacing="1" w:line="240" w:lineRule="auto"/>
            <w:ind w:left="720" w:hanging="360"/>
          </w:pPr>
        </w:pPrChange>
      </w:pPr>
      <w:ins w:id="6348" w:author="nidal saleh" w:date="2025-06-11T13:05:00Z">
        <w:r w:rsidRPr="00CD2EF4">
          <w:rPr>
            <w:rStyle w:val="Strong"/>
            <w:sz w:val="32"/>
            <w:szCs w:val="32"/>
            <w:rtl/>
            <w:rPrChange w:id="6349" w:author="nidal saleh" w:date="2025-06-14T11:50:00Z">
              <w:rPr>
                <w:rStyle w:val="Strong"/>
                <w:rtl/>
              </w:rPr>
            </w:rPrChange>
          </w:rPr>
          <w:lastRenderedPageBreak/>
          <w:t>تكامل معالجة الصور مع الإنذار</w:t>
        </w:r>
        <w:r w:rsidRPr="00CD2EF4">
          <w:rPr>
            <w:sz w:val="32"/>
            <w:szCs w:val="32"/>
            <w:rPrChange w:id="6350" w:author="nidal saleh" w:date="2025-06-14T11:50:00Z">
              <w:rPr/>
            </w:rPrChange>
          </w:rPr>
          <w:t xml:space="preserve">: </w:t>
        </w:r>
        <w:r w:rsidRPr="00CD2EF4">
          <w:rPr>
            <w:sz w:val="32"/>
            <w:szCs w:val="32"/>
            <w:rtl/>
            <w:rPrChange w:id="6351" w:author="nidal saleh" w:date="2025-06-14T11:50:00Z">
              <w:rPr>
                <w:rtl/>
              </w:rPr>
            </w:rPrChange>
          </w:rPr>
          <w:t>تم التأكد من أن رصد التشتت (مثل</w:t>
        </w:r>
        <w:r w:rsidRPr="00CD2EF4">
          <w:rPr>
            <w:sz w:val="32"/>
            <w:szCs w:val="32"/>
            <w:rPrChange w:id="6352" w:author="nidal saleh" w:date="2025-06-14T11:50:00Z">
              <w:rPr/>
            </w:rPrChange>
          </w:rPr>
          <w:t xml:space="preserve"> EAR &lt; 0.22) </w:t>
        </w:r>
        <w:r w:rsidRPr="00CD2EF4">
          <w:rPr>
            <w:sz w:val="32"/>
            <w:szCs w:val="32"/>
            <w:rtl/>
            <w:rPrChange w:id="6353" w:author="nidal saleh" w:date="2025-06-14T11:50:00Z">
              <w:rPr>
                <w:rtl/>
              </w:rPr>
            </w:rPrChange>
          </w:rPr>
          <w:t>يؤدي إلى تشغيل الإنذار الصوتي فورًا</w:t>
        </w:r>
        <w:r w:rsidRPr="00CD2EF4">
          <w:rPr>
            <w:sz w:val="32"/>
            <w:szCs w:val="32"/>
            <w:rPrChange w:id="6354" w:author="nidal saleh" w:date="2025-06-14T11:50:00Z">
              <w:rPr/>
            </w:rPrChange>
          </w:rPr>
          <w:t>.</w:t>
        </w:r>
      </w:ins>
      <w:ins w:id="6355" w:author="nidal saleh" w:date="2025-06-11T13:18:00Z">
        <w:r w:rsidR="00840A64" w:rsidRPr="00CD2EF4">
          <w:rPr>
            <w:sz w:val="32"/>
            <w:szCs w:val="32"/>
            <w:rPrChange w:id="6356" w:author="nidal saleh" w:date="2025-06-14T11:50:00Z">
              <w:rPr/>
            </w:rPrChange>
          </w:rPr>
          <w:t>((</w:t>
        </w:r>
      </w:ins>
    </w:p>
    <w:p w14:paraId="2E5E8FCA" w14:textId="77777777" w:rsidR="006B5221" w:rsidRPr="00CD2EF4" w:rsidRDefault="006B5221">
      <w:pPr>
        <w:numPr>
          <w:ilvl w:val="0"/>
          <w:numId w:val="57"/>
        </w:numPr>
        <w:bidi/>
        <w:spacing w:before="100" w:beforeAutospacing="1" w:after="100" w:afterAutospacing="1" w:line="240" w:lineRule="auto"/>
        <w:rPr>
          <w:ins w:id="6357" w:author="nidal saleh" w:date="2025-06-11T13:05:00Z"/>
          <w:sz w:val="32"/>
          <w:szCs w:val="32"/>
          <w:rPrChange w:id="6358" w:author="nidal saleh" w:date="2025-06-14T11:50:00Z">
            <w:rPr>
              <w:ins w:id="6359" w:author="nidal saleh" w:date="2025-06-11T13:05:00Z"/>
            </w:rPr>
          </w:rPrChange>
        </w:rPr>
        <w:pPrChange w:id="6360" w:author="nidal saleh" w:date="2025-06-11T13:05:00Z">
          <w:pPr>
            <w:numPr>
              <w:numId w:val="57"/>
            </w:numPr>
            <w:tabs>
              <w:tab w:val="num" w:pos="720"/>
            </w:tabs>
            <w:spacing w:before="100" w:beforeAutospacing="1" w:after="100" w:afterAutospacing="1" w:line="240" w:lineRule="auto"/>
            <w:ind w:left="720" w:hanging="360"/>
          </w:pPr>
        </w:pPrChange>
      </w:pPr>
      <w:ins w:id="6361" w:author="nidal saleh" w:date="2025-06-11T13:05:00Z">
        <w:r w:rsidRPr="00CD2EF4">
          <w:rPr>
            <w:rStyle w:val="Strong"/>
            <w:sz w:val="32"/>
            <w:szCs w:val="32"/>
            <w:rtl/>
            <w:rPrChange w:id="6362" w:author="nidal saleh" w:date="2025-06-14T11:50:00Z">
              <w:rPr>
                <w:rStyle w:val="Strong"/>
                <w:rtl/>
              </w:rPr>
            </w:rPrChange>
          </w:rPr>
          <w:t>تكامل معالجة الصور مع قاعدة البيانات</w:t>
        </w:r>
        <w:r w:rsidRPr="00CD2EF4">
          <w:rPr>
            <w:sz w:val="32"/>
            <w:szCs w:val="32"/>
            <w:rPrChange w:id="6363" w:author="nidal saleh" w:date="2025-06-14T11:50:00Z">
              <w:rPr/>
            </w:rPrChange>
          </w:rPr>
          <w:t xml:space="preserve">: </w:t>
        </w:r>
        <w:r w:rsidRPr="00CD2EF4">
          <w:rPr>
            <w:sz w:val="32"/>
            <w:szCs w:val="32"/>
            <w:rtl/>
            <w:rPrChange w:id="6364" w:author="nidal saleh" w:date="2025-06-14T11:50:00Z">
              <w:rPr>
                <w:rtl/>
              </w:rPr>
            </w:rPrChange>
          </w:rPr>
          <w:t>تم التحقق من تسجيل حالات التشتت في قاعدة البيانات بشكل صحيح عند اكتشافها</w:t>
        </w:r>
        <w:r w:rsidRPr="00CD2EF4">
          <w:rPr>
            <w:sz w:val="32"/>
            <w:szCs w:val="32"/>
            <w:rPrChange w:id="6365" w:author="nidal saleh" w:date="2025-06-14T11:50:00Z">
              <w:rPr/>
            </w:rPrChange>
          </w:rPr>
          <w:t>.</w:t>
        </w:r>
      </w:ins>
    </w:p>
    <w:p w14:paraId="7CBF0C26" w14:textId="77777777" w:rsidR="006B5221" w:rsidRPr="00CD2EF4" w:rsidRDefault="006B5221">
      <w:pPr>
        <w:numPr>
          <w:ilvl w:val="0"/>
          <w:numId w:val="57"/>
        </w:numPr>
        <w:bidi/>
        <w:spacing w:before="100" w:beforeAutospacing="1" w:after="100" w:afterAutospacing="1" w:line="240" w:lineRule="auto"/>
        <w:rPr>
          <w:ins w:id="6366" w:author="nidal saleh" w:date="2025-06-11T13:05:00Z"/>
          <w:sz w:val="32"/>
          <w:szCs w:val="32"/>
          <w:rPrChange w:id="6367" w:author="nidal saleh" w:date="2025-06-14T11:50:00Z">
            <w:rPr>
              <w:ins w:id="6368" w:author="nidal saleh" w:date="2025-06-11T13:05:00Z"/>
            </w:rPr>
          </w:rPrChange>
        </w:rPr>
        <w:pPrChange w:id="6369" w:author="nidal saleh" w:date="2025-06-11T13:05:00Z">
          <w:pPr>
            <w:numPr>
              <w:numId w:val="57"/>
            </w:numPr>
            <w:tabs>
              <w:tab w:val="num" w:pos="720"/>
            </w:tabs>
            <w:spacing w:before="100" w:beforeAutospacing="1" w:after="100" w:afterAutospacing="1" w:line="240" w:lineRule="auto"/>
            <w:ind w:left="720" w:hanging="360"/>
          </w:pPr>
        </w:pPrChange>
      </w:pPr>
      <w:ins w:id="6370" w:author="nidal saleh" w:date="2025-06-11T13:05:00Z">
        <w:r w:rsidRPr="00CD2EF4">
          <w:rPr>
            <w:rStyle w:val="Strong"/>
            <w:sz w:val="32"/>
            <w:szCs w:val="32"/>
            <w:rtl/>
            <w:rPrChange w:id="6371" w:author="nidal saleh" w:date="2025-06-14T11:50:00Z">
              <w:rPr>
                <w:rStyle w:val="Strong"/>
                <w:rtl/>
              </w:rPr>
            </w:rPrChange>
          </w:rPr>
          <w:t>تكامل قاعدة البيانات مع الإشعارات</w:t>
        </w:r>
        <w:r w:rsidRPr="00CD2EF4">
          <w:rPr>
            <w:sz w:val="32"/>
            <w:szCs w:val="32"/>
            <w:rPrChange w:id="6372" w:author="nidal saleh" w:date="2025-06-14T11:50:00Z">
              <w:rPr/>
            </w:rPrChange>
          </w:rPr>
          <w:t xml:space="preserve">: </w:t>
        </w:r>
        <w:r w:rsidRPr="00CD2EF4">
          <w:rPr>
            <w:sz w:val="32"/>
            <w:szCs w:val="32"/>
            <w:rtl/>
            <w:rPrChange w:id="6373" w:author="nidal saleh" w:date="2025-06-14T11:50:00Z">
              <w:rPr>
                <w:rtl/>
              </w:rPr>
            </w:rPrChange>
          </w:rPr>
          <w:t>تم اختبار إرسال إشعارات تحتوي على بيانات التشتت المسجلة</w:t>
        </w:r>
        <w:r w:rsidRPr="00CD2EF4">
          <w:rPr>
            <w:sz w:val="32"/>
            <w:szCs w:val="32"/>
            <w:rPrChange w:id="6374" w:author="nidal saleh" w:date="2025-06-14T11:50:00Z">
              <w:rPr/>
            </w:rPrChange>
          </w:rPr>
          <w:t>.</w:t>
        </w:r>
      </w:ins>
    </w:p>
    <w:p w14:paraId="484210DB" w14:textId="0B1814F2" w:rsidR="006B5221" w:rsidRPr="00CD2EF4" w:rsidRDefault="006B5221">
      <w:pPr>
        <w:numPr>
          <w:ilvl w:val="0"/>
          <w:numId w:val="57"/>
        </w:numPr>
        <w:bidi/>
        <w:spacing w:before="100" w:beforeAutospacing="1" w:after="100" w:afterAutospacing="1" w:line="240" w:lineRule="auto"/>
        <w:rPr>
          <w:ins w:id="6375" w:author="nidal saleh" w:date="2025-06-11T13:05:00Z"/>
          <w:sz w:val="32"/>
          <w:szCs w:val="32"/>
          <w:rPrChange w:id="6376" w:author="nidal saleh" w:date="2025-06-14T11:50:00Z">
            <w:rPr>
              <w:ins w:id="6377" w:author="nidal saleh" w:date="2025-06-11T13:05:00Z"/>
            </w:rPr>
          </w:rPrChange>
        </w:rPr>
        <w:pPrChange w:id="6378" w:author="nidal saleh" w:date="2025-06-11T13:05:00Z">
          <w:pPr>
            <w:numPr>
              <w:numId w:val="57"/>
            </w:numPr>
            <w:tabs>
              <w:tab w:val="num" w:pos="720"/>
            </w:tabs>
            <w:spacing w:before="100" w:beforeAutospacing="1" w:after="100" w:afterAutospacing="1" w:line="240" w:lineRule="auto"/>
            <w:ind w:left="720" w:hanging="360"/>
          </w:pPr>
        </w:pPrChange>
      </w:pPr>
      <w:ins w:id="6379" w:author="nidal saleh" w:date="2025-06-11T13:05:00Z">
        <w:r w:rsidRPr="00CD2EF4">
          <w:rPr>
            <w:rStyle w:val="Strong"/>
            <w:sz w:val="32"/>
            <w:szCs w:val="32"/>
            <w:rtl/>
            <w:rPrChange w:id="6380" w:author="nidal saleh" w:date="2025-06-14T11:50:00Z">
              <w:rPr>
                <w:rStyle w:val="Strong"/>
                <w:rtl/>
              </w:rPr>
            </w:rPrChange>
          </w:rPr>
          <w:t>تكامل قاعدة البيانات مع واجهة المستخدم</w:t>
        </w:r>
        <w:r w:rsidRPr="00CD2EF4">
          <w:rPr>
            <w:sz w:val="32"/>
            <w:szCs w:val="32"/>
            <w:rPrChange w:id="6381" w:author="nidal saleh" w:date="2025-06-14T11:50:00Z">
              <w:rPr/>
            </w:rPrChange>
          </w:rPr>
          <w:t xml:space="preserve">: </w:t>
        </w:r>
        <w:r w:rsidRPr="00CD2EF4">
          <w:rPr>
            <w:sz w:val="32"/>
            <w:szCs w:val="32"/>
            <w:rtl/>
            <w:rPrChange w:id="6382" w:author="nidal saleh" w:date="2025-06-14T11:50:00Z">
              <w:rPr>
                <w:rtl/>
              </w:rPr>
            </w:rPrChange>
          </w:rPr>
          <w:t>تم التأكد من عرض السجلات والإحصائيات بشكل دقيق في واجهة</w:t>
        </w:r>
        <w:r w:rsidRPr="00CD2EF4">
          <w:rPr>
            <w:sz w:val="32"/>
            <w:szCs w:val="32"/>
            <w:rPrChange w:id="6383" w:author="nidal saleh" w:date="2025-06-14T11:50:00Z">
              <w:rPr/>
            </w:rPrChange>
          </w:rPr>
          <w:t xml:space="preserve"> </w:t>
        </w:r>
      </w:ins>
      <w:ins w:id="6384" w:author="nidal saleh" w:date="2025-06-11T13:18:00Z">
        <w:r w:rsidR="00840A64" w:rsidRPr="00CD2EF4">
          <w:rPr>
            <w:sz w:val="32"/>
            <w:szCs w:val="32"/>
            <w:rPrChange w:id="6385" w:author="nidal saleh" w:date="2025-06-14T11:50:00Z">
              <w:rPr/>
            </w:rPrChange>
          </w:rPr>
          <w:t xml:space="preserve"> </w:t>
        </w:r>
      </w:ins>
      <w:ins w:id="6386" w:author="nidal saleh" w:date="2025-06-11T13:19:00Z">
        <w:r w:rsidR="00840A64" w:rsidRPr="00CD2EF4">
          <w:rPr>
            <w:sz w:val="32"/>
            <w:szCs w:val="32"/>
            <w:rPrChange w:id="6387" w:author="nidal saleh" w:date="2025-06-14T11:50:00Z">
              <w:rPr/>
            </w:rPrChange>
          </w:rPr>
          <w:t>.</w:t>
        </w:r>
      </w:ins>
      <w:proofErr w:type="spellStart"/>
      <w:ins w:id="6388" w:author="nidal saleh" w:date="2025-06-11T13:05:00Z">
        <w:r w:rsidRPr="00CD2EF4">
          <w:rPr>
            <w:sz w:val="32"/>
            <w:szCs w:val="32"/>
            <w:rPrChange w:id="6389" w:author="nidal saleh" w:date="2025-06-14T11:50:00Z">
              <w:rPr/>
            </w:rPrChange>
          </w:rPr>
          <w:t>Tkinter</w:t>
        </w:r>
      </w:ins>
      <w:proofErr w:type="spellEnd"/>
      <w:ins w:id="6390" w:author="nidal saleh" w:date="2025-06-11T13:18:00Z">
        <w:r w:rsidR="00840A64" w:rsidRPr="00CD2EF4">
          <w:rPr>
            <w:sz w:val="32"/>
            <w:szCs w:val="32"/>
            <w:rPrChange w:id="6391" w:author="nidal saleh" w:date="2025-06-14T11:50:00Z">
              <w:rPr/>
            </w:rPrChange>
          </w:rPr>
          <w:t xml:space="preserve"> </w:t>
        </w:r>
      </w:ins>
    </w:p>
    <w:p w14:paraId="298D6F90" w14:textId="77777777" w:rsidR="006B5221" w:rsidRPr="00CD2EF4" w:rsidRDefault="006B5221">
      <w:pPr>
        <w:numPr>
          <w:ilvl w:val="0"/>
          <w:numId w:val="57"/>
        </w:numPr>
        <w:bidi/>
        <w:spacing w:before="100" w:beforeAutospacing="1" w:after="100" w:afterAutospacing="1" w:line="240" w:lineRule="auto"/>
        <w:rPr>
          <w:ins w:id="6392" w:author="nidal saleh" w:date="2025-06-11T13:05:00Z"/>
          <w:sz w:val="32"/>
          <w:szCs w:val="32"/>
          <w:rPrChange w:id="6393" w:author="nidal saleh" w:date="2025-06-14T11:50:00Z">
            <w:rPr>
              <w:ins w:id="6394" w:author="nidal saleh" w:date="2025-06-11T13:05:00Z"/>
            </w:rPr>
          </w:rPrChange>
        </w:rPr>
        <w:pPrChange w:id="6395" w:author="nidal saleh" w:date="2025-06-11T13:05:00Z">
          <w:pPr>
            <w:numPr>
              <w:numId w:val="57"/>
            </w:numPr>
            <w:tabs>
              <w:tab w:val="num" w:pos="720"/>
            </w:tabs>
            <w:spacing w:before="100" w:beforeAutospacing="1" w:after="100" w:afterAutospacing="1" w:line="240" w:lineRule="auto"/>
            <w:ind w:left="720" w:hanging="360"/>
          </w:pPr>
        </w:pPrChange>
      </w:pPr>
      <w:ins w:id="6396" w:author="nidal saleh" w:date="2025-06-11T13:05:00Z">
        <w:r w:rsidRPr="00CD2EF4">
          <w:rPr>
            <w:rStyle w:val="Strong"/>
            <w:sz w:val="32"/>
            <w:szCs w:val="32"/>
            <w:rtl/>
            <w:rPrChange w:id="6397" w:author="nidal saleh" w:date="2025-06-14T11:50:00Z">
              <w:rPr>
                <w:rStyle w:val="Strong"/>
                <w:rtl/>
              </w:rPr>
            </w:rPrChange>
          </w:rPr>
          <w:t xml:space="preserve">تكامل التقارير مع </w:t>
        </w:r>
        <w:proofErr w:type="spellStart"/>
        <w:r w:rsidRPr="00CD2EF4">
          <w:rPr>
            <w:rStyle w:val="Strong"/>
            <w:sz w:val="32"/>
            <w:szCs w:val="32"/>
            <w:rtl/>
            <w:rPrChange w:id="6398" w:author="nidal saleh" w:date="2025-06-14T11:50:00Z">
              <w:rPr>
                <w:rStyle w:val="Strong"/>
                <w:rtl/>
              </w:rPr>
            </w:rPrChange>
          </w:rPr>
          <w:t>تيليجرام</w:t>
        </w:r>
        <w:proofErr w:type="spellEnd"/>
        <w:r w:rsidRPr="00CD2EF4">
          <w:rPr>
            <w:sz w:val="32"/>
            <w:szCs w:val="32"/>
            <w:rPrChange w:id="6399" w:author="nidal saleh" w:date="2025-06-14T11:50:00Z">
              <w:rPr/>
            </w:rPrChange>
          </w:rPr>
          <w:t xml:space="preserve">: </w:t>
        </w:r>
        <w:r w:rsidRPr="00CD2EF4">
          <w:rPr>
            <w:sz w:val="32"/>
            <w:szCs w:val="32"/>
            <w:rtl/>
            <w:rPrChange w:id="6400" w:author="nidal saleh" w:date="2025-06-14T11:50:00Z">
              <w:rPr>
                <w:rtl/>
              </w:rPr>
            </w:rPrChange>
          </w:rPr>
          <w:t>تم اختبار إرسال تقارير</w:t>
        </w:r>
        <w:r w:rsidRPr="00CD2EF4">
          <w:rPr>
            <w:sz w:val="32"/>
            <w:szCs w:val="32"/>
            <w:rPrChange w:id="6401" w:author="nidal saleh" w:date="2025-06-14T11:50:00Z">
              <w:rPr/>
            </w:rPrChange>
          </w:rPr>
          <w:t xml:space="preserve"> PDF </w:t>
        </w:r>
        <w:r w:rsidRPr="00CD2EF4">
          <w:rPr>
            <w:sz w:val="32"/>
            <w:szCs w:val="32"/>
            <w:rtl/>
            <w:rPrChange w:id="6402" w:author="nidal saleh" w:date="2025-06-14T11:50:00Z">
              <w:rPr>
                <w:rtl/>
              </w:rPr>
            </w:rPrChange>
          </w:rPr>
          <w:t xml:space="preserve">إلى </w:t>
        </w:r>
        <w:proofErr w:type="spellStart"/>
        <w:r w:rsidRPr="00CD2EF4">
          <w:rPr>
            <w:sz w:val="32"/>
            <w:szCs w:val="32"/>
            <w:rtl/>
            <w:rPrChange w:id="6403" w:author="nidal saleh" w:date="2025-06-14T11:50:00Z">
              <w:rPr>
                <w:rtl/>
              </w:rPr>
            </w:rPrChange>
          </w:rPr>
          <w:t>تيليجرام</w:t>
        </w:r>
        <w:proofErr w:type="spellEnd"/>
        <w:r w:rsidRPr="00CD2EF4">
          <w:rPr>
            <w:sz w:val="32"/>
            <w:szCs w:val="32"/>
            <w:rtl/>
            <w:rPrChange w:id="6404" w:author="nidal saleh" w:date="2025-06-14T11:50:00Z">
              <w:rPr>
                <w:rtl/>
              </w:rPr>
            </w:rPrChange>
          </w:rPr>
          <w:t xml:space="preserve"> تلقائيًا وفق جدول زمني</w:t>
        </w:r>
        <w:r w:rsidRPr="00CD2EF4">
          <w:rPr>
            <w:sz w:val="32"/>
            <w:szCs w:val="32"/>
            <w:rPrChange w:id="6405" w:author="nidal saleh" w:date="2025-06-14T11:50:00Z">
              <w:rPr/>
            </w:rPrChange>
          </w:rPr>
          <w:t>.</w:t>
        </w:r>
      </w:ins>
    </w:p>
    <w:p w14:paraId="31FD9E29" w14:textId="6AD4BB9E" w:rsidR="006B5221" w:rsidRPr="00BA1C4E" w:rsidRDefault="006B5221">
      <w:pPr>
        <w:pStyle w:val="Heading5"/>
        <w:bidi/>
        <w:rPr>
          <w:ins w:id="6406" w:author="nidal saleh" w:date="2025-06-11T13:05:00Z"/>
          <w:sz w:val="32"/>
          <w:szCs w:val="32"/>
          <w:rPrChange w:id="6407" w:author="nidal saleh" w:date="2025-06-14T12:09:00Z">
            <w:rPr>
              <w:ins w:id="6408" w:author="nidal saleh" w:date="2025-06-11T13:05:00Z"/>
            </w:rPr>
          </w:rPrChange>
        </w:rPr>
        <w:pPrChange w:id="6409" w:author="nidal saleh" w:date="2025-06-11T13:05:00Z">
          <w:pPr>
            <w:pStyle w:val="Heading5"/>
          </w:pPr>
        </w:pPrChange>
      </w:pPr>
      <w:ins w:id="6410" w:author="nidal saleh" w:date="2025-06-11T13:05:00Z">
        <w:r w:rsidRPr="00BA1C4E">
          <w:rPr>
            <w:sz w:val="32"/>
            <w:szCs w:val="32"/>
            <w:rPrChange w:id="6411" w:author="nidal saleh" w:date="2025-06-14T12:09:00Z">
              <w:rPr/>
            </w:rPrChange>
          </w:rPr>
          <w:t xml:space="preserve">6.1.3 </w:t>
        </w:r>
      </w:ins>
      <w:ins w:id="6412" w:author="nidal saleh" w:date="2025-06-26T16:04:00Z">
        <w:r w:rsidR="0066679F">
          <w:rPr>
            <w:rFonts w:hint="cs"/>
            <w:sz w:val="32"/>
            <w:szCs w:val="32"/>
            <w:rtl/>
          </w:rPr>
          <w:t xml:space="preserve"> </w:t>
        </w:r>
      </w:ins>
      <w:ins w:id="6413" w:author="nidal saleh" w:date="2025-06-11T13:05:00Z">
        <w:r w:rsidRPr="00BA1C4E">
          <w:rPr>
            <w:sz w:val="32"/>
            <w:szCs w:val="32"/>
            <w:rtl/>
            <w:rPrChange w:id="6414" w:author="nidal saleh" w:date="2025-06-14T12:09:00Z">
              <w:rPr>
                <w:rtl/>
              </w:rPr>
            </w:rPrChange>
          </w:rPr>
          <w:t>اختبار الأداء</w:t>
        </w:r>
      </w:ins>
    </w:p>
    <w:p w14:paraId="69A9633C" w14:textId="77777777" w:rsidR="006B5221" w:rsidRPr="00CD2EF4" w:rsidRDefault="006B5221">
      <w:pPr>
        <w:pStyle w:val="NormalWeb"/>
        <w:bidi/>
        <w:rPr>
          <w:ins w:id="6415" w:author="nidal saleh" w:date="2025-06-11T13:05:00Z"/>
          <w:sz w:val="32"/>
          <w:szCs w:val="32"/>
          <w:rPrChange w:id="6416" w:author="nidal saleh" w:date="2025-06-14T11:50:00Z">
            <w:rPr>
              <w:ins w:id="6417" w:author="nidal saleh" w:date="2025-06-11T13:05:00Z"/>
            </w:rPr>
          </w:rPrChange>
        </w:rPr>
        <w:pPrChange w:id="6418" w:author="nidal saleh" w:date="2025-06-11T13:05:00Z">
          <w:pPr>
            <w:pStyle w:val="NormalWeb"/>
          </w:pPr>
        </w:pPrChange>
      </w:pPr>
      <w:ins w:id="6419" w:author="nidal saleh" w:date="2025-06-11T13:05:00Z">
        <w:r w:rsidRPr="00CD2EF4">
          <w:rPr>
            <w:sz w:val="32"/>
            <w:szCs w:val="32"/>
            <w:rtl/>
            <w:rPrChange w:id="6420" w:author="nidal saleh" w:date="2025-06-14T11:50:00Z">
              <w:rPr>
                <w:rtl/>
              </w:rPr>
            </w:rPrChange>
          </w:rPr>
          <w:t>تم تقييم أداء النظام في الوقت الفعلي</w:t>
        </w:r>
        <w:r w:rsidRPr="00CD2EF4">
          <w:rPr>
            <w:sz w:val="32"/>
            <w:szCs w:val="32"/>
            <w:rPrChange w:id="6421" w:author="nidal saleh" w:date="2025-06-14T11:50:00Z">
              <w:rPr/>
            </w:rPrChange>
          </w:rPr>
          <w:t>:</w:t>
        </w:r>
      </w:ins>
    </w:p>
    <w:p w14:paraId="2250D48F" w14:textId="77777777" w:rsidR="006B5221" w:rsidRPr="00CD2EF4" w:rsidRDefault="006B5221">
      <w:pPr>
        <w:numPr>
          <w:ilvl w:val="0"/>
          <w:numId w:val="58"/>
        </w:numPr>
        <w:bidi/>
        <w:spacing w:before="100" w:beforeAutospacing="1" w:after="100" w:afterAutospacing="1" w:line="240" w:lineRule="auto"/>
        <w:rPr>
          <w:ins w:id="6422" w:author="nidal saleh" w:date="2025-06-11T13:05:00Z"/>
          <w:sz w:val="32"/>
          <w:szCs w:val="32"/>
          <w:rPrChange w:id="6423" w:author="nidal saleh" w:date="2025-06-14T11:50:00Z">
            <w:rPr>
              <w:ins w:id="6424" w:author="nidal saleh" w:date="2025-06-11T13:05:00Z"/>
            </w:rPr>
          </w:rPrChange>
        </w:rPr>
        <w:pPrChange w:id="6425" w:author="nidal saleh" w:date="2025-06-11T13:05:00Z">
          <w:pPr>
            <w:numPr>
              <w:numId w:val="58"/>
            </w:numPr>
            <w:tabs>
              <w:tab w:val="num" w:pos="720"/>
            </w:tabs>
            <w:spacing w:before="100" w:beforeAutospacing="1" w:after="100" w:afterAutospacing="1" w:line="240" w:lineRule="auto"/>
            <w:ind w:left="720" w:hanging="360"/>
          </w:pPr>
        </w:pPrChange>
      </w:pPr>
      <w:ins w:id="6426" w:author="nidal saleh" w:date="2025-06-11T13:05:00Z">
        <w:r w:rsidRPr="00CD2EF4">
          <w:rPr>
            <w:rStyle w:val="Strong"/>
            <w:sz w:val="32"/>
            <w:szCs w:val="32"/>
            <w:rtl/>
            <w:rPrChange w:id="6427" w:author="nidal saleh" w:date="2025-06-14T11:50:00Z">
              <w:rPr>
                <w:rStyle w:val="Strong"/>
                <w:rtl/>
              </w:rPr>
            </w:rPrChange>
          </w:rPr>
          <w:t>سرعة المعالجة</w:t>
        </w:r>
        <w:r w:rsidRPr="00CD2EF4">
          <w:rPr>
            <w:sz w:val="32"/>
            <w:szCs w:val="32"/>
            <w:rPrChange w:id="6428" w:author="nidal saleh" w:date="2025-06-14T11:50:00Z">
              <w:rPr/>
            </w:rPrChange>
          </w:rPr>
          <w:t xml:space="preserve">: </w:t>
        </w:r>
        <w:r w:rsidRPr="00CD2EF4">
          <w:rPr>
            <w:sz w:val="32"/>
            <w:szCs w:val="32"/>
            <w:rtl/>
            <w:rPrChange w:id="6429" w:author="nidal saleh" w:date="2025-06-14T11:50:00Z">
              <w:rPr>
                <w:rtl/>
              </w:rPr>
            </w:rPrChange>
          </w:rPr>
          <w:t>تم قياس زمن معالجة كل إطار فيديو، وكان أقل من 0.1 ثانية لكل إطار</w:t>
        </w:r>
        <w:r w:rsidRPr="00CD2EF4">
          <w:rPr>
            <w:sz w:val="32"/>
            <w:szCs w:val="32"/>
            <w:rPrChange w:id="6430" w:author="nidal saleh" w:date="2025-06-14T11:50:00Z">
              <w:rPr/>
            </w:rPrChange>
          </w:rPr>
          <w:t>.</w:t>
        </w:r>
      </w:ins>
    </w:p>
    <w:p w14:paraId="5ED36503" w14:textId="489CF332" w:rsidR="00840A64" w:rsidRPr="00CD2EF4" w:rsidRDefault="006B5221">
      <w:pPr>
        <w:numPr>
          <w:ilvl w:val="0"/>
          <w:numId w:val="58"/>
        </w:numPr>
        <w:bidi/>
        <w:spacing w:before="100" w:beforeAutospacing="1" w:after="100" w:afterAutospacing="1" w:line="240" w:lineRule="auto"/>
        <w:rPr>
          <w:ins w:id="6431" w:author="nidal saleh" w:date="2025-06-11T13:05:00Z"/>
          <w:sz w:val="32"/>
          <w:szCs w:val="32"/>
          <w:rPrChange w:id="6432" w:author="nidal saleh" w:date="2025-06-14T11:50:00Z">
            <w:rPr>
              <w:ins w:id="6433" w:author="nidal saleh" w:date="2025-06-11T13:05:00Z"/>
            </w:rPr>
          </w:rPrChange>
        </w:rPr>
        <w:pPrChange w:id="6434" w:author="nidal saleh" w:date="2025-06-13T14:25:00Z">
          <w:pPr>
            <w:numPr>
              <w:numId w:val="58"/>
            </w:numPr>
            <w:tabs>
              <w:tab w:val="num" w:pos="720"/>
            </w:tabs>
            <w:spacing w:before="100" w:beforeAutospacing="1" w:after="100" w:afterAutospacing="1" w:line="240" w:lineRule="auto"/>
            <w:ind w:left="720" w:hanging="360"/>
          </w:pPr>
        </w:pPrChange>
      </w:pPr>
      <w:ins w:id="6435" w:author="nidal saleh" w:date="2025-06-11T13:05:00Z">
        <w:r w:rsidRPr="00CD2EF4">
          <w:rPr>
            <w:rStyle w:val="Strong"/>
            <w:sz w:val="32"/>
            <w:szCs w:val="32"/>
            <w:rtl/>
            <w:rPrChange w:id="6436" w:author="nidal saleh" w:date="2025-06-14T11:50:00Z">
              <w:rPr>
                <w:rStyle w:val="Strong"/>
                <w:rtl/>
              </w:rPr>
            </w:rPrChange>
          </w:rPr>
          <w:t>الاستقرار</w:t>
        </w:r>
        <w:r w:rsidRPr="00CD2EF4">
          <w:rPr>
            <w:sz w:val="32"/>
            <w:szCs w:val="32"/>
            <w:rPrChange w:id="6437" w:author="nidal saleh" w:date="2025-06-14T11:50:00Z">
              <w:rPr/>
            </w:rPrChange>
          </w:rPr>
          <w:t xml:space="preserve">: </w:t>
        </w:r>
        <w:r w:rsidRPr="00CD2EF4">
          <w:rPr>
            <w:sz w:val="32"/>
            <w:szCs w:val="32"/>
            <w:rtl/>
            <w:rPrChange w:id="6438" w:author="nidal saleh" w:date="2025-06-14T11:50:00Z">
              <w:rPr>
                <w:rtl/>
              </w:rPr>
            </w:rPrChange>
          </w:rPr>
          <w:t>تم تشغيل النظام لمدة 8 ساعات متواصلة دون أعطال</w:t>
        </w:r>
        <w:r w:rsidRPr="00CD2EF4">
          <w:rPr>
            <w:sz w:val="32"/>
            <w:szCs w:val="32"/>
            <w:rPrChange w:id="6439" w:author="nidal saleh" w:date="2025-06-14T11:50:00Z">
              <w:rPr/>
            </w:rPrChange>
          </w:rPr>
          <w:t>.</w:t>
        </w:r>
      </w:ins>
    </w:p>
    <w:p w14:paraId="397AD78A" w14:textId="53CA562F" w:rsidR="00A14BEF" w:rsidDel="006B5221" w:rsidRDefault="00A14BEF" w:rsidP="00A0707A">
      <w:pPr>
        <w:pStyle w:val="NormalWeb"/>
        <w:bidi/>
        <w:rPr>
          <w:del w:id="6440" w:author="nidal saleh" w:date="2025-06-11T13:05:00Z"/>
        </w:rPr>
      </w:pPr>
      <w:del w:id="6441" w:author="nidal saleh" w:date="2025-06-11T13:05:00Z">
        <w:r w:rsidDel="006B5221">
          <w:rPr>
            <w:rtl/>
          </w:rPr>
          <w:delText>كيفية اختبار النظام (وحدات – تكامل – أداء)</w:delText>
        </w:r>
      </w:del>
    </w:p>
    <w:p w14:paraId="7E761E25" w14:textId="06864DF5" w:rsidR="00840A64" w:rsidRPr="00BA1C4E" w:rsidRDefault="00840A64">
      <w:pPr>
        <w:pStyle w:val="Heading4"/>
        <w:bidi/>
        <w:rPr>
          <w:ins w:id="6442" w:author="nidal saleh" w:date="2025-06-11T13:25:00Z"/>
          <w:i w:val="0"/>
          <w:iCs w:val="0"/>
          <w:sz w:val="32"/>
          <w:szCs w:val="32"/>
          <w:rPrChange w:id="6443" w:author="nidal saleh" w:date="2025-06-14T12:09:00Z">
            <w:rPr>
              <w:ins w:id="6444" w:author="nidal saleh" w:date="2025-06-11T13:25:00Z"/>
            </w:rPr>
          </w:rPrChange>
        </w:rPr>
        <w:pPrChange w:id="6445" w:author="nidal saleh" w:date="2025-06-11T13:25:00Z">
          <w:pPr>
            <w:pStyle w:val="Heading4"/>
          </w:pPr>
        </w:pPrChange>
      </w:pPr>
      <w:ins w:id="6446" w:author="nidal saleh" w:date="2025-06-11T13:25:00Z">
        <w:r w:rsidRPr="00BA1C4E">
          <w:rPr>
            <w:i w:val="0"/>
            <w:iCs w:val="0"/>
            <w:sz w:val="32"/>
            <w:szCs w:val="32"/>
            <w:rPrChange w:id="6447" w:author="nidal saleh" w:date="2025-06-14T12:09:00Z">
              <w:rPr/>
            </w:rPrChange>
          </w:rPr>
          <w:t xml:space="preserve">6.2 </w:t>
        </w:r>
      </w:ins>
      <w:ins w:id="6448" w:author="nidal saleh" w:date="2025-06-13T13:52:00Z">
        <w:r w:rsidR="009C4B42" w:rsidRPr="00BA1C4E">
          <w:rPr>
            <w:i w:val="0"/>
            <w:iCs w:val="0"/>
            <w:sz w:val="32"/>
            <w:szCs w:val="32"/>
            <w:rtl/>
            <w:lang w:bidi="ar-SY"/>
            <w:rPrChange w:id="6449" w:author="nidal saleh" w:date="2025-06-14T12:09:00Z">
              <w:rPr>
                <w:rtl/>
                <w:lang w:bidi="ar-SY"/>
              </w:rPr>
            </w:rPrChange>
          </w:rPr>
          <w:t xml:space="preserve"> </w:t>
        </w:r>
      </w:ins>
      <w:ins w:id="6450" w:author="nidal saleh" w:date="2025-06-11T13:36:00Z">
        <w:r w:rsidR="00056DB2" w:rsidRPr="00BA1C4E">
          <w:rPr>
            <w:i w:val="0"/>
            <w:iCs w:val="0"/>
            <w:sz w:val="32"/>
            <w:szCs w:val="32"/>
            <w:rtl/>
            <w:rPrChange w:id="6451" w:author="nidal saleh" w:date="2025-06-14T12:09:00Z">
              <w:rPr>
                <w:rtl/>
              </w:rPr>
            </w:rPrChange>
          </w:rPr>
          <w:t xml:space="preserve"> </w:t>
        </w:r>
      </w:ins>
      <w:ins w:id="6452" w:author="nidal saleh" w:date="2025-06-11T13:25:00Z">
        <w:r w:rsidRPr="00BA1C4E">
          <w:rPr>
            <w:i w:val="0"/>
            <w:iCs w:val="0"/>
            <w:sz w:val="32"/>
            <w:szCs w:val="32"/>
            <w:rtl/>
            <w:rPrChange w:id="6453" w:author="nidal saleh" w:date="2025-06-14T12:09:00Z">
              <w:rPr>
                <w:rtl/>
              </w:rPr>
            </w:rPrChange>
          </w:rPr>
          <w:t>نتائج الاختبارات</w:t>
        </w:r>
      </w:ins>
    </w:p>
    <w:p w14:paraId="146F7C10" w14:textId="77777777" w:rsidR="00840A64" w:rsidRPr="00CD2EF4" w:rsidRDefault="00840A64">
      <w:pPr>
        <w:pStyle w:val="NormalWeb"/>
        <w:bidi/>
        <w:rPr>
          <w:ins w:id="6454" w:author="nidal saleh" w:date="2025-06-11T13:25:00Z"/>
          <w:sz w:val="32"/>
          <w:szCs w:val="32"/>
          <w:rPrChange w:id="6455" w:author="nidal saleh" w:date="2025-06-14T11:50:00Z">
            <w:rPr>
              <w:ins w:id="6456" w:author="nidal saleh" w:date="2025-06-11T13:25:00Z"/>
            </w:rPr>
          </w:rPrChange>
        </w:rPr>
        <w:pPrChange w:id="6457" w:author="nidal saleh" w:date="2025-06-11T13:25:00Z">
          <w:pPr>
            <w:pStyle w:val="NormalWeb"/>
          </w:pPr>
        </w:pPrChange>
      </w:pPr>
      <w:ins w:id="6458" w:author="nidal saleh" w:date="2025-06-11T13:25:00Z">
        <w:r w:rsidRPr="00CD2EF4">
          <w:rPr>
            <w:sz w:val="32"/>
            <w:szCs w:val="32"/>
            <w:rtl/>
            <w:rPrChange w:id="6459" w:author="nidal saleh" w:date="2025-06-14T11:50:00Z">
              <w:rPr>
                <w:rtl/>
              </w:rPr>
            </w:rPrChange>
          </w:rPr>
          <w:t>أظهرت الاختبارات النتائج التالية</w:t>
        </w:r>
        <w:r w:rsidRPr="00CD2EF4">
          <w:rPr>
            <w:sz w:val="32"/>
            <w:szCs w:val="32"/>
            <w:rPrChange w:id="6460" w:author="nidal saleh" w:date="2025-06-14T11:50:00Z">
              <w:rPr/>
            </w:rPrChange>
          </w:rPr>
          <w:t>:</w:t>
        </w:r>
      </w:ins>
    </w:p>
    <w:p w14:paraId="13F726CA" w14:textId="06E911DC" w:rsidR="00840A64" w:rsidRPr="00CD2EF4" w:rsidRDefault="00840A64">
      <w:pPr>
        <w:numPr>
          <w:ilvl w:val="0"/>
          <w:numId w:val="59"/>
        </w:numPr>
        <w:bidi/>
        <w:spacing w:before="100" w:beforeAutospacing="1" w:after="100" w:afterAutospacing="1" w:line="240" w:lineRule="auto"/>
        <w:rPr>
          <w:ins w:id="6461" w:author="nidal saleh" w:date="2025-06-11T13:25:00Z"/>
          <w:sz w:val="32"/>
          <w:szCs w:val="32"/>
          <w:rPrChange w:id="6462" w:author="nidal saleh" w:date="2025-06-14T11:50:00Z">
            <w:rPr>
              <w:ins w:id="6463" w:author="nidal saleh" w:date="2025-06-11T13:25:00Z"/>
            </w:rPr>
          </w:rPrChange>
        </w:rPr>
        <w:pPrChange w:id="6464" w:author="nidal saleh" w:date="2025-06-11T13:25:00Z">
          <w:pPr>
            <w:numPr>
              <w:numId w:val="59"/>
            </w:numPr>
            <w:tabs>
              <w:tab w:val="num" w:pos="720"/>
            </w:tabs>
            <w:spacing w:before="100" w:beforeAutospacing="1" w:after="100" w:afterAutospacing="1" w:line="240" w:lineRule="auto"/>
            <w:ind w:left="720" w:hanging="360"/>
          </w:pPr>
        </w:pPrChange>
      </w:pPr>
      <w:ins w:id="6465" w:author="nidal saleh" w:date="2025-06-11T13:25:00Z">
        <w:r w:rsidRPr="00CD2EF4">
          <w:rPr>
            <w:rStyle w:val="Strong"/>
            <w:sz w:val="32"/>
            <w:szCs w:val="32"/>
            <w:rtl/>
            <w:rPrChange w:id="6466" w:author="nidal saleh" w:date="2025-06-14T11:50:00Z">
              <w:rPr>
                <w:rStyle w:val="Strong"/>
                <w:rtl/>
              </w:rPr>
            </w:rPrChange>
          </w:rPr>
          <w:t>اختبار الوحدات</w:t>
        </w:r>
        <w:r w:rsidRPr="00CD2EF4">
          <w:rPr>
            <w:sz w:val="32"/>
            <w:szCs w:val="32"/>
            <w:rPrChange w:id="6467" w:author="nidal saleh" w:date="2025-06-14T11:50:00Z">
              <w:rPr/>
            </w:rPrChange>
          </w:rPr>
          <w:t xml:space="preserve">: </w:t>
        </w:r>
        <w:r w:rsidRPr="00CD2EF4">
          <w:rPr>
            <w:sz w:val="32"/>
            <w:szCs w:val="32"/>
            <w:rtl/>
            <w:rPrChange w:id="6468" w:author="nidal saleh" w:date="2025-06-14T11:50:00Z">
              <w:rPr>
                <w:rtl/>
              </w:rPr>
            </w:rPrChange>
          </w:rPr>
          <w:t>نجحت جميع الوحدات في أداء وظائفها. على سبيل المثال، وحدة معالجة الصور حققت دقة 95% في رصد التشتت</w:t>
        </w:r>
        <w:r w:rsidRPr="00CD2EF4">
          <w:rPr>
            <w:sz w:val="32"/>
            <w:szCs w:val="32"/>
            <w:rPrChange w:id="6469" w:author="nidal saleh" w:date="2025-06-14T11:50:00Z">
              <w:rPr/>
            </w:rPrChange>
          </w:rPr>
          <w:t>.</w:t>
        </w:r>
      </w:ins>
    </w:p>
    <w:p w14:paraId="0B97D6F9" w14:textId="5AE2C1E8" w:rsidR="00840A64" w:rsidRPr="00CD2EF4" w:rsidRDefault="00840A64">
      <w:pPr>
        <w:numPr>
          <w:ilvl w:val="0"/>
          <w:numId w:val="59"/>
        </w:numPr>
        <w:bidi/>
        <w:spacing w:before="100" w:beforeAutospacing="1" w:after="100" w:afterAutospacing="1" w:line="240" w:lineRule="auto"/>
        <w:rPr>
          <w:ins w:id="6470" w:author="nidal saleh" w:date="2025-06-11T13:25:00Z"/>
          <w:sz w:val="32"/>
          <w:szCs w:val="32"/>
          <w:rPrChange w:id="6471" w:author="nidal saleh" w:date="2025-06-14T11:50:00Z">
            <w:rPr>
              <w:ins w:id="6472" w:author="nidal saleh" w:date="2025-06-11T13:25:00Z"/>
            </w:rPr>
          </w:rPrChange>
        </w:rPr>
        <w:pPrChange w:id="6473" w:author="nidal saleh" w:date="2025-06-11T13:25:00Z">
          <w:pPr>
            <w:numPr>
              <w:numId w:val="59"/>
            </w:numPr>
            <w:tabs>
              <w:tab w:val="num" w:pos="720"/>
            </w:tabs>
            <w:spacing w:before="100" w:beforeAutospacing="1" w:after="100" w:afterAutospacing="1" w:line="240" w:lineRule="auto"/>
            <w:ind w:left="720" w:hanging="360"/>
          </w:pPr>
        </w:pPrChange>
      </w:pPr>
      <w:ins w:id="6474" w:author="nidal saleh" w:date="2025-06-11T13:25:00Z">
        <w:r w:rsidRPr="00CD2EF4">
          <w:rPr>
            <w:rStyle w:val="Strong"/>
            <w:sz w:val="32"/>
            <w:szCs w:val="32"/>
            <w:rtl/>
            <w:rPrChange w:id="6475" w:author="nidal saleh" w:date="2025-06-14T11:50:00Z">
              <w:rPr>
                <w:rStyle w:val="Strong"/>
                <w:rtl/>
              </w:rPr>
            </w:rPrChange>
          </w:rPr>
          <w:t>اختبار التكامل</w:t>
        </w:r>
        <w:r w:rsidRPr="00CD2EF4">
          <w:rPr>
            <w:sz w:val="32"/>
            <w:szCs w:val="32"/>
            <w:rPrChange w:id="6476" w:author="nidal saleh" w:date="2025-06-14T11:50:00Z">
              <w:rPr/>
            </w:rPrChange>
          </w:rPr>
          <w:t xml:space="preserve">: </w:t>
        </w:r>
        <w:r w:rsidRPr="00CD2EF4">
          <w:rPr>
            <w:sz w:val="32"/>
            <w:szCs w:val="32"/>
            <w:rtl/>
            <w:rPrChange w:id="6477" w:author="nidal saleh" w:date="2025-06-14T11:50:00Z">
              <w:rPr>
                <w:rtl/>
              </w:rPr>
            </w:rPrChange>
          </w:rPr>
          <w:t xml:space="preserve">تم تحقيق تكامل سلس بين الوحدات، مع معدل نجاح </w:t>
        </w:r>
      </w:ins>
      <w:ins w:id="6478" w:author="nidal saleh" w:date="2025-06-13T13:53:00Z">
        <w:r w:rsidR="009C4B42" w:rsidRPr="00CD2EF4">
          <w:rPr>
            <w:sz w:val="32"/>
            <w:szCs w:val="32"/>
            <w:rPrChange w:id="6479" w:author="nidal saleh" w:date="2025-06-14T11:50:00Z">
              <w:rPr/>
            </w:rPrChange>
          </w:rPr>
          <w:t>100</w:t>
        </w:r>
      </w:ins>
      <w:ins w:id="6480" w:author="nidal saleh" w:date="2025-06-11T13:25:00Z">
        <w:r w:rsidRPr="00CD2EF4">
          <w:rPr>
            <w:sz w:val="32"/>
            <w:szCs w:val="32"/>
            <w:rtl/>
            <w:rPrChange w:id="6481" w:author="nidal saleh" w:date="2025-06-14T11:50:00Z">
              <w:rPr>
                <w:rtl/>
              </w:rPr>
            </w:rPrChange>
          </w:rPr>
          <w:t>% في تسجيل الحالات وإرسال الإشعارات</w:t>
        </w:r>
        <w:r w:rsidRPr="00CD2EF4">
          <w:rPr>
            <w:sz w:val="32"/>
            <w:szCs w:val="32"/>
            <w:rPrChange w:id="6482" w:author="nidal saleh" w:date="2025-06-14T11:50:00Z">
              <w:rPr/>
            </w:rPrChange>
          </w:rPr>
          <w:t>.</w:t>
        </w:r>
      </w:ins>
    </w:p>
    <w:p w14:paraId="5B1EBBCA" w14:textId="58BAE37A" w:rsidR="00840A64" w:rsidRPr="00CD2EF4" w:rsidRDefault="00840A64">
      <w:pPr>
        <w:numPr>
          <w:ilvl w:val="0"/>
          <w:numId w:val="59"/>
        </w:numPr>
        <w:bidi/>
        <w:spacing w:before="100" w:beforeAutospacing="1" w:after="100" w:afterAutospacing="1" w:line="240" w:lineRule="auto"/>
        <w:rPr>
          <w:ins w:id="6483" w:author="nidal saleh" w:date="2025-06-11T13:25:00Z"/>
          <w:sz w:val="32"/>
          <w:szCs w:val="32"/>
          <w:rPrChange w:id="6484" w:author="nidal saleh" w:date="2025-06-14T11:50:00Z">
            <w:rPr>
              <w:ins w:id="6485" w:author="nidal saleh" w:date="2025-06-11T13:25:00Z"/>
            </w:rPr>
          </w:rPrChange>
        </w:rPr>
        <w:pPrChange w:id="6486" w:author="nidal saleh" w:date="2025-06-11T13:25:00Z">
          <w:pPr>
            <w:numPr>
              <w:numId w:val="59"/>
            </w:numPr>
            <w:tabs>
              <w:tab w:val="num" w:pos="720"/>
            </w:tabs>
            <w:spacing w:before="100" w:beforeAutospacing="1" w:after="100" w:afterAutospacing="1" w:line="240" w:lineRule="auto"/>
            <w:ind w:left="720" w:hanging="360"/>
          </w:pPr>
        </w:pPrChange>
      </w:pPr>
      <w:ins w:id="6487" w:author="nidal saleh" w:date="2025-06-11T13:25:00Z">
        <w:r w:rsidRPr="00CD2EF4">
          <w:rPr>
            <w:rStyle w:val="Strong"/>
            <w:sz w:val="32"/>
            <w:szCs w:val="32"/>
            <w:rtl/>
            <w:rPrChange w:id="6488" w:author="nidal saleh" w:date="2025-06-14T11:50:00Z">
              <w:rPr>
                <w:rStyle w:val="Strong"/>
                <w:rtl/>
              </w:rPr>
            </w:rPrChange>
          </w:rPr>
          <w:t>اختبار الأداء</w:t>
        </w:r>
        <w:r w:rsidRPr="00CD2EF4">
          <w:rPr>
            <w:sz w:val="32"/>
            <w:szCs w:val="32"/>
            <w:rPrChange w:id="6489" w:author="nidal saleh" w:date="2025-06-14T11:50:00Z">
              <w:rPr/>
            </w:rPrChange>
          </w:rPr>
          <w:t xml:space="preserve">: </w:t>
        </w:r>
      </w:ins>
      <w:ins w:id="6490" w:author="nidal saleh" w:date="2025-06-13T13:53:00Z">
        <w:r w:rsidR="009C4B42" w:rsidRPr="00CD2EF4">
          <w:rPr>
            <w:sz w:val="32"/>
            <w:szCs w:val="32"/>
            <w:rtl/>
            <w:lang w:bidi="ar-SY"/>
            <w:rPrChange w:id="6491" w:author="nidal saleh" w:date="2025-06-14T11:50:00Z">
              <w:rPr>
                <w:rtl/>
                <w:lang w:bidi="ar-SY"/>
              </w:rPr>
            </w:rPrChange>
          </w:rPr>
          <w:t xml:space="preserve"> </w:t>
        </w:r>
      </w:ins>
      <w:ins w:id="6492" w:author="nidal saleh" w:date="2025-06-11T13:25:00Z">
        <w:r w:rsidRPr="00CD2EF4">
          <w:rPr>
            <w:sz w:val="32"/>
            <w:szCs w:val="32"/>
            <w:rtl/>
            <w:rPrChange w:id="6493" w:author="nidal saleh" w:date="2025-06-14T11:50:00Z">
              <w:rPr>
                <w:rtl/>
              </w:rPr>
            </w:rPrChange>
          </w:rPr>
          <w:t>تمت معالجة الإطارات بسرعة 0.</w:t>
        </w:r>
      </w:ins>
      <w:ins w:id="6494" w:author="nidal saleh" w:date="2025-06-28T14:25:00Z">
        <w:r w:rsidR="008D1DD7">
          <w:rPr>
            <w:rFonts w:hint="cs"/>
            <w:sz w:val="32"/>
            <w:szCs w:val="32"/>
            <w:rtl/>
          </w:rPr>
          <w:t xml:space="preserve">1 </w:t>
        </w:r>
      </w:ins>
      <w:ins w:id="6495" w:author="nidal saleh" w:date="2025-06-11T13:25:00Z">
        <w:r w:rsidRPr="00CD2EF4">
          <w:rPr>
            <w:sz w:val="32"/>
            <w:szCs w:val="32"/>
            <w:rtl/>
            <w:rPrChange w:id="6496" w:author="nidal saleh" w:date="2025-06-14T11:50:00Z">
              <w:rPr>
                <w:rtl/>
              </w:rPr>
            </w:rPrChange>
          </w:rPr>
          <w:t xml:space="preserve">ثانية/إطار، مع استقرار النظام لمدة 8 ساعات. </w:t>
        </w:r>
      </w:ins>
    </w:p>
    <w:p w14:paraId="07272AAA" w14:textId="77777777" w:rsidR="00840A64" w:rsidRPr="00CD2EF4" w:rsidRDefault="00840A64">
      <w:pPr>
        <w:bidi/>
        <w:rPr>
          <w:ins w:id="6497" w:author="nidal saleh" w:date="2025-06-11T13:21:00Z"/>
          <w:rFonts w:hint="cs"/>
          <w:sz w:val="32"/>
          <w:szCs w:val="32"/>
          <w:lang w:bidi="ar-SY"/>
          <w:rPrChange w:id="6498" w:author="nidal saleh" w:date="2025-06-14T11:50:00Z">
            <w:rPr>
              <w:ins w:id="6499" w:author="nidal saleh" w:date="2025-06-11T13:21:00Z"/>
            </w:rPr>
          </w:rPrChange>
        </w:rPr>
        <w:pPrChange w:id="6500" w:author="nidal saleh" w:date="2025-06-11T13:21:00Z">
          <w:pPr>
            <w:pStyle w:val="Heading5"/>
            <w:bidi/>
          </w:pPr>
        </w:pPrChange>
      </w:pPr>
    </w:p>
    <w:tbl>
      <w:tblPr>
        <w:tblStyle w:val="TableGrid"/>
        <w:bidiVisual/>
        <w:tblW w:w="0" w:type="auto"/>
        <w:tblLook w:val="04A0" w:firstRow="1" w:lastRow="0" w:firstColumn="1" w:lastColumn="0" w:noHBand="0" w:noVBand="1"/>
      </w:tblPr>
      <w:tblGrid>
        <w:gridCol w:w="5228"/>
        <w:gridCol w:w="5228"/>
      </w:tblGrid>
      <w:tr w:rsidR="000F486F" w:rsidRPr="00CD2EF4" w14:paraId="646624D2" w14:textId="77777777" w:rsidTr="000F486F">
        <w:trPr>
          <w:trHeight w:val="400"/>
          <w:ins w:id="6501" w:author="nidal saleh" w:date="2025-06-11T12:40:00Z"/>
        </w:trPr>
        <w:tc>
          <w:tcPr>
            <w:tcW w:w="5228" w:type="dxa"/>
          </w:tcPr>
          <w:p w14:paraId="241357E1" w14:textId="39AEFA2E" w:rsidR="000F486F" w:rsidRPr="00CD2EF4" w:rsidRDefault="000F486F" w:rsidP="000F486F">
            <w:pPr>
              <w:pStyle w:val="NormalWeb"/>
              <w:bidi/>
              <w:rPr>
                <w:ins w:id="6502" w:author="nidal saleh" w:date="2025-06-11T12:40:00Z"/>
                <w:sz w:val="32"/>
                <w:szCs w:val="32"/>
                <w:rtl/>
                <w:rPrChange w:id="6503" w:author="nidal saleh" w:date="2025-06-14T11:50:00Z">
                  <w:rPr>
                    <w:ins w:id="6504" w:author="nidal saleh" w:date="2025-06-11T12:40:00Z"/>
                    <w:rtl/>
                  </w:rPr>
                </w:rPrChange>
              </w:rPr>
            </w:pPr>
            <w:ins w:id="6505" w:author="nidal saleh" w:date="2025-06-11T12:40:00Z">
              <w:r w:rsidRPr="00CD2EF4">
                <w:rPr>
                  <w:rFonts w:hint="eastAsia"/>
                  <w:sz w:val="32"/>
                  <w:szCs w:val="32"/>
                  <w:rtl/>
                  <w:rPrChange w:id="6506" w:author="nidal saleh" w:date="2025-06-14T11:50:00Z">
                    <w:rPr>
                      <w:rFonts w:hint="eastAsia"/>
                      <w:rtl/>
                    </w:rPr>
                  </w:rPrChange>
                </w:rPr>
                <w:t>عدد</w:t>
              </w:r>
              <w:r w:rsidRPr="00CD2EF4">
                <w:rPr>
                  <w:sz w:val="32"/>
                  <w:szCs w:val="32"/>
                  <w:rtl/>
                  <w:rPrChange w:id="6507" w:author="nidal saleh" w:date="2025-06-14T11:50:00Z">
                    <w:rPr>
                      <w:rtl/>
                    </w:rPr>
                  </w:rPrChange>
                </w:rPr>
                <w:t xml:space="preserve"> </w:t>
              </w:r>
              <w:proofErr w:type="spellStart"/>
              <w:r w:rsidRPr="00CD2EF4">
                <w:rPr>
                  <w:rFonts w:hint="eastAsia"/>
                  <w:sz w:val="32"/>
                  <w:szCs w:val="32"/>
                  <w:rtl/>
                  <w:rPrChange w:id="6508" w:author="nidal saleh" w:date="2025-06-14T11:50:00Z">
                    <w:rPr>
                      <w:rFonts w:hint="eastAsia"/>
                      <w:rtl/>
                    </w:rPr>
                  </w:rPrChange>
                </w:rPr>
                <w:t>الاسخاص</w:t>
              </w:r>
              <w:proofErr w:type="spellEnd"/>
            </w:ins>
          </w:p>
        </w:tc>
        <w:tc>
          <w:tcPr>
            <w:tcW w:w="5228" w:type="dxa"/>
          </w:tcPr>
          <w:p w14:paraId="151F149A" w14:textId="2682E584" w:rsidR="000F486F" w:rsidRPr="00CD2EF4" w:rsidRDefault="000F486F" w:rsidP="000F486F">
            <w:pPr>
              <w:pStyle w:val="NormalWeb"/>
              <w:bidi/>
              <w:rPr>
                <w:ins w:id="6509" w:author="nidal saleh" w:date="2025-06-11T12:40:00Z"/>
                <w:sz w:val="32"/>
                <w:szCs w:val="32"/>
                <w:rtl/>
                <w:rPrChange w:id="6510" w:author="nidal saleh" w:date="2025-06-14T11:50:00Z">
                  <w:rPr>
                    <w:ins w:id="6511" w:author="nidal saleh" w:date="2025-06-11T12:40:00Z"/>
                    <w:rtl/>
                  </w:rPr>
                </w:rPrChange>
              </w:rPr>
            </w:pPr>
            <w:ins w:id="6512" w:author="nidal saleh" w:date="2025-06-11T12:42:00Z">
              <w:r w:rsidRPr="00CD2EF4">
                <w:rPr>
                  <w:sz w:val="32"/>
                  <w:szCs w:val="32"/>
                  <w:rtl/>
                  <w:rPrChange w:id="6513" w:author="nidal saleh" w:date="2025-06-14T11:50:00Z">
                    <w:rPr>
                      <w:rtl/>
                    </w:rPr>
                  </w:rPrChange>
                </w:rPr>
                <w:t>32</w:t>
              </w:r>
            </w:ins>
          </w:p>
        </w:tc>
      </w:tr>
      <w:tr w:rsidR="000F486F" w:rsidRPr="00CD2EF4" w14:paraId="5D2A0972" w14:textId="77777777" w:rsidTr="000F486F">
        <w:trPr>
          <w:ins w:id="6514" w:author="nidal saleh" w:date="2025-06-11T12:40:00Z"/>
        </w:trPr>
        <w:tc>
          <w:tcPr>
            <w:tcW w:w="5228" w:type="dxa"/>
          </w:tcPr>
          <w:p w14:paraId="3D9F7411" w14:textId="676B2F01" w:rsidR="000F486F" w:rsidRPr="00CD2EF4" w:rsidRDefault="000F486F" w:rsidP="000F486F">
            <w:pPr>
              <w:pStyle w:val="NormalWeb"/>
              <w:bidi/>
              <w:rPr>
                <w:ins w:id="6515" w:author="nidal saleh" w:date="2025-06-11T12:40:00Z"/>
                <w:sz w:val="32"/>
                <w:szCs w:val="32"/>
                <w:rtl/>
                <w:rPrChange w:id="6516" w:author="nidal saleh" w:date="2025-06-14T11:50:00Z">
                  <w:rPr>
                    <w:ins w:id="6517" w:author="nidal saleh" w:date="2025-06-11T12:40:00Z"/>
                    <w:rtl/>
                  </w:rPr>
                </w:rPrChange>
              </w:rPr>
            </w:pPr>
            <w:ins w:id="6518" w:author="nidal saleh" w:date="2025-06-11T12:40:00Z">
              <w:r w:rsidRPr="00CD2EF4">
                <w:rPr>
                  <w:rFonts w:hint="eastAsia"/>
                  <w:sz w:val="32"/>
                  <w:szCs w:val="32"/>
                  <w:rtl/>
                  <w:rPrChange w:id="6519" w:author="nidal saleh" w:date="2025-06-14T11:50:00Z">
                    <w:rPr>
                      <w:rFonts w:hint="eastAsia"/>
                      <w:rtl/>
                    </w:rPr>
                  </w:rPrChange>
                </w:rPr>
                <w:t>متوسط</w:t>
              </w:r>
              <w:r w:rsidRPr="00CD2EF4">
                <w:rPr>
                  <w:sz w:val="32"/>
                  <w:szCs w:val="32"/>
                  <w:rtl/>
                  <w:rPrChange w:id="6520" w:author="nidal saleh" w:date="2025-06-14T11:50:00Z">
                    <w:rPr>
                      <w:rtl/>
                    </w:rPr>
                  </w:rPrChange>
                </w:rPr>
                <w:t xml:space="preserve"> مدة التجربة </w:t>
              </w:r>
            </w:ins>
          </w:p>
        </w:tc>
        <w:tc>
          <w:tcPr>
            <w:tcW w:w="5228" w:type="dxa"/>
          </w:tcPr>
          <w:p w14:paraId="2934799B" w14:textId="7AF86EC7" w:rsidR="000F486F" w:rsidRPr="00CD2EF4" w:rsidRDefault="00674E66" w:rsidP="000F486F">
            <w:pPr>
              <w:pStyle w:val="NormalWeb"/>
              <w:bidi/>
              <w:rPr>
                <w:ins w:id="6521" w:author="nidal saleh" w:date="2025-06-11T12:40:00Z"/>
                <w:sz w:val="32"/>
                <w:szCs w:val="32"/>
                <w:rtl/>
                <w:rPrChange w:id="6522" w:author="nidal saleh" w:date="2025-06-14T11:50:00Z">
                  <w:rPr>
                    <w:ins w:id="6523" w:author="nidal saleh" w:date="2025-06-11T12:40:00Z"/>
                    <w:rtl/>
                  </w:rPr>
                </w:rPrChange>
              </w:rPr>
            </w:pPr>
            <w:ins w:id="6524" w:author="nidal saleh" w:date="2025-06-13T21:49:00Z">
              <w:r w:rsidRPr="00CD2EF4">
                <w:rPr>
                  <w:sz w:val="32"/>
                  <w:szCs w:val="32"/>
                  <w:rPrChange w:id="6525" w:author="nidal saleh" w:date="2025-06-14T11:50:00Z">
                    <w:rPr/>
                  </w:rPrChange>
                </w:rPr>
                <w:t>25</w:t>
              </w:r>
            </w:ins>
            <w:ins w:id="6526" w:author="nidal saleh" w:date="2025-06-11T12:41:00Z">
              <w:r w:rsidR="000F486F" w:rsidRPr="00CD2EF4">
                <w:rPr>
                  <w:sz w:val="32"/>
                  <w:szCs w:val="32"/>
                  <w:rtl/>
                  <w:rPrChange w:id="6527" w:author="nidal saleh" w:date="2025-06-14T11:50:00Z">
                    <w:rPr>
                      <w:rtl/>
                    </w:rPr>
                  </w:rPrChange>
                </w:rPr>
                <w:t xml:space="preserve"> دقيقة </w:t>
              </w:r>
            </w:ins>
          </w:p>
        </w:tc>
      </w:tr>
      <w:tr w:rsidR="000F486F" w:rsidRPr="00CD2EF4" w14:paraId="426075F1" w14:textId="77777777" w:rsidTr="000F486F">
        <w:trPr>
          <w:ins w:id="6528" w:author="nidal saleh" w:date="2025-06-11T12:41:00Z"/>
        </w:trPr>
        <w:tc>
          <w:tcPr>
            <w:tcW w:w="5228" w:type="dxa"/>
          </w:tcPr>
          <w:p w14:paraId="0EC47B2D" w14:textId="492B750C" w:rsidR="000F486F" w:rsidRPr="00CD2EF4" w:rsidRDefault="000F486F" w:rsidP="000F486F">
            <w:pPr>
              <w:pStyle w:val="NormalWeb"/>
              <w:bidi/>
              <w:rPr>
                <w:ins w:id="6529" w:author="nidal saleh" w:date="2025-06-11T12:41:00Z"/>
                <w:sz w:val="32"/>
                <w:szCs w:val="32"/>
                <w:rtl/>
                <w:rPrChange w:id="6530" w:author="nidal saleh" w:date="2025-06-14T11:50:00Z">
                  <w:rPr>
                    <w:ins w:id="6531" w:author="nidal saleh" w:date="2025-06-11T12:41:00Z"/>
                    <w:rtl/>
                  </w:rPr>
                </w:rPrChange>
              </w:rPr>
            </w:pPr>
            <w:ins w:id="6532" w:author="nidal saleh" w:date="2025-06-11T12:41:00Z">
              <w:r w:rsidRPr="00CD2EF4">
                <w:rPr>
                  <w:rFonts w:hint="eastAsia"/>
                  <w:sz w:val="32"/>
                  <w:szCs w:val="32"/>
                  <w:rtl/>
                  <w:rPrChange w:id="6533" w:author="nidal saleh" w:date="2025-06-14T11:50:00Z">
                    <w:rPr>
                      <w:rFonts w:hint="eastAsia"/>
                      <w:rtl/>
                    </w:rPr>
                  </w:rPrChange>
                </w:rPr>
                <w:t>توزع</w:t>
              </w:r>
              <w:r w:rsidRPr="00CD2EF4">
                <w:rPr>
                  <w:sz w:val="32"/>
                  <w:szCs w:val="32"/>
                  <w:rtl/>
                  <w:rPrChange w:id="6534" w:author="nidal saleh" w:date="2025-06-14T11:50:00Z">
                    <w:rPr>
                      <w:rtl/>
                    </w:rPr>
                  </w:rPrChange>
                </w:rPr>
                <w:t xml:space="preserve"> العينة </w:t>
              </w:r>
            </w:ins>
          </w:p>
        </w:tc>
        <w:tc>
          <w:tcPr>
            <w:tcW w:w="5228" w:type="dxa"/>
          </w:tcPr>
          <w:p w14:paraId="22B6301C" w14:textId="77777777" w:rsidR="000F486F" w:rsidRPr="00CD2EF4" w:rsidRDefault="000F486F" w:rsidP="000F486F">
            <w:pPr>
              <w:pStyle w:val="NormalWeb"/>
              <w:bidi/>
              <w:rPr>
                <w:ins w:id="6535" w:author="nidal saleh" w:date="2025-06-11T12:41:00Z"/>
                <w:sz w:val="32"/>
                <w:szCs w:val="32"/>
                <w:rtl/>
                <w:lang w:bidi="ar-SY"/>
                <w:rPrChange w:id="6536" w:author="nidal saleh" w:date="2025-06-14T11:50:00Z">
                  <w:rPr>
                    <w:ins w:id="6537" w:author="nidal saleh" w:date="2025-06-11T12:41:00Z"/>
                    <w:rtl/>
                    <w:lang w:bidi="ar-SY"/>
                  </w:rPr>
                </w:rPrChange>
              </w:rPr>
            </w:pPr>
          </w:p>
        </w:tc>
      </w:tr>
      <w:tr w:rsidR="000F486F" w:rsidRPr="00CD2EF4" w14:paraId="18086CF4" w14:textId="77777777" w:rsidTr="000F486F">
        <w:trPr>
          <w:ins w:id="6538" w:author="nidal saleh" w:date="2025-06-11T12:41:00Z"/>
        </w:trPr>
        <w:tc>
          <w:tcPr>
            <w:tcW w:w="5228" w:type="dxa"/>
          </w:tcPr>
          <w:p w14:paraId="4F67B602" w14:textId="35FA902E" w:rsidR="000F486F" w:rsidRPr="00CD2EF4" w:rsidRDefault="000F486F" w:rsidP="000F486F">
            <w:pPr>
              <w:pStyle w:val="NormalWeb"/>
              <w:bidi/>
              <w:rPr>
                <w:ins w:id="6539" w:author="nidal saleh" w:date="2025-06-11T12:41:00Z"/>
                <w:sz w:val="32"/>
                <w:szCs w:val="32"/>
                <w:rtl/>
                <w:rPrChange w:id="6540" w:author="nidal saleh" w:date="2025-06-14T11:50:00Z">
                  <w:rPr>
                    <w:ins w:id="6541" w:author="nidal saleh" w:date="2025-06-11T12:41:00Z"/>
                    <w:rtl/>
                  </w:rPr>
                </w:rPrChange>
              </w:rPr>
            </w:pPr>
            <w:ins w:id="6542" w:author="nidal saleh" w:date="2025-06-11T12:41:00Z">
              <w:r w:rsidRPr="00CD2EF4">
                <w:rPr>
                  <w:sz w:val="32"/>
                  <w:szCs w:val="32"/>
                  <w:rtl/>
                  <w:rPrChange w:id="6543" w:author="nidal saleh" w:date="2025-06-14T11:50:00Z">
                    <w:rPr>
                      <w:rtl/>
                    </w:rPr>
                  </w:rPrChange>
                </w:rPr>
                <w:t xml:space="preserve">1/5 </w:t>
              </w:r>
            </w:ins>
          </w:p>
        </w:tc>
        <w:tc>
          <w:tcPr>
            <w:tcW w:w="5228" w:type="dxa"/>
          </w:tcPr>
          <w:p w14:paraId="58BE4FCE" w14:textId="1D514B1B" w:rsidR="000F486F" w:rsidRPr="00CD2EF4" w:rsidRDefault="00F1448E" w:rsidP="000F486F">
            <w:pPr>
              <w:pStyle w:val="NormalWeb"/>
              <w:bidi/>
              <w:rPr>
                <w:ins w:id="6544" w:author="nidal saleh" w:date="2025-06-11T12:41:00Z"/>
                <w:sz w:val="32"/>
                <w:szCs w:val="32"/>
                <w:rtl/>
                <w:rPrChange w:id="6545" w:author="nidal saleh" w:date="2025-06-14T11:50:00Z">
                  <w:rPr>
                    <w:ins w:id="6546" w:author="nidal saleh" w:date="2025-06-11T12:41:00Z"/>
                    <w:rtl/>
                  </w:rPr>
                </w:rPrChange>
              </w:rPr>
            </w:pPr>
            <w:ins w:id="6547" w:author="nidal saleh" w:date="2025-06-26T15:30:00Z">
              <w:r>
                <w:rPr>
                  <w:rFonts w:hint="cs"/>
                  <w:sz w:val="32"/>
                  <w:szCs w:val="32"/>
                  <w:rtl/>
                </w:rPr>
                <w:t>3</w:t>
              </w:r>
            </w:ins>
          </w:p>
        </w:tc>
      </w:tr>
      <w:tr w:rsidR="000F486F" w:rsidRPr="00CD2EF4" w14:paraId="2899F68F" w14:textId="77777777" w:rsidTr="000F486F">
        <w:trPr>
          <w:ins w:id="6548" w:author="nidal saleh" w:date="2025-06-11T12:41:00Z"/>
        </w:trPr>
        <w:tc>
          <w:tcPr>
            <w:tcW w:w="5228" w:type="dxa"/>
          </w:tcPr>
          <w:p w14:paraId="4F96D988" w14:textId="4DE9AF4D" w:rsidR="000F486F" w:rsidRPr="00CD2EF4" w:rsidRDefault="000F486F" w:rsidP="000F486F">
            <w:pPr>
              <w:pStyle w:val="NormalWeb"/>
              <w:bidi/>
              <w:rPr>
                <w:ins w:id="6549" w:author="nidal saleh" w:date="2025-06-11T12:41:00Z"/>
                <w:sz w:val="32"/>
                <w:szCs w:val="32"/>
                <w:rtl/>
                <w:rPrChange w:id="6550" w:author="nidal saleh" w:date="2025-06-14T11:50:00Z">
                  <w:rPr>
                    <w:ins w:id="6551" w:author="nidal saleh" w:date="2025-06-11T12:41:00Z"/>
                    <w:rtl/>
                  </w:rPr>
                </w:rPrChange>
              </w:rPr>
            </w:pPr>
            <w:ins w:id="6552" w:author="nidal saleh" w:date="2025-06-11T12:41:00Z">
              <w:r w:rsidRPr="00CD2EF4">
                <w:rPr>
                  <w:sz w:val="32"/>
                  <w:szCs w:val="32"/>
                  <w:rtl/>
                  <w:rPrChange w:id="6553" w:author="nidal saleh" w:date="2025-06-14T11:50:00Z">
                    <w:rPr>
                      <w:rtl/>
                    </w:rPr>
                  </w:rPrChange>
                </w:rPr>
                <w:t>2/5</w:t>
              </w:r>
            </w:ins>
          </w:p>
        </w:tc>
        <w:tc>
          <w:tcPr>
            <w:tcW w:w="5228" w:type="dxa"/>
          </w:tcPr>
          <w:p w14:paraId="6924172D" w14:textId="592E41D2" w:rsidR="000F486F" w:rsidRPr="00CD2EF4" w:rsidRDefault="00F1448E" w:rsidP="000F486F">
            <w:pPr>
              <w:pStyle w:val="NormalWeb"/>
              <w:bidi/>
              <w:rPr>
                <w:ins w:id="6554" w:author="nidal saleh" w:date="2025-06-11T12:41:00Z"/>
                <w:sz w:val="32"/>
                <w:szCs w:val="32"/>
                <w:rtl/>
                <w:rPrChange w:id="6555" w:author="nidal saleh" w:date="2025-06-14T11:50:00Z">
                  <w:rPr>
                    <w:ins w:id="6556" w:author="nidal saleh" w:date="2025-06-11T12:41:00Z"/>
                    <w:rtl/>
                  </w:rPr>
                </w:rPrChange>
              </w:rPr>
            </w:pPr>
            <w:ins w:id="6557" w:author="nidal saleh" w:date="2025-06-26T15:30:00Z">
              <w:r>
                <w:rPr>
                  <w:rFonts w:hint="cs"/>
                  <w:sz w:val="32"/>
                  <w:szCs w:val="32"/>
                  <w:rtl/>
                </w:rPr>
                <w:t>4</w:t>
              </w:r>
            </w:ins>
          </w:p>
        </w:tc>
      </w:tr>
      <w:tr w:rsidR="000F486F" w:rsidRPr="00CD2EF4" w14:paraId="7D5FBCB0" w14:textId="77777777" w:rsidTr="000F486F">
        <w:trPr>
          <w:ins w:id="6558" w:author="nidal saleh" w:date="2025-06-11T12:41:00Z"/>
        </w:trPr>
        <w:tc>
          <w:tcPr>
            <w:tcW w:w="5228" w:type="dxa"/>
          </w:tcPr>
          <w:p w14:paraId="23D09B28" w14:textId="42E739E8" w:rsidR="000F486F" w:rsidRPr="00CD2EF4" w:rsidRDefault="000F486F" w:rsidP="000F486F">
            <w:pPr>
              <w:pStyle w:val="NormalWeb"/>
              <w:bidi/>
              <w:rPr>
                <w:ins w:id="6559" w:author="nidal saleh" w:date="2025-06-11T12:41:00Z"/>
                <w:sz w:val="32"/>
                <w:szCs w:val="32"/>
                <w:rtl/>
                <w:rPrChange w:id="6560" w:author="nidal saleh" w:date="2025-06-14T11:50:00Z">
                  <w:rPr>
                    <w:ins w:id="6561" w:author="nidal saleh" w:date="2025-06-11T12:41:00Z"/>
                    <w:rtl/>
                  </w:rPr>
                </w:rPrChange>
              </w:rPr>
            </w:pPr>
            <w:ins w:id="6562" w:author="nidal saleh" w:date="2025-06-11T12:41:00Z">
              <w:r w:rsidRPr="00CD2EF4">
                <w:rPr>
                  <w:sz w:val="32"/>
                  <w:szCs w:val="32"/>
                  <w:rtl/>
                  <w:rPrChange w:id="6563" w:author="nidal saleh" w:date="2025-06-14T11:50:00Z">
                    <w:rPr>
                      <w:rtl/>
                    </w:rPr>
                  </w:rPrChange>
                </w:rPr>
                <w:t>3/5</w:t>
              </w:r>
            </w:ins>
          </w:p>
        </w:tc>
        <w:tc>
          <w:tcPr>
            <w:tcW w:w="5228" w:type="dxa"/>
          </w:tcPr>
          <w:p w14:paraId="14DD0043" w14:textId="102E510E" w:rsidR="000F486F" w:rsidRPr="00CD2EF4" w:rsidRDefault="00F1448E" w:rsidP="000F486F">
            <w:pPr>
              <w:pStyle w:val="NormalWeb"/>
              <w:bidi/>
              <w:rPr>
                <w:ins w:id="6564" w:author="nidal saleh" w:date="2025-06-11T12:41:00Z"/>
                <w:sz w:val="32"/>
                <w:szCs w:val="32"/>
                <w:rtl/>
                <w:rPrChange w:id="6565" w:author="nidal saleh" w:date="2025-06-14T11:50:00Z">
                  <w:rPr>
                    <w:ins w:id="6566" w:author="nidal saleh" w:date="2025-06-11T12:41:00Z"/>
                    <w:rtl/>
                  </w:rPr>
                </w:rPrChange>
              </w:rPr>
            </w:pPr>
            <w:ins w:id="6567" w:author="nidal saleh" w:date="2025-06-26T15:30:00Z">
              <w:r>
                <w:rPr>
                  <w:rFonts w:hint="cs"/>
                  <w:sz w:val="32"/>
                  <w:szCs w:val="32"/>
                  <w:rtl/>
                </w:rPr>
                <w:t>6</w:t>
              </w:r>
            </w:ins>
          </w:p>
        </w:tc>
      </w:tr>
      <w:tr w:rsidR="000F486F" w:rsidRPr="00CD2EF4" w14:paraId="52ABE299" w14:textId="77777777" w:rsidTr="000F486F">
        <w:trPr>
          <w:ins w:id="6568" w:author="nidal saleh" w:date="2025-06-11T12:41:00Z"/>
        </w:trPr>
        <w:tc>
          <w:tcPr>
            <w:tcW w:w="5228" w:type="dxa"/>
          </w:tcPr>
          <w:p w14:paraId="24CF83FC" w14:textId="6EDDD224" w:rsidR="000F486F" w:rsidRPr="00CD2EF4" w:rsidRDefault="000F486F" w:rsidP="000F486F">
            <w:pPr>
              <w:pStyle w:val="NormalWeb"/>
              <w:bidi/>
              <w:rPr>
                <w:ins w:id="6569" w:author="nidal saleh" w:date="2025-06-11T12:41:00Z"/>
                <w:sz w:val="32"/>
                <w:szCs w:val="32"/>
                <w:rtl/>
                <w:rPrChange w:id="6570" w:author="nidal saleh" w:date="2025-06-14T11:50:00Z">
                  <w:rPr>
                    <w:ins w:id="6571" w:author="nidal saleh" w:date="2025-06-11T12:41:00Z"/>
                    <w:rtl/>
                  </w:rPr>
                </w:rPrChange>
              </w:rPr>
            </w:pPr>
            <w:ins w:id="6572" w:author="nidal saleh" w:date="2025-06-11T12:41:00Z">
              <w:r w:rsidRPr="00CD2EF4">
                <w:rPr>
                  <w:sz w:val="32"/>
                  <w:szCs w:val="32"/>
                  <w:rtl/>
                  <w:rPrChange w:id="6573" w:author="nidal saleh" w:date="2025-06-14T11:50:00Z">
                    <w:rPr>
                      <w:rtl/>
                    </w:rPr>
                  </w:rPrChange>
                </w:rPr>
                <w:t>4/5</w:t>
              </w:r>
            </w:ins>
          </w:p>
        </w:tc>
        <w:tc>
          <w:tcPr>
            <w:tcW w:w="5228" w:type="dxa"/>
          </w:tcPr>
          <w:p w14:paraId="4807148B" w14:textId="755F5155" w:rsidR="000F486F" w:rsidRPr="00CD2EF4" w:rsidRDefault="000F486F" w:rsidP="000F486F">
            <w:pPr>
              <w:pStyle w:val="NormalWeb"/>
              <w:bidi/>
              <w:rPr>
                <w:ins w:id="6574" w:author="nidal saleh" w:date="2025-06-11T12:41:00Z"/>
                <w:sz w:val="32"/>
                <w:szCs w:val="32"/>
                <w:rtl/>
                <w:rPrChange w:id="6575" w:author="nidal saleh" w:date="2025-06-14T11:50:00Z">
                  <w:rPr>
                    <w:ins w:id="6576" w:author="nidal saleh" w:date="2025-06-11T12:41:00Z"/>
                    <w:rtl/>
                  </w:rPr>
                </w:rPrChange>
              </w:rPr>
            </w:pPr>
            <w:ins w:id="6577" w:author="nidal saleh" w:date="2025-06-11T12:41:00Z">
              <w:r w:rsidRPr="00CD2EF4">
                <w:rPr>
                  <w:sz w:val="32"/>
                  <w:szCs w:val="32"/>
                  <w:rtl/>
                  <w:rPrChange w:id="6578" w:author="nidal saleh" w:date="2025-06-14T11:50:00Z">
                    <w:rPr>
                      <w:rtl/>
                    </w:rPr>
                  </w:rPrChange>
                </w:rPr>
                <w:t>11</w:t>
              </w:r>
            </w:ins>
          </w:p>
        </w:tc>
      </w:tr>
      <w:tr w:rsidR="000F486F" w:rsidRPr="00CD2EF4" w14:paraId="4D07F2AE" w14:textId="77777777" w:rsidTr="000F486F">
        <w:trPr>
          <w:ins w:id="6579" w:author="nidal saleh" w:date="2025-06-11T12:41:00Z"/>
        </w:trPr>
        <w:tc>
          <w:tcPr>
            <w:tcW w:w="5228" w:type="dxa"/>
          </w:tcPr>
          <w:p w14:paraId="1F911AE6" w14:textId="46D3DBAA" w:rsidR="000F486F" w:rsidRPr="00CD2EF4" w:rsidRDefault="000F486F" w:rsidP="000F486F">
            <w:pPr>
              <w:pStyle w:val="NormalWeb"/>
              <w:bidi/>
              <w:rPr>
                <w:ins w:id="6580" w:author="nidal saleh" w:date="2025-06-11T12:41:00Z"/>
                <w:sz w:val="32"/>
                <w:szCs w:val="32"/>
                <w:rtl/>
                <w:rPrChange w:id="6581" w:author="nidal saleh" w:date="2025-06-14T11:50:00Z">
                  <w:rPr>
                    <w:ins w:id="6582" w:author="nidal saleh" w:date="2025-06-11T12:41:00Z"/>
                    <w:rtl/>
                  </w:rPr>
                </w:rPrChange>
              </w:rPr>
            </w:pPr>
            <w:ins w:id="6583" w:author="nidal saleh" w:date="2025-06-11T12:41:00Z">
              <w:r w:rsidRPr="00CD2EF4">
                <w:rPr>
                  <w:sz w:val="32"/>
                  <w:szCs w:val="32"/>
                  <w:rtl/>
                  <w:rPrChange w:id="6584" w:author="nidal saleh" w:date="2025-06-14T11:50:00Z">
                    <w:rPr>
                      <w:rtl/>
                    </w:rPr>
                  </w:rPrChange>
                </w:rPr>
                <w:t>5/5</w:t>
              </w:r>
            </w:ins>
          </w:p>
        </w:tc>
        <w:tc>
          <w:tcPr>
            <w:tcW w:w="5228" w:type="dxa"/>
          </w:tcPr>
          <w:p w14:paraId="1CC1AC9E" w14:textId="120CD4CF" w:rsidR="000F486F" w:rsidRPr="00CD2EF4" w:rsidRDefault="00F1448E" w:rsidP="000F486F">
            <w:pPr>
              <w:pStyle w:val="NormalWeb"/>
              <w:bidi/>
              <w:rPr>
                <w:ins w:id="6585" w:author="nidal saleh" w:date="2025-06-11T12:41:00Z"/>
                <w:sz w:val="32"/>
                <w:szCs w:val="32"/>
                <w:rtl/>
                <w:rPrChange w:id="6586" w:author="nidal saleh" w:date="2025-06-14T11:50:00Z">
                  <w:rPr>
                    <w:ins w:id="6587" w:author="nidal saleh" w:date="2025-06-11T12:41:00Z"/>
                    <w:rtl/>
                  </w:rPr>
                </w:rPrChange>
              </w:rPr>
            </w:pPr>
            <w:ins w:id="6588" w:author="nidal saleh" w:date="2025-06-26T15:30:00Z">
              <w:r>
                <w:rPr>
                  <w:rFonts w:hint="cs"/>
                  <w:sz w:val="32"/>
                  <w:szCs w:val="32"/>
                  <w:rtl/>
                </w:rPr>
                <w:t>8</w:t>
              </w:r>
            </w:ins>
          </w:p>
        </w:tc>
      </w:tr>
    </w:tbl>
    <w:p w14:paraId="73C88270" w14:textId="23905588" w:rsidR="00DD6D90" w:rsidRDefault="00DD6D90">
      <w:pPr>
        <w:pStyle w:val="NormalWeb"/>
        <w:bidi/>
        <w:jc w:val="center"/>
        <w:rPr>
          <w:rtl/>
          <w:lang w:bidi="ar-SY"/>
        </w:rPr>
        <w:pPrChange w:id="6589" w:author="nidal saleh" w:date="2025-06-14T12:22:00Z">
          <w:pPr>
            <w:pStyle w:val="NormalWeb"/>
            <w:bidi/>
          </w:pPr>
        </w:pPrChange>
      </w:pPr>
      <w:ins w:id="6590" w:author="nidal saleh" w:date="2025-06-14T12:22:00Z">
        <w:r>
          <w:rPr>
            <w:rFonts w:hint="cs"/>
            <w:rtl/>
            <w:lang w:bidi="ar-SY"/>
          </w:rPr>
          <w:t>جدول 6.1</w:t>
        </w:r>
      </w:ins>
      <w:ins w:id="6591" w:author="nidal saleh" w:date="2025-06-26T17:06:00Z">
        <w:r w:rsidR="00D9593F">
          <w:rPr>
            <w:rFonts w:hint="cs"/>
            <w:rtl/>
            <w:lang w:bidi="ar-SY"/>
          </w:rPr>
          <w:t xml:space="preserve">: تقييم </w:t>
        </w:r>
      </w:ins>
      <w:ins w:id="6592" w:author="nidal saleh" w:date="2025-06-26T17:07:00Z">
        <w:r w:rsidR="00D9593F">
          <w:rPr>
            <w:rFonts w:hint="cs"/>
            <w:rtl/>
            <w:lang w:bidi="ar-SY"/>
          </w:rPr>
          <w:t xml:space="preserve">النظام </w:t>
        </w:r>
      </w:ins>
    </w:p>
    <w:p w14:paraId="2E70D3E1" w14:textId="37617555" w:rsidR="00056DB2" w:rsidRPr="00BA1C4E" w:rsidRDefault="00056DB2" w:rsidP="00056DB2">
      <w:pPr>
        <w:pStyle w:val="Heading4"/>
        <w:bidi/>
        <w:rPr>
          <w:ins w:id="6593" w:author="nidal saleh" w:date="2025-06-11T13:37:00Z"/>
          <w:sz w:val="32"/>
          <w:szCs w:val="32"/>
          <w:rtl/>
          <w:rPrChange w:id="6594" w:author="nidal saleh" w:date="2025-06-14T12:10:00Z">
            <w:rPr>
              <w:ins w:id="6595" w:author="nidal saleh" w:date="2025-06-11T13:37:00Z"/>
              <w:rtl/>
            </w:rPr>
          </w:rPrChange>
        </w:rPr>
      </w:pPr>
      <w:ins w:id="6596" w:author="nidal saleh" w:date="2025-06-11T13:36:00Z">
        <w:r w:rsidRPr="00BA1C4E">
          <w:rPr>
            <w:sz w:val="32"/>
            <w:szCs w:val="32"/>
            <w:rPrChange w:id="6597" w:author="nidal saleh" w:date="2025-06-14T12:10:00Z">
              <w:rPr/>
            </w:rPrChange>
          </w:rPr>
          <w:lastRenderedPageBreak/>
          <w:t xml:space="preserve">  6.3 </w:t>
        </w:r>
      </w:ins>
      <w:ins w:id="6598" w:author="nidal saleh" w:date="2025-06-11T13:37:00Z">
        <w:r w:rsidRPr="00BA1C4E">
          <w:rPr>
            <w:rFonts w:hint="eastAsia"/>
            <w:sz w:val="32"/>
            <w:szCs w:val="32"/>
            <w:rtl/>
            <w:rPrChange w:id="6599" w:author="nidal saleh" w:date="2025-06-14T12:10:00Z">
              <w:rPr>
                <w:rFonts w:hint="eastAsia"/>
                <w:rtl/>
              </w:rPr>
            </w:rPrChange>
          </w:rPr>
          <w:t>المقارنة</w:t>
        </w:r>
        <w:r w:rsidRPr="00BA1C4E">
          <w:rPr>
            <w:sz w:val="32"/>
            <w:szCs w:val="32"/>
            <w:rtl/>
            <w:rPrChange w:id="6600" w:author="nidal saleh" w:date="2025-06-14T12:10:00Z">
              <w:rPr>
                <w:rtl/>
              </w:rPr>
            </w:rPrChange>
          </w:rPr>
          <w:t xml:space="preserve"> </w:t>
        </w:r>
        <w:r w:rsidRPr="00BA1C4E">
          <w:rPr>
            <w:rFonts w:hint="eastAsia"/>
            <w:sz w:val="32"/>
            <w:szCs w:val="32"/>
            <w:rtl/>
            <w:rPrChange w:id="6601" w:author="nidal saleh" w:date="2025-06-14T12:10:00Z">
              <w:rPr>
                <w:rFonts w:hint="eastAsia"/>
                <w:rtl/>
              </w:rPr>
            </w:rPrChange>
          </w:rPr>
          <w:t>مع</w:t>
        </w:r>
        <w:r w:rsidRPr="00BA1C4E">
          <w:rPr>
            <w:sz w:val="32"/>
            <w:szCs w:val="32"/>
            <w:rtl/>
            <w:rPrChange w:id="6602" w:author="nidal saleh" w:date="2025-06-14T12:10:00Z">
              <w:rPr>
                <w:rtl/>
              </w:rPr>
            </w:rPrChange>
          </w:rPr>
          <w:t xml:space="preserve"> </w:t>
        </w:r>
        <w:r w:rsidRPr="00BA1C4E">
          <w:rPr>
            <w:rFonts w:hint="eastAsia"/>
            <w:sz w:val="32"/>
            <w:szCs w:val="32"/>
            <w:rtl/>
            <w:rPrChange w:id="6603" w:author="nidal saleh" w:date="2025-06-14T12:10:00Z">
              <w:rPr>
                <w:rFonts w:hint="eastAsia"/>
                <w:rtl/>
              </w:rPr>
            </w:rPrChange>
          </w:rPr>
          <w:t>أنظمة</w:t>
        </w:r>
        <w:r w:rsidRPr="00BA1C4E">
          <w:rPr>
            <w:sz w:val="32"/>
            <w:szCs w:val="32"/>
            <w:rtl/>
            <w:rPrChange w:id="6604" w:author="nidal saleh" w:date="2025-06-14T12:10:00Z">
              <w:rPr>
                <w:rtl/>
              </w:rPr>
            </w:rPrChange>
          </w:rPr>
          <w:t xml:space="preserve"> </w:t>
        </w:r>
        <w:r w:rsidRPr="00BA1C4E">
          <w:rPr>
            <w:rFonts w:hint="eastAsia"/>
            <w:sz w:val="32"/>
            <w:szCs w:val="32"/>
            <w:rtl/>
            <w:rPrChange w:id="6605" w:author="nidal saleh" w:date="2025-06-14T12:10:00Z">
              <w:rPr>
                <w:rFonts w:hint="eastAsia"/>
                <w:rtl/>
              </w:rPr>
            </w:rPrChange>
          </w:rPr>
          <w:t>مشابهة</w:t>
        </w:r>
      </w:ins>
    </w:p>
    <w:tbl>
      <w:tblPr>
        <w:tblStyle w:val="TableGrid"/>
        <w:bidiVisual/>
        <w:tblW w:w="0" w:type="auto"/>
        <w:tblLook w:val="04A0" w:firstRow="1" w:lastRow="0" w:firstColumn="1" w:lastColumn="0" w:noHBand="0" w:noVBand="1"/>
      </w:tblPr>
      <w:tblGrid>
        <w:gridCol w:w="1742"/>
        <w:gridCol w:w="1742"/>
        <w:gridCol w:w="1743"/>
        <w:gridCol w:w="1743"/>
        <w:gridCol w:w="1743"/>
        <w:gridCol w:w="1743"/>
      </w:tblGrid>
      <w:tr w:rsidR="00056DB2" w14:paraId="79A73D98" w14:textId="77777777" w:rsidTr="00CC52C2">
        <w:trPr>
          <w:ins w:id="6606" w:author="nidal saleh" w:date="2025-06-11T13:37:00Z"/>
        </w:trPr>
        <w:tc>
          <w:tcPr>
            <w:tcW w:w="1742" w:type="dxa"/>
            <w:vAlign w:val="center"/>
          </w:tcPr>
          <w:p w14:paraId="09E0B43E" w14:textId="768CCFB4" w:rsidR="00056DB2" w:rsidRPr="00CD2EF4" w:rsidRDefault="00056DB2" w:rsidP="00056DB2">
            <w:pPr>
              <w:bidi/>
              <w:rPr>
                <w:ins w:id="6607" w:author="nidal saleh" w:date="2025-06-11T13:37:00Z"/>
                <w:sz w:val="32"/>
                <w:szCs w:val="32"/>
                <w:rtl/>
                <w:rPrChange w:id="6608" w:author="nidal saleh" w:date="2025-06-14T11:50:00Z">
                  <w:rPr>
                    <w:ins w:id="6609" w:author="nidal saleh" w:date="2025-06-11T13:37:00Z"/>
                    <w:rtl/>
                  </w:rPr>
                </w:rPrChange>
              </w:rPr>
            </w:pPr>
            <w:ins w:id="6610" w:author="nidal saleh" w:date="2025-06-11T13:38:00Z">
              <w:r w:rsidRPr="00CD2EF4">
                <w:rPr>
                  <w:b/>
                  <w:bCs/>
                  <w:sz w:val="32"/>
                  <w:szCs w:val="32"/>
                  <w:rtl/>
                  <w:rPrChange w:id="6611" w:author="nidal saleh" w:date="2025-06-14T11:50:00Z">
                    <w:rPr>
                      <w:b/>
                      <w:bCs/>
                      <w:rtl/>
                    </w:rPr>
                  </w:rPrChange>
                </w:rPr>
                <w:t>النظام</w:t>
              </w:r>
            </w:ins>
          </w:p>
        </w:tc>
        <w:tc>
          <w:tcPr>
            <w:tcW w:w="1742" w:type="dxa"/>
            <w:vAlign w:val="center"/>
          </w:tcPr>
          <w:p w14:paraId="0C6F60BB" w14:textId="13092CE5" w:rsidR="00056DB2" w:rsidRPr="00CD2EF4" w:rsidRDefault="00056DB2" w:rsidP="00056DB2">
            <w:pPr>
              <w:bidi/>
              <w:rPr>
                <w:ins w:id="6612" w:author="nidal saleh" w:date="2025-06-11T13:37:00Z"/>
                <w:sz w:val="32"/>
                <w:szCs w:val="32"/>
                <w:rtl/>
                <w:rPrChange w:id="6613" w:author="nidal saleh" w:date="2025-06-14T11:50:00Z">
                  <w:rPr>
                    <w:ins w:id="6614" w:author="nidal saleh" w:date="2025-06-11T13:37:00Z"/>
                    <w:rtl/>
                  </w:rPr>
                </w:rPrChange>
              </w:rPr>
            </w:pPr>
            <w:ins w:id="6615" w:author="nidal saleh" w:date="2025-06-11T13:38:00Z">
              <w:r w:rsidRPr="00CD2EF4">
                <w:rPr>
                  <w:b/>
                  <w:bCs/>
                  <w:sz w:val="32"/>
                  <w:szCs w:val="32"/>
                  <w:rtl/>
                  <w:rPrChange w:id="6616" w:author="nidal saleh" w:date="2025-06-14T11:50:00Z">
                    <w:rPr>
                      <w:b/>
                      <w:bCs/>
                      <w:rtl/>
                    </w:rPr>
                  </w:rPrChange>
                </w:rPr>
                <w:t>الكشف عن أنواع متعددة</w:t>
              </w:r>
            </w:ins>
          </w:p>
        </w:tc>
        <w:tc>
          <w:tcPr>
            <w:tcW w:w="1743" w:type="dxa"/>
            <w:vAlign w:val="center"/>
          </w:tcPr>
          <w:p w14:paraId="27DE8DDF" w14:textId="620C1472" w:rsidR="00056DB2" w:rsidRPr="00CD2EF4" w:rsidRDefault="00056DB2" w:rsidP="00056DB2">
            <w:pPr>
              <w:bidi/>
              <w:rPr>
                <w:ins w:id="6617" w:author="nidal saleh" w:date="2025-06-11T13:37:00Z"/>
                <w:sz w:val="32"/>
                <w:szCs w:val="32"/>
                <w:rtl/>
                <w:rPrChange w:id="6618" w:author="nidal saleh" w:date="2025-06-14T11:50:00Z">
                  <w:rPr>
                    <w:ins w:id="6619" w:author="nidal saleh" w:date="2025-06-11T13:37:00Z"/>
                    <w:rtl/>
                  </w:rPr>
                </w:rPrChange>
              </w:rPr>
            </w:pPr>
            <w:ins w:id="6620" w:author="nidal saleh" w:date="2025-06-11T13:38:00Z">
              <w:r w:rsidRPr="00CD2EF4">
                <w:rPr>
                  <w:b/>
                  <w:bCs/>
                  <w:sz w:val="32"/>
                  <w:szCs w:val="32"/>
                  <w:rtl/>
                  <w:rPrChange w:id="6621" w:author="nidal saleh" w:date="2025-06-14T11:50:00Z">
                    <w:rPr>
                      <w:b/>
                      <w:bCs/>
                      <w:rtl/>
                    </w:rPr>
                  </w:rPrChange>
                </w:rPr>
                <w:t>تنبيه تلقائي</w:t>
              </w:r>
            </w:ins>
          </w:p>
        </w:tc>
        <w:tc>
          <w:tcPr>
            <w:tcW w:w="1743" w:type="dxa"/>
            <w:vAlign w:val="center"/>
          </w:tcPr>
          <w:p w14:paraId="1FF576BC" w14:textId="04794FA8" w:rsidR="00056DB2" w:rsidRPr="00CD2EF4" w:rsidRDefault="00056DB2" w:rsidP="00056DB2">
            <w:pPr>
              <w:bidi/>
              <w:rPr>
                <w:ins w:id="6622" w:author="nidal saleh" w:date="2025-06-11T13:37:00Z"/>
                <w:sz w:val="32"/>
                <w:szCs w:val="32"/>
                <w:rtl/>
                <w:rPrChange w:id="6623" w:author="nidal saleh" w:date="2025-06-14T11:50:00Z">
                  <w:rPr>
                    <w:ins w:id="6624" w:author="nidal saleh" w:date="2025-06-11T13:37:00Z"/>
                    <w:rtl/>
                  </w:rPr>
                </w:rPrChange>
              </w:rPr>
            </w:pPr>
            <w:ins w:id="6625" w:author="nidal saleh" w:date="2025-06-11T13:38:00Z">
              <w:r w:rsidRPr="00CD2EF4">
                <w:rPr>
                  <w:b/>
                  <w:bCs/>
                  <w:sz w:val="32"/>
                  <w:szCs w:val="32"/>
                  <w:rtl/>
                  <w:rPrChange w:id="6626" w:author="nidal saleh" w:date="2025-06-14T11:50:00Z">
                    <w:rPr>
                      <w:b/>
                      <w:bCs/>
                      <w:rtl/>
                    </w:rPr>
                  </w:rPrChange>
                </w:rPr>
                <w:t>واجهة عرض</w:t>
              </w:r>
            </w:ins>
          </w:p>
        </w:tc>
        <w:tc>
          <w:tcPr>
            <w:tcW w:w="1743" w:type="dxa"/>
            <w:vAlign w:val="center"/>
          </w:tcPr>
          <w:p w14:paraId="26D8D228" w14:textId="3CF18545" w:rsidR="00056DB2" w:rsidRPr="00CD2EF4" w:rsidRDefault="00056DB2" w:rsidP="00056DB2">
            <w:pPr>
              <w:bidi/>
              <w:rPr>
                <w:ins w:id="6627" w:author="nidal saleh" w:date="2025-06-11T13:37:00Z"/>
                <w:sz w:val="32"/>
                <w:szCs w:val="32"/>
                <w:rtl/>
                <w:rPrChange w:id="6628" w:author="nidal saleh" w:date="2025-06-14T11:50:00Z">
                  <w:rPr>
                    <w:ins w:id="6629" w:author="nidal saleh" w:date="2025-06-11T13:37:00Z"/>
                    <w:rtl/>
                  </w:rPr>
                </w:rPrChange>
              </w:rPr>
            </w:pPr>
            <w:ins w:id="6630" w:author="nidal saleh" w:date="2025-06-11T13:38:00Z">
              <w:r w:rsidRPr="00CD2EF4">
                <w:rPr>
                  <w:b/>
                  <w:bCs/>
                  <w:sz w:val="32"/>
                  <w:szCs w:val="32"/>
                  <w:rtl/>
                  <w:rPrChange w:id="6631" w:author="nidal saleh" w:date="2025-06-14T11:50:00Z">
                    <w:rPr>
                      <w:b/>
                      <w:bCs/>
                      <w:rtl/>
                    </w:rPr>
                  </w:rPrChange>
                </w:rPr>
                <w:t>إرسال تقارير</w:t>
              </w:r>
            </w:ins>
          </w:p>
        </w:tc>
        <w:tc>
          <w:tcPr>
            <w:tcW w:w="1743" w:type="dxa"/>
            <w:vAlign w:val="center"/>
          </w:tcPr>
          <w:p w14:paraId="6703036C" w14:textId="18928C79" w:rsidR="00056DB2" w:rsidRPr="00CD2EF4" w:rsidRDefault="00056DB2" w:rsidP="00056DB2">
            <w:pPr>
              <w:bidi/>
              <w:rPr>
                <w:ins w:id="6632" w:author="nidal saleh" w:date="2025-06-11T13:37:00Z"/>
                <w:sz w:val="32"/>
                <w:szCs w:val="32"/>
                <w:rtl/>
                <w:lang w:bidi="ar-SY"/>
                <w:rPrChange w:id="6633" w:author="nidal saleh" w:date="2025-06-14T11:50:00Z">
                  <w:rPr>
                    <w:ins w:id="6634" w:author="nidal saleh" w:date="2025-06-11T13:37:00Z"/>
                    <w:rtl/>
                    <w:lang w:bidi="ar-SY"/>
                  </w:rPr>
                </w:rPrChange>
              </w:rPr>
            </w:pPr>
            <w:ins w:id="6635" w:author="nidal saleh" w:date="2025-06-11T13:38:00Z">
              <w:r w:rsidRPr="00CD2EF4">
                <w:rPr>
                  <w:b/>
                  <w:bCs/>
                  <w:sz w:val="32"/>
                  <w:szCs w:val="32"/>
                  <w:rtl/>
                  <w:rPrChange w:id="6636" w:author="nidal saleh" w:date="2025-06-14T11:50:00Z">
                    <w:rPr>
                      <w:b/>
                      <w:bCs/>
                      <w:rtl/>
                    </w:rPr>
                  </w:rPrChange>
                </w:rPr>
                <w:t>الأداء العام</w:t>
              </w:r>
            </w:ins>
          </w:p>
        </w:tc>
      </w:tr>
      <w:tr w:rsidR="00056DB2" w14:paraId="022BCFAC" w14:textId="77777777" w:rsidTr="00CC52C2">
        <w:trPr>
          <w:ins w:id="6637" w:author="nidal saleh" w:date="2025-06-11T13:37:00Z"/>
        </w:trPr>
        <w:tc>
          <w:tcPr>
            <w:tcW w:w="1742" w:type="dxa"/>
            <w:vAlign w:val="center"/>
          </w:tcPr>
          <w:p w14:paraId="1FF2D79F" w14:textId="666C17EA" w:rsidR="00056DB2" w:rsidRPr="00CD2EF4" w:rsidRDefault="00056DB2" w:rsidP="00674E66">
            <w:pPr>
              <w:bidi/>
              <w:rPr>
                <w:ins w:id="6638" w:author="nidal saleh" w:date="2025-06-11T13:37:00Z"/>
                <w:sz w:val="32"/>
                <w:szCs w:val="32"/>
                <w:rtl/>
                <w:rPrChange w:id="6639" w:author="nidal saleh" w:date="2025-06-14T11:50:00Z">
                  <w:rPr>
                    <w:ins w:id="6640" w:author="nidal saleh" w:date="2025-06-11T13:37:00Z"/>
                    <w:rtl/>
                  </w:rPr>
                </w:rPrChange>
              </w:rPr>
            </w:pPr>
            <w:ins w:id="6641" w:author="nidal saleh" w:date="2025-06-11T13:38:00Z">
              <w:r w:rsidRPr="00CD2EF4">
                <w:rPr>
                  <w:sz w:val="32"/>
                  <w:szCs w:val="32"/>
                  <w:rPrChange w:id="6642" w:author="nidal saleh" w:date="2025-06-14T11:50:00Z">
                    <w:rPr/>
                  </w:rPrChange>
                </w:rPr>
                <w:t xml:space="preserve"> </w:t>
              </w:r>
            </w:ins>
            <w:ins w:id="6643" w:author="nidal saleh" w:date="2025-06-13T21:51:00Z">
              <w:r w:rsidR="00674E66" w:rsidRPr="00CD2EF4">
                <w:rPr>
                  <w:rStyle w:val="Strong"/>
                  <w:rFonts w:eastAsiaTheme="majorEastAsia"/>
                  <w:sz w:val="32"/>
                  <w:szCs w:val="32"/>
                  <w:rPrChange w:id="6644" w:author="nidal saleh" w:date="2025-06-14T11:50:00Z">
                    <w:rPr>
                      <w:rStyle w:val="Strong"/>
                      <w:rFonts w:eastAsiaTheme="majorEastAsia"/>
                    </w:rPr>
                  </w:rPrChange>
                </w:rPr>
                <w:t>Ji et al</w:t>
              </w:r>
            </w:ins>
          </w:p>
        </w:tc>
        <w:tc>
          <w:tcPr>
            <w:tcW w:w="1742" w:type="dxa"/>
            <w:vAlign w:val="center"/>
          </w:tcPr>
          <w:p w14:paraId="4246BBB7" w14:textId="7BA5269C" w:rsidR="00056DB2" w:rsidRPr="00CD2EF4" w:rsidRDefault="00056DB2" w:rsidP="00056DB2">
            <w:pPr>
              <w:bidi/>
              <w:rPr>
                <w:ins w:id="6645" w:author="nidal saleh" w:date="2025-06-11T13:37:00Z"/>
                <w:sz w:val="32"/>
                <w:szCs w:val="32"/>
                <w:rtl/>
                <w:rPrChange w:id="6646" w:author="nidal saleh" w:date="2025-06-14T11:50:00Z">
                  <w:rPr>
                    <w:ins w:id="6647" w:author="nidal saleh" w:date="2025-06-11T13:37:00Z"/>
                    <w:rtl/>
                  </w:rPr>
                </w:rPrChange>
              </w:rPr>
            </w:pPr>
            <w:ins w:id="6648" w:author="nidal saleh" w:date="2025-06-11T13:38:00Z">
              <w:r w:rsidRPr="00CD2EF4">
                <w:rPr>
                  <w:rFonts w:ascii="Segoe UI Emoji" w:hAnsi="Segoe UI Emoji" w:cs="Segoe UI Emoji"/>
                  <w:sz w:val="32"/>
                  <w:szCs w:val="32"/>
                  <w:rPrChange w:id="6649" w:author="nidal saleh" w:date="2025-06-14T11:50:00Z">
                    <w:rPr>
                      <w:rFonts w:ascii="Segoe UI Emoji" w:hAnsi="Segoe UI Emoji" w:cs="Segoe UI Emoji"/>
                    </w:rPr>
                  </w:rPrChange>
                </w:rPr>
                <w:t>❌</w:t>
              </w:r>
            </w:ins>
          </w:p>
        </w:tc>
        <w:tc>
          <w:tcPr>
            <w:tcW w:w="1743" w:type="dxa"/>
            <w:vAlign w:val="center"/>
          </w:tcPr>
          <w:p w14:paraId="2E9C23DD" w14:textId="09C731BA" w:rsidR="00056DB2" w:rsidRPr="00CD2EF4" w:rsidRDefault="00056DB2" w:rsidP="00056DB2">
            <w:pPr>
              <w:bidi/>
              <w:rPr>
                <w:ins w:id="6650" w:author="nidal saleh" w:date="2025-06-11T13:37:00Z"/>
                <w:sz w:val="32"/>
                <w:szCs w:val="32"/>
                <w:rtl/>
                <w:rPrChange w:id="6651" w:author="nidal saleh" w:date="2025-06-14T11:50:00Z">
                  <w:rPr>
                    <w:ins w:id="6652" w:author="nidal saleh" w:date="2025-06-11T13:37:00Z"/>
                    <w:rtl/>
                  </w:rPr>
                </w:rPrChange>
              </w:rPr>
            </w:pPr>
            <w:ins w:id="6653" w:author="nidal saleh" w:date="2025-06-11T13:38:00Z">
              <w:r w:rsidRPr="00CD2EF4">
                <w:rPr>
                  <w:sz w:val="32"/>
                  <w:szCs w:val="32"/>
                  <w:rtl/>
                  <w:rPrChange w:id="6654" w:author="nidal saleh" w:date="2025-06-14T11:50:00Z">
                    <w:rPr>
                      <w:rtl/>
                    </w:rPr>
                  </w:rPrChange>
                </w:rPr>
                <w:t>نعم</w:t>
              </w:r>
            </w:ins>
          </w:p>
        </w:tc>
        <w:tc>
          <w:tcPr>
            <w:tcW w:w="1743" w:type="dxa"/>
            <w:vAlign w:val="center"/>
          </w:tcPr>
          <w:p w14:paraId="37189A98" w14:textId="39CB5435" w:rsidR="00056DB2" w:rsidRPr="00CD2EF4" w:rsidRDefault="00056DB2" w:rsidP="00056DB2">
            <w:pPr>
              <w:bidi/>
              <w:rPr>
                <w:ins w:id="6655" w:author="nidal saleh" w:date="2025-06-11T13:37:00Z"/>
                <w:sz w:val="32"/>
                <w:szCs w:val="32"/>
                <w:rtl/>
                <w:rPrChange w:id="6656" w:author="nidal saleh" w:date="2025-06-14T11:50:00Z">
                  <w:rPr>
                    <w:ins w:id="6657" w:author="nidal saleh" w:date="2025-06-11T13:37:00Z"/>
                    <w:rtl/>
                  </w:rPr>
                </w:rPrChange>
              </w:rPr>
            </w:pPr>
            <w:ins w:id="6658" w:author="nidal saleh" w:date="2025-06-11T13:38:00Z">
              <w:r w:rsidRPr="00CD2EF4">
                <w:rPr>
                  <w:rFonts w:ascii="Segoe UI Emoji" w:hAnsi="Segoe UI Emoji" w:cs="Segoe UI Emoji"/>
                  <w:sz w:val="32"/>
                  <w:szCs w:val="32"/>
                  <w:rPrChange w:id="6659" w:author="nidal saleh" w:date="2025-06-14T11:50:00Z">
                    <w:rPr>
                      <w:rFonts w:ascii="Segoe UI Emoji" w:hAnsi="Segoe UI Emoji" w:cs="Segoe UI Emoji"/>
                    </w:rPr>
                  </w:rPrChange>
                </w:rPr>
                <w:t>❌</w:t>
              </w:r>
            </w:ins>
          </w:p>
        </w:tc>
        <w:tc>
          <w:tcPr>
            <w:tcW w:w="1743" w:type="dxa"/>
            <w:vAlign w:val="center"/>
          </w:tcPr>
          <w:p w14:paraId="45EF93BB" w14:textId="486A5277" w:rsidR="00056DB2" w:rsidRPr="00CD2EF4" w:rsidRDefault="00056DB2" w:rsidP="00056DB2">
            <w:pPr>
              <w:bidi/>
              <w:rPr>
                <w:ins w:id="6660" w:author="nidal saleh" w:date="2025-06-11T13:37:00Z"/>
                <w:sz w:val="32"/>
                <w:szCs w:val="32"/>
                <w:rtl/>
                <w:rPrChange w:id="6661" w:author="nidal saleh" w:date="2025-06-14T11:50:00Z">
                  <w:rPr>
                    <w:ins w:id="6662" w:author="nidal saleh" w:date="2025-06-11T13:37:00Z"/>
                    <w:rtl/>
                  </w:rPr>
                </w:rPrChange>
              </w:rPr>
            </w:pPr>
            <w:ins w:id="6663" w:author="nidal saleh" w:date="2025-06-11T13:38:00Z">
              <w:r w:rsidRPr="00CD2EF4">
                <w:rPr>
                  <w:rFonts w:ascii="Segoe UI Emoji" w:hAnsi="Segoe UI Emoji" w:cs="Segoe UI Emoji"/>
                  <w:sz w:val="32"/>
                  <w:szCs w:val="32"/>
                  <w:rPrChange w:id="6664" w:author="nidal saleh" w:date="2025-06-14T11:50:00Z">
                    <w:rPr>
                      <w:rFonts w:ascii="Segoe UI Emoji" w:hAnsi="Segoe UI Emoji" w:cs="Segoe UI Emoji"/>
                    </w:rPr>
                  </w:rPrChange>
                </w:rPr>
                <w:t>❌</w:t>
              </w:r>
            </w:ins>
          </w:p>
        </w:tc>
        <w:tc>
          <w:tcPr>
            <w:tcW w:w="1743" w:type="dxa"/>
            <w:vAlign w:val="center"/>
          </w:tcPr>
          <w:p w14:paraId="130356F6" w14:textId="3832D8E0" w:rsidR="00056DB2" w:rsidRPr="00CD2EF4" w:rsidRDefault="00810D19" w:rsidP="00056DB2">
            <w:pPr>
              <w:bidi/>
              <w:rPr>
                <w:ins w:id="6665" w:author="nidal saleh" w:date="2025-06-11T13:37:00Z"/>
                <w:sz w:val="32"/>
                <w:szCs w:val="32"/>
                <w:rtl/>
                <w:rPrChange w:id="6666" w:author="nidal saleh" w:date="2025-06-14T11:50:00Z">
                  <w:rPr>
                    <w:ins w:id="6667" w:author="nidal saleh" w:date="2025-06-11T13:37:00Z"/>
                    <w:rtl/>
                  </w:rPr>
                </w:rPrChange>
              </w:rPr>
            </w:pPr>
            <w:ins w:id="6668" w:author="nidal saleh" w:date="2025-06-14T03:03:00Z">
              <w:r w:rsidRPr="00CD2EF4">
                <w:rPr>
                  <w:sz w:val="32"/>
                  <w:szCs w:val="32"/>
                  <w:rtl/>
                  <w:rPrChange w:id="6669" w:author="nidal saleh" w:date="2025-06-14T11:50:00Z">
                    <w:rPr>
                      <w:rtl/>
                    </w:rPr>
                  </w:rPrChange>
                </w:rPr>
                <w:t>محدود</w:t>
              </w:r>
            </w:ins>
          </w:p>
        </w:tc>
      </w:tr>
      <w:tr w:rsidR="00056DB2" w14:paraId="3CEB8190" w14:textId="77777777" w:rsidTr="00CC52C2">
        <w:trPr>
          <w:ins w:id="6670" w:author="nidal saleh" w:date="2025-06-11T13:37:00Z"/>
        </w:trPr>
        <w:tc>
          <w:tcPr>
            <w:tcW w:w="1742" w:type="dxa"/>
            <w:vAlign w:val="center"/>
          </w:tcPr>
          <w:p w14:paraId="65CAA4B7" w14:textId="566D48F1" w:rsidR="00056DB2" w:rsidRPr="00CD2EF4" w:rsidRDefault="00674E66" w:rsidP="00056DB2">
            <w:pPr>
              <w:bidi/>
              <w:rPr>
                <w:ins w:id="6671" w:author="nidal saleh" w:date="2025-06-11T13:37:00Z"/>
                <w:sz w:val="32"/>
                <w:szCs w:val="32"/>
                <w:rtl/>
                <w:rPrChange w:id="6672" w:author="nidal saleh" w:date="2025-06-14T11:50:00Z">
                  <w:rPr>
                    <w:ins w:id="6673" w:author="nidal saleh" w:date="2025-06-11T13:37:00Z"/>
                    <w:rtl/>
                  </w:rPr>
                </w:rPrChange>
              </w:rPr>
            </w:pPr>
            <w:ins w:id="6674" w:author="nidal saleh" w:date="2025-06-13T21:51:00Z">
              <w:r w:rsidRPr="00CD2EF4">
                <w:rPr>
                  <w:rStyle w:val="Strong"/>
                  <w:rFonts w:eastAsiaTheme="majorEastAsia"/>
                  <w:sz w:val="32"/>
                  <w:szCs w:val="32"/>
                  <w:rPrChange w:id="6675" w:author="nidal saleh" w:date="2025-06-14T11:50:00Z">
                    <w:rPr>
                      <w:rStyle w:val="Strong"/>
                      <w:rFonts w:eastAsiaTheme="majorEastAsia"/>
                    </w:rPr>
                  </w:rPrChange>
                </w:rPr>
                <w:t>Zhang et al</w:t>
              </w:r>
            </w:ins>
          </w:p>
        </w:tc>
        <w:tc>
          <w:tcPr>
            <w:tcW w:w="1742" w:type="dxa"/>
            <w:vAlign w:val="center"/>
          </w:tcPr>
          <w:p w14:paraId="2A1DF945" w14:textId="333DA032" w:rsidR="00056DB2" w:rsidRPr="00CD2EF4" w:rsidRDefault="00056DB2" w:rsidP="00056DB2">
            <w:pPr>
              <w:bidi/>
              <w:rPr>
                <w:ins w:id="6676" w:author="nidal saleh" w:date="2025-06-11T13:37:00Z"/>
                <w:sz w:val="32"/>
                <w:szCs w:val="32"/>
                <w:rtl/>
                <w:rPrChange w:id="6677" w:author="nidal saleh" w:date="2025-06-14T11:50:00Z">
                  <w:rPr>
                    <w:ins w:id="6678" w:author="nidal saleh" w:date="2025-06-11T13:37:00Z"/>
                    <w:rtl/>
                  </w:rPr>
                </w:rPrChange>
              </w:rPr>
            </w:pPr>
            <w:ins w:id="6679" w:author="nidal saleh" w:date="2025-06-11T13:38:00Z">
              <w:r w:rsidRPr="00CD2EF4">
                <w:rPr>
                  <w:sz w:val="32"/>
                  <w:szCs w:val="32"/>
                  <w:rtl/>
                  <w:rPrChange w:id="6680" w:author="nidal saleh" w:date="2025-06-14T11:50:00Z">
                    <w:rPr>
                      <w:rtl/>
                    </w:rPr>
                  </w:rPrChange>
                </w:rPr>
                <w:t>جزئيًا</w:t>
              </w:r>
            </w:ins>
          </w:p>
        </w:tc>
        <w:tc>
          <w:tcPr>
            <w:tcW w:w="1743" w:type="dxa"/>
            <w:vAlign w:val="center"/>
          </w:tcPr>
          <w:p w14:paraId="5AF08F0D" w14:textId="5E3764E5" w:rsidR="00056DB2" w:rsidRPr="00CD2EF4" w:rsidRDefault="00056DB2" w:rsidP="00056DB2">
            <w:pPr>
              <w:bidi/>
              <w:rPr>
                <w:ins w:id="6681" w:author="nidal saleh" w:date="2025-06-11T13:37:00Z"/>
                <w:sz w:val="32"/>
                <w:szCs w:val="32"/>
                <w:rtl/>
                <w:rPrChange w:id="6682" w:author="nidal saleh" w:date="2025-06-14T11:50:00Z">
                  <w:rPr>
                    <w:ins w:id="6683" w:author="nidal saleh" w:date="2025-06-11T13:37:00Z"/>
                    <w:rtl/>
                  </w:rPr>
                </w:rPrChange>
              </w:rPr>
            </w:pPr>
            <w:ins w:id="6684" w:author="nidal saleh" w:date="2025-06-11T13:38:00Z">
              <w:r w:rsidRPr="00CD2EF4">
                <w:rPr>
                  <w:rFonts w:ascii="Segoe UI Emoji" w:hAnsi="Segoe UI Emoji" w:cs="Segoe UI Emoji"/>
                  <w:sz w:val="32"/>
                  <w:szCs w:val="32"/>
                  <w:rPrChange w:id="6685" w:author="nidal saleh" w:date="2025-06-14T11:50:00Z">
                    <w:rPr>
                      <w:rFonts w:ascii="Segoe UI Emoji" w:hAnsi="Segoe UI Emoji" w:cs="Segoe UI Emoji"/>
                    </w:rPr>
                  </w:rPrChange>
                </w:rPr>
                <w:t>❌</w:t>
              </w:r>
            </w:ins>
          </w:p>
        </w:tc>
        <w:tc>
          <w:tcPr>
            <w:tcW w:w="1743" w:type="dxa"/>
            <w:vAlign w:val="center"/>
          </w:tcPr>
          <w:p w14:paraId="59ACCE65" w14:textId="0E269104" w:rsidR="00056DB2" w:rsidRPr="00CD2EF4" w:rsidRDefault="00056DB2" w:rsidP="00056DB2">
            <w:pPr>
              <w:bidi/>
              <w:rPr>
                <w:ins w:id="6686" w:author="nidal saleh" w:date="2025-06-11T13:37:00Z"/>
                <w:sz w:val="32"/>
                <w:szCs w:val="32"/>
                <w:rtl/>
                <w:rPrChange w:id="6687" w:author="nidal saleh" w:date="2025-06-14T11:50:00Z">
                  <w:rPr>
                    <w:ins w:id="6688" w:author="nidal saleh" w:date="2025-06-11T13:37:00Z"/>
                    <w:rtl/>
                  </w:rPr>
                </w:rPrChange>
              </w:rPr>
            </w:pPr>
            <w:ins w:id="6689" w:author="nidal saleh" w:date="2025-06-11T13:38:00Z">
              <w:r w:rsidRPr="00CD2EF4">
                <w:rPr>
                  <w:rFonts w:ascii="Segoe UI Emoji" w:hAnsi="Segoe UI Emoji" w:cs="Segoe UI Emoji"/>
                  <w:sz w:val="32"/>
                  <w:szCs w:val="32"/>
                  <w:rPrChange w:id="6690" w:author="nidal saleh" w:date="2025-06-14T11:50:00Z">
                    <w:rPr>
                      <w:rFonts w:ascii="Segoe UI Emoji" w:hAnsi="Segoe UI Emoji" w:cs="Segoe UI Emoji"/>
                    </w:rPr>
                  </w:rPrChange>
                </w:rPr>
                <w:t>❌</w:t>
              </w:r>
            </w:ins>
          </w:p>
        </w:tc>
        <w:tc>
          <w:tcPr>
            <w:tcW w:w="1743" w:type="dxa"/>
            <w:vAlign w:val="center"/>
          </w:tcPr>
          <w:p w14:paraId="5576EF60" w14:textId="78960889" w:rsidR="00056DB2" w:rsidRPr="00CD2EF4" w:rsidRDefault="00056DB2" w:rsidP="00056DB2">
            <w:pPr>
              <w:bidi/>
              <w:rPr>
                <w:ins w:id="6691" w:author="nidal saleh" w:date="2025-06-11T13:37:00Z"/>
                <w:sz w:val="32"/>
                <w:szCs w:val="32"/>
                <w:rtl/>
                <w:rPrChange w:id="6692" w:author="nidal saleh" w:date="2025-06-14T11:50:00Z">
                  <w:rPr>
                    <w:ins w:id="6693" w:author="nidal saleh" w:date="2025-06-11T13:37:00Z"/>
                    <w:rtl/>
                  </w:rPr>
                </w:rPrChange>
              </w:rPr>
            </w:pPr>
            <w:ins w:id="6694" w:author="nidal saleh" w:date="2025-06-11T13:38:00Z">
              <w:r w:rsidRPr="00CD2EF4">
                <w:rPr>
                  <w:rFonts w:ascii="Segoe UI Emoji" w:hAnsi="Segoe UI Emoji" w:cs="Segoe UI Emoji"/>
                  <w:sz w:val="32"/>
                  <w:szCs w:val="32"/>
                  <w:rPrChange w:id="6695" w:author="nidal saleh" w:date="2025-06-14T11:50:00Z">
                    <w:rPr>
                      <w:rFonts w:ascii="Segoe UI Emoji" w:hAnsi="Segoe UI Emoji" w:cs="Segoe UI Emoji"/>
                    </w:rPr>
                  </w:rPrChange>
                </w:rPr>
                <w:t>❌</w:t>
              </w:r>
            </w:ins>
          </w:p>
        </w:tc>
        <w:tc>
          <w:tcPr>
            <w:tcW w:w="1743" w:type="dxa"/>
            <w:vAlign w:val="center"/>
          </w:tcPr>
          <w:p w14:paraId="4ECA2B49" w14:textId="6EC5919E" w:rsidR="00056DB2" w:rsidRPr="00CD2EF4" w:rsidRDefault="00810D19" w:rsidP="00056DB2">
            <w:pPr>
              <w:bidi/>
              <w:rPr>
                <w:ins w:id="6696" w:author="nidal saleh" w:date="2025-06-11T13:37:00Z"/>
                <w:sz w:val="32"/>
                <w:szCs w:val="32"/>
                <w:rtl/>
                <w:rPrChange w:id="6697" w:author="nidal saleh" w:date="2025-06-14T11:50:00Z">
                  <w:rPr>
                    <w:ins w:id="6698" w:author="nidal saleh" w:date="2025-06-11T13:37:00Z"/>
                    <w:rtl/>
                  </w:rPr>
                </w:rPrChange>
              </w:rPr>
            </w:pPr>
            <w:ins w:id="6699" w:author="nidal saleh" w:date="2025-06-14T03:03:00Z">
              <w:r w:rsidRPr="00CD2EF4">
                <w:rPr>
                  <w:sz w:val="32"/>
                  <w:szCs w:val="32"/>
                  <w:rtl/>
                  <w:rPrChange w:id="6700" w:author="nidal saleh" w:date="2025-06-14T11:50:00Z">
                    <w:rPr>
                      <w:rtl/>
                    </w:rPr>
                  </w:rPrChange>
                </w:rPr>
                <w:t>جيد</w:t>
              </w:r>
            </w:ins>
          </w:p>
        </w:tc>
      </w:tr>
      <w:tr w:rsidR="00056DB2" w14:paraId="5BFB609F" w14:textId="77777777" w:rsidTr="00CC52C2">
        <w:trPr>
          <w:ins w:id="6701" w:author="nidal saleh" w:date="2025-06-11T13:37:00Z"/>
        </w:trPr>
        <w:tc>
          <w:tcPr>
            <w:tcW w:w="1742" w:type="dxa"/>
            <w:vAlign w:val="center"/>
          </w:tcPr>
          <w:p w14:paraId="31D63653" w14:textId="5B4F277E" w:rsidR="00056DB2" w:rsidRPr="00CD2EF4" w:rsidRDefault="00056DB2" w:rsidP="00056DB2">
            <w:pPr>
              <w:bidi/>
              <w:rPr>
                <w:ins w:id="6702" w:author="nidal saleh" w:date="2025-06-11T13:37:00Z"/>
                <w:sz w:val="32"/>
                <w:szCs w:val="32"/>
                <w:rtl/>
                <w:rPrChange w:id="6703" w:author="nidal saleh" w:date="2025-06-14T11:50:00Z">
                  <w:rPr>
                    <w:ins w:id="6704" w:author="nidal saleh" w:date="2025-06-11T13:37:00Z"/>
                    <w:rtl/>
                  </w:rPr>
                </w:rPrChange>
              </w:rPr>
            </w:pPr>
            <w:ins w:id="6705" w:author="nidal saleh" w:date="2025-06-11T13:38:00Z">
              <w:r w:rsidRPr="00CD2EF4">
                <w:rPr>
                  <w:sz w:val="32"/>
                  <w:szCs w:val="32"/>
                  <w:rtl/>
                  <w:rPrChange w:id="6706" w:author="nidal saleh" w:date="2025-06-14T11:50:00Z">
                    <w:rPr>
                      <w:rtl/>
                    </w:rPr>
                  </w:rPrChange>
                </w:rPr>
                <w:t>النظام المقترح</w:t>
              </w:r>
            </w:ins>
          </w:p>
        </w:tc>
        <w:tc>
          <w:tcPr>
            <w:tcW w:w="1742" w:type="dxa"/>
            <w:vAlign w:val="center"/>
          </w:tcPr>
          <w:p w14:paraId="01EECCCC" w14:textId="06AB04AA" w:rsidR="00056DB2" w:rsidRPr="00CD2EF4" w:rsidRDefault="00056DB2" w:rsidP="00056DB2">
            <w:pPr>
              <w:bidi/>
              <w:rPr>
                <w:ins w:id="6707" w:author="nidal saleh" w:date="2025-06-11T13:37:00Z"/>
                <w:sz w:val="32"/>
                <w:szCs w:val="32"/>
                <w:rtl/>
                <w:rPrChange w:id="6708" w:author="nidal saleh" w:date="2025-06-14T11:50:00Z">
                  <w:rPr>
                    <w:ins w:id="6709" w:author="nidal saleh" w:date="2025-06-11T13:37:00Z"/>
                    <w:rtl/>
                  </w:rPr>
                </w:rPrChange>
              </w:rPr>
            </w:pPr>
            <w:ins w:id="6710" w:author="nidal saleh" w:date="2025-06-11T13:38:00Z">
              <w:r w:rsidRPr="00CD2EF4">
                <w:rPr>
                  <w:rFonts w:ascii="Segoe UI Emoji" w:hAnsi="Segoe UI Emoji" w:cs="Segoe UI Emoji"/>
                  <w:sz w:val="32"/>
                  <w:szCs w:val="32"/>
                  <w:rPrChange w:id="6711" w:author="nidal saleh" w:date="2025-06-14T11:50:00Z">
                    <w:rPr>
                      <w:rFonts w:ascii="Segoe UI Emoji" w:hAnsi="Segoe UI Emoji" w:cs="Segoe UI Emoji"/>
                    </w:rPr>
                  </w:rPrChange>
                </w:rPr>
                <w:t>✅</w:t>
              </w:r>
            </w:ins>
          </w:p>
        </w:tc>
        <w:tc>
          <w:tcPr>
            <w:tcW w:w="1743" w:type="dxa"/>
            <w:vAlign w:val="center"/>
          </w:tcPr>
          <w:p w14:paraId="41335BE4" w14:textId="69DE92D8" w:rsidR="00056DB2" w:rsidRPr="00CD2EF4" w:rsidRDefault="00056DB2" w:rsidP="00056DB2">
            <w:pPr>
              <w:bidi/>
              <w:rPr>
                <w:ins w:id="6712" w:author="nidal saleh" w:date="2025-06-11T13:37:00Z"/>
                <w:sz w:val="32"/>
                <w:szCs w:val="32"/>
                <w:rtl/>
                <w:rPrChange w:id="6713" w:author="nidal saleh" w:date="2025-06-14T11:50:00Z">
                  <w:rPr>
                    <w:ins w:id="6714" w:author="nidal saleh" w:date="2025-06-11T13:37:00Z"/>
                    <w:rtl/>
                  </w:rPr>
                </w:rPrChange>
              </w:rPr>
            </w:pPr>
            <w:ins w:id="6715" w:author="nidal saleh" w:date="2025-06-11T13:38:00Z">
              <w:r w:rsidRPr="00CD2EF4">
                <w:rPr>
                  <w:rFonts w:ascii="Segoe UI Emoji" w:hAnsi="Segoe UI Emoji" w:cs="Segoe UI Emoji"/>
                  <w:sz w:val="32"/>
                  <w:szCs w:val="32"/>
                  <w:rPrChange w:id="6716" w:author="nidal saleh" w:date="2025-06-14T11:50:00Z">
                    <w:rPr>
                      <w:rFonts w:ascii="Segoe UI Emoji" w:hAnsi="Segoe UI Emoji" w:cs="Segoe UI Emoji"/>
                    </w:rPr>
                  </w:rPrChange>
                </w:rPr>
                <w:t>✅</w:t>
              </w:r>
            </w:ins>
          </w:p>
        </w:tc>
        <w:tc>
          <w:tcPr>
            <w:tcW w:w="1743" w:type="dxa"/>
            <w:vAlign w:val="center"/>
          </w:tcPr>
          <w:p w14:paraId="6A5912FE" w14:textId="1AB4654D" w:rsidR="00056DB2" w:rsidRPr="00CD2EF4" w:rsidRDefault="00056DB2" w:rsidP="00056DB2">
            <w:pPr>
              <w:bidi/>
              <w:rPr>
                <w:ins w:id="6717" w:author="nidal saleh" w:date="2025-06-11T13:37:00Z"/>
                <w:sz w:val="32"/>
                <w:szCs w:val="32"/>
                <w:rtl/>
                <w:rPrChange w:id="6718" w:author="nidal saleh" w:date="2025-06-14T11:50:00Z">
                  <w:rPr>
                    <w:ins w:id="6719" w:author="nidal saleh" w:date="2025-06-11T13:37:00Z"/>
                    <w:rtl/>
                  </w:rPr>
                </w:rPrChange>
              </w:rPr>
            </w:pPr>
            <w:ins w:id="6720" w:author="nidal saleh" w:date="2025-06-11T13:38:00Z">
              <w:r w:rsidRPr="00CD2EF4">
                <w:rPr>
                  <w:rFonts w:ascii="Segoe UI Emoji" w:hAnsi="Segoe UI Emoji" w:cs="Segoe UI Emoji"/>
                  <w:sz w:val="32"/>
                  <w:szCs w:val="32"/>
                  <w:rPrChange w:id="6721" w:author="nidal saleh" w:date="2025-06-14T11:50:00Z">
                    <w:rPr>
                      <w:rFonts w:ascii="Segoe UI Emoji" w:hAnsi="Segoe UI Emoji" w:cs="Segoe UI Emoji"/>
                    </w:rPr>
                  </w:rPrChange>
                </w:rPr>
                <w:t>✅</w:t>
              </w:r>
            </w:ins>
          </w:p>
        </w:tc>
        <w:tc>
          <w:tcPr>
            <w:tcW w:w="1743" w:type="dxa"/>
            <w:vAlign w:val="center"/>
          </w:tcPr>
          <w:p w14:paraId="763A90F5" w14:textId="159F05FB" w:rsidR="00056DB2" w:rsidRPr="00CD2EF4" w:rsidRDefault="00056DB2" w:rsidP="00056DB2">
            <w:pPr>
              <w:bidi/>
              <w:rPr>
                <w:ins w:id="6722" w:author="nidal saleh" w:date="2025-06-11T13:37:00Z"/>
                <w:sz w:val="32"/>
                <w:szCs w:val="32"/>
                <w:rtl/>
                <w:rPrChange w:id="6723" w:author="nidal saleh" w:date="2025-06-14T11:50:00Z">
                  <w:rPr>
                    <w:ins w:id="6724" w:author="nidal saleh" w:date="2025-06-11T13:37:00Z"/>
                    <w:rtl/>
                  </w:rPr>
                </w:rPrChange>
              </w:rPr>
            </w:pPr>
            <w:ins w:id="6725" w:author="nidal saleh" w:date="2025-06-11T13:38:00Z">
              <w:r w:rsidRPr="00CD2EF4">
                <w:rPr>
                  <w:rFonts w:ascii="Segoe UI Emoji" w:hAnsi="Segoe UI Emoji" w:cs="Segoe UI Emoji"/>
                  <w:sz w:val="32"/>
                  <w:szCs w:val="32"/>
                  <w:rPrChange w:id="6726" w:author="nidal saleh" w:date="2025-06-14T11:50:00Z">
                    <w:rPr>
                      <w:rFonts w:ascii="Segoe UI Emoji" w:hAnsi="Segoe UI Emoji" w:cs="Segoe UI Emoji"/>
                    </w:rPr>
                  </w:rPrChange>
                </w:rPr>
                <w:t>✅</w:t>
              </w:r>
            </w:ins>
          </w:p>
        </w:tc>
        <w:tc>
          <w:tcPr>
            <w:tcW w:w="1743" w:type="dxa"/>
            <w:vAlign w:val="center"/>
          </w:tcPr>
          <w:p w14:paraId="3FD7FC6B" w14:textId="10B51AD8" w:rsidR="00056DB2" w:rsidRPr="00CD2EF4" w:rsidRDefault="00056DB2" w:rsidP="00056DB2">
            <w:pPr>
              <w:bidi/>
              <w:rPr>
                <w:ins w:id="6727" w:author="nidal saleh" w:date="2025-06-11T13:37:00Z"/>
                <w:sz w:val="32"/>
                <w:szCs w:val="32"/>
                <w:rtl/>
                <w:rPrChange w:id="6728" w:author="nidal saleh" w:date="2025-06-14T11:50:00Z">
                  <w:rPr>
                    <w:ins w:id="6729" w:author="nidal saleh" w:date="2025-06-11T13:37:00Z"/>
                    <w:rtl/>
                  </w:rPr>
                </w:rPrChange>
              </w:rPr>
            </w:pPr>
            <w:ins w:id="6730" w:author="nidal saleh" w:date="2025-06-11T13:38:00Z">
              <w:r w:rsidRPr="00CD2EF4">
                <w:rPr>
                  <w:sz w:val="32"/>
                  <w:szCs w:val="32"/>
                  <w:rtl/>
                  <w:rPrChange w:id="6731" w:author="nidal saleh" w:date="2025-06-14T11:50:00Z">
                    <w:rPr>
                      <w:rtl/>
                    </w:rPr>
                  </w:rPrChange>
                </w:rPr>
                <w:t>ممتاز</w:t>
              </w:r>
            </w:ins>
          </w:p>
        </w:tc>
      </w:tr>
    </w:tbl>
    <w:p w14:paraId="4C2F4B3E" w14:textId="5FB5B0ED" w:rsidR="00056DB2" w:rsidRPr="001469E5" w:rsidRDefault="00DD6D90">
      <w:pPr>
        <w:bidi/>
        <w:jc w:val="center"/>
        <w:rPr>
          <w:ins w:id="6732" w:author="nidal saleh" w:date="2025-06-11T13:36:00Z"/>
          <w:sz w:val="24"/>
          <w:szCs w:val="24"/>
          <w:lang w:bidi="ar-SY"/>
          <w:rPrChange w:id="6733" w:author="nidal saleh" w:date="2025-06-26T16:50:00Z">
            <w:rPr>
              <w:ins w:id="6734" w:author="nidal saleh" w:date="2025-06-11T13:36:00Z"/>
              <w:lang w:bidi="ar-SY"/>
            </w:rPr>
          </w:rPrChange>
        </w:rPr>
        <w:pPrChange w:id="6735" w:author="nidal saleh" w:date="2025-06-14T12:22:00Z">
          <w:pPr>
            <w:pStyle w:val="Heading4"/>
            <w:bidi/>
          </w:pPr>
        </w:pPrChange>
      </w:pPr>
      <w:ins w:id="6736" w:author="nidal saleh" w:date="2025-06-14T12:22:00Z">
        <w:r w:rsidRPr="001469E5">
          <w:rPr>
            <w:rFonts w:hint="eastAsia"/>
            <w:sz w:val="24"/>
            <w:szCs w:val="24"/>
            <w:rtl/>
            <w:lang w:bidi="ar-SY"/>
            <w:rPrChange w:id="6737" w:author="nidal saleh" w:date="2025-06-26T16:50:00Z">
              <w:rPr>
                <w:rFonts w:hint="eastAsia"/>
                <w:i w:val="0"/>
                <w:iCs w:val="0"/>
                <w:rtl/>
                <w:lang w:bidi="ar-SY"/>
              </w:rPr>
            </w:rPrChange>
          </w:rPr>
          <w:t>جدول</w:t>
        </w:r>
        <w:r w:rsidRPr="001469E5">
          <w:rPr>
            <w:sz w:val="24"/>
            <w:szCs w:val="24"/>
            <w:rtl/>
            <w:lang w:bidi="ar-SY"/>
            <w:rPrChange w:id="6738" w:author="nidal saleh" w:date="2025-06-26T16:50:00Z">
              <w:rPr>
                <w:i w:val="0"/>
                <w:iCs w:val="0"/>
                <w:rtl/>
                <w:lang w:bidi="ar-SY"/>
              </w:rPr>
            </w:rPrChange>
          </w:rPr>
          <w:t xml:space="preserve"> 6.2</w:t>
        </w:r>
      </w:ins>
      <w:ins w:id="6739" w:author="nidal saleh" w:date="2025-06-26T15:31:00Z">
        <w:r w:rsidR="00F930B9" w:rsidRPr="001469E5">
          <w:rPr>
            <w:sz w:val="24"/>
            <w:szCs w:val="24"/>
            <w:rtl/>
            <w:lang w:bidi="ar-SY"/>
            <w:rPrChange w:id="6740" w:author="nidal saleh" w:date="2025-06-26T16:50:00Z">
              <w:rPr>
                <w:i w:val="0"/>
                <w:iCs w:val="0"/>
                <w:rtl/>
                <w:lang w:bidi="ar-SY"/>
              </w:rPr>
            </w:rPrChange>
          </w:rPr>
          <w:t xml:space="preserve">:مقارنة النظام مع </w:t>
        </w:r>
        <w:r w:rsidR="00F930B9" w:rsidRPr="001469E5">
          <w:rPr>
            <w:rFonts w:hint="eastAsia"/>
            <w:sz w:val="24"/>
            <w:szCs w:val="24"/>
            <w:rtl/>
            <w:lang w:bidi="ar-SY"/>
            <w:rPrChange w:id="6741" w:author="nidal saleh" w:date="2025-06-26T16:50:00Z">
              <w:rPr>
                <w:rFonts w:hint="eastAsia"/>
                <w:i w:val="0"/>
                <w:iCs w:val="0"/>
                <w:rtl/>
                <w:lang w:bidi="ar-SY"/>
              </w:rPr>
            </w:rPrChange>
          </w:rPr>
          <w:t>أنظمة</w:t>
        </w:r>
        <w:r w:rsidR="00F930B9" w:rsidRPr="001469E5">
          <w:rPr>
            <w:sz w:val="24"/>
            <w:szCs w:val="24"/>
            <w:rtl/>
            <w:lang w:bidi="ar-SY"/>
            <w:rPrChange w:id="6742" w:author="nidal saleh" w:date="2025-06-26T16:50:00Z">
              <w:rPr>
                <w:i w:val="0"/>
                <w:iCs w:val="0"/>
                <w:rtl/>
                <w:lang w:bidi="ar-SY"/>
              </w:rPr>
            </w:rPrChange>
          </w:rPr>
          <w:t xml:space="preserve"> أخرى</w:t>
        </w:r>
      </w:ins>
    </w:p>
    <w:p w14:paraId="2D2A6A06" w14:textId="7362C01B" w:rsidR="00A14BEF" w:rsidDel="00056DB2" w:rsidRDefault="00A14BEF" w:rsidP="00E55D52">
      <w:pPr>
        <w:pStyle w:val="NormalWeb"/>
        <w:bidi/>
        <w:rPr>
          <w:del w:id="6743" w:author="nidal saleh" w:date="2025-06-11T13:34:00Z"/>
          <w:rtl/>
        </w:rPr>
      </w:pPr>
      <w:del w:id="6744" w:author="nidal saleh" w:date="2025-06-11T13:34:00Z">
        <w:r w:rsidDel="00056DB2">
          <w:rPr>
            <w:rtl/>
          </w:rPr>
          <w:delText>المقارنة مع معايير أو نظم أخرى</w:delText>
        </w:r>
      </w:del>
    </w:p>
    <w:p w14:paraId="22940A63" w14:textId="77777777" w:rsidR="00056DB2" w:rsidRDefault="00056DB2" w:rsidP="00056DB2">
      <w:pPr>
        <w:pStyle w:val="NormalWeb"/>
        <w:bidi/>
        <w:rPr>
          <w:ins w:id="6745" w:author="nidal saleh" w:date="2025-06-11T13:36:00Z"/>
          <w:rtl/>
          <w:lang w:bidi="ar-SY"/>
        </w:rPr>
      </w:pPr>
    </w:p>
    <w:p w14:paraId="4F324012" w14:textId="0867CF4C" w:rsidR="00A14BEF" w:rsidDel="008109CD" w:rsidRDefault="0066679F" w:rsidP="00A14BEF">
      <w:pPr>
        <w:pStyle w:val="NormalWeb"/>
        <w:bidi/>
        <w:rPr>
          <w:del w:id="6746" w:author="nidal saleh" w:date="2025-06-11T12:43:00Z"/>
          <w:rtl/>
        </w:rPr>
      </w:pPr>
      <w:ins w:id="6747" w:author="nidal saleh" w:date="2025-06-26T16:05:00Z">
        <w:r>
          <w:rPr>
            <w:rFonts w:hint="cs"/>
            <w:rtl/>
          </w:rPr>
          <w:t xml:space="preserve">6.4 </w:t>
        </w:r>
      </w:ins>
      <w:del w:id="6748" w:author="nidal saleh" w:date="2025-06-11T12:43:00Z">
        <w:r w:rsidR="00A14BEF" w:rsidDel="008109CD">
          <w:rPr>
            <w:rtl/>
          </w:rPr>
          <w:delText>الدقة، الخطأ، الاستدعاء، وغيرها من مقاييس الأداء</w:delText>
        </w:r>
      </w:del>
    </w:p>
    <w:p w14:paraId="5F424220" w14:textId="45174AA8" w:rsidR="00E55D52" w:rsidRDefault="00E55D52" w:rsidP="00DC02D5">
      <w:pPr>
        <w:pStyle w:val="Heading2"/>
        <w:bidi/>
        <w:rPr>
          <w:ins w:id="6749" w:author="nidal saleh" w:date="2025-06-26T13:07:00Z"/>
          <w:sz w:val="32"/>
          <w:szCs w:val="32"/>
          <w:rtl/>
          <w:lang w:bidi="ar-SY"/>
        </w:rPr>
      </w:pPr>
      <w:r w:rsidRPr="00DC02D5">
        <w:rPr>
          <w:sz w:val="32"/>
          <w:szCs w:val="32"/>
          <w:rtl/>
          <w:rPrChange w:id="6750" w:author="nidal saleh" w:date="2025-06-26T13:07:00Z">
            <w:rPr>
              <w:rtl/>
            </w:rPr>
          </w:rPrChange>
        </w:rPr>
        <w:t>واجهات المستخدم</w:t>
      </w:r>
      <w:r w:rsidRPr="00DC02D5">
        <w:rPr>
          <w:sz w:val="32"/>
          <w:szCs w:val="32"/>
          <w:rPrChange w:id="6751" w:author="nidal saleh" w:date="2025-06-26T13:07:00Z">
            <w:rPr/>
          </w:rPrChange>
        </w:rPr>
        <w:t xml:space="preserve"> (User Interface Screenshots)</w:t>
      </w:r>
    </w:p>
    <w:p w14:paraId="1ED1E587" w14:textId="1651265E" w:rsidR="00DC02D5" w:rsidRPr="00DC02D5" w:rsidRDefault="00D46689">
      <w:pPr>
        <w:bidi/>
        <w:rPr>
          <w:ins w:id="6752" w:author="nidal saleh" w:date="2025-06-26T13:06:00Z"/>
          <w:rtl/>
          <w:lang w:bidi="ar-SY"/>
        </w:rPr>
        <w:pPrChange w:id="6753" w:author="nidal saleh" w:date="2025-06-26T13:07:00Z">
          <w:pPr>
            <w:pStyle w:val="Heading2"/>
            <w:bidi/>
          </w:pPr>
        </w:pPrChange>
      </w:pPr>
      <w:ins w:id="6754" w:author="nidal saleh" w:date="2025-06-26T13:09:00Z">
        <w:r>
          <w:rPr>
            <w:rFonts w:hint="cs"/>
            <w:noProof/>
            <w:rtl/>
            <w:lang w:val="ar-SY" w:bidi="ar-SY"/>
          </w:rPr>
          <w:drawing>
            <wp:anchor distT="0" distB="0" distL="114300" distR="114300" simplePos="0" relativeHeight="251705856" behindDoc="0" locked="0" layoutInCell="1" allowOverlap="1" wp14:anchorId="3BEB6A97" wp14:editId="4C1275F2">
              <wp:simplePos x="0" y="0"/>
              <wp:positionH relativeFrom="column">
                <wp:posOffset>323850</wp:posOffset>
              </wp:positionH>
              <wp:positionV relativeFrom="paragraph">
                <wp:posOffset>337185</wp:posOffset>
              </wp:positionV>
              <wp:extent cx="6325870" cy="3125470"/>
              <wp:effectExtent l="0" t="0" r="0" b="0"/>
              <wp:wrapTopAndBottom/>
              <wp:docPr id="159731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14633" name="Picture 1597314633"/>
                      <pic:cNvPicPr/>
                    </pic:nvPicPr>
                    <pic:blipFill>
                      <a:blip r:embed="rId14">
                        <a:extLst>
                          <a:ext uri="{28A0092B-C50C-407E-A947-70E740481C1C}">
                            <a14:useLocalDpi xmlns:a14="http://schemas.microsoft.com/office/drawing/2010/main" val="0"/>
                          </a:ext>
                        </a:extLst>
                      </a:blip>
                      <a:stretch>
                        <a:fillRect/>
                      </a:stretch>
                    </pic:blipFill>
                    <pic:spPr>
                      <a:xfrm>
                        <a:off x="0" y="0"/>
                        <a:ext cx="6325870" cy="3125470"/>
                      </a:xfrm>
                      <a:prstGeom prst="rect">
                        <a:avLst/>
                      </a:prstGeom>
                    </pic:spPr>
                  </pic:pic>
                </a:graphicData>
              </a:graphic>
            </wp:anchor>
          </w:drawing>
        </w:r>
      </w:ins>
    </w:p>
    <w:p w14:paraId="3A6E505D" w14:textId="7F034AD9" w:rsidR="00DC02D5" w:rsidRPr="00DC02D5" w:rsidRDefault="00DC6154">
      <w:pPr>
        <w:bidi/>
        <w:jc w:val="center"/>
        <w:rPr>
          <w:rtl/>
          <w:lang w:bidi="ar-SY"/>
        </w:rPr>
        <w:pPrChange w:id="6755" w:author="nidal saleh" w:date="2025-06-26T13:25:00Z">
          <w:pPr>
            <w:pStyle w:val="NormalWeb"/>
            <w:bidi/>
          </w:pPr>
        </w:pPrChange>
      </w:pPr>
      <w:ins w:id="6756" w:author="nidal saleh" w:date="2025-06-26T13:25:00Z">
        <w:r>
          <w:rPr>
            <w:rFonts w:hint="cs"/>
            <w:rtl/>
            <w:lang w:bidi="ar-SY"/>
          </w:rPr>
          <w:t>صورة 6.1</w:t>
        </w:r>
      </w:ins>
    </w:p>
    <w:p w14:paraId="12C54B12" w14:textId="417F211B" w:rsidR="00B13790" w:rsidRDefault="00D46689" w:rsidP="00D46689">
      <w:pPr>
        <w:jc w:val="center"/>
        <w:rPr>
          <w:ins w:id="6757" w:author="nidal saleh" w:date="2025-06-26T14:00:00Z"/>
          <w:rtl/>
          <w:lang w:bidi="ar-SY"/>
        </w:rPr>
      </w:pPr>
      <w:ins w:id="6758" w:author="nidal saleh" w:date="2025-06-26T13:46:00Z">
        <w:r>
          <w:rPr>
            <w:noProof/>
            <w:rtl/>
            <w:lang w:val="ar-SY" w:bidi="ar-SY"/>
          </w:rPr>
          <w:lastRenderedPageBreak/>
          <w:drawing>
            <wp:anchor distT="0" distB="0" distL="114300" distR="114300" simplePos="0" relativeHeight="251703808" behindDoc="0" locked="0" layoutInCell="1" allowOverlap="1" wp14:anchorId="36AA14A6" wp14:editId="5773B319">
              <wp:simplePos x="0" y="0"/>
              <wp:positionH relativeFrom="column">
                <wp:posOffset>323850</wp:posOffset>
              </wp:positionH>
              <wp:positionV relativeFrom="paragraph">
                <wp:posOffset>151765</wp:posOffset>
              </wp:positionV>
              <wp:extent cx="5943600" cy="3571875"/>
              <wp:effectExtent l="0" t="0" r="0" b="0"/>
              <wp:wrapTopAndBottom/>
              <wp:docPr id="761633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3356" name="Picture 76163356"/>
                      <pic:cNvPicPr/>
                    </pic:nvPicPr>
                    <pic:blipFill>
                      <a:blip r:embed="rId15">
                        <a:extLst>
                          <a:ext uri="{28A0092B-C50C-407E-A947-70E740481C1C}">
                            <a14:useLocalDpi xmlns:a14="http://schemas.microsoft.com/office/drawing/2010/main" val="0"/>
                          </a:ext>
                        </a:extLst>
                      </a:blip>
                      <a:stretch>
                        <a:fillRect/>
                      </a:stretch>
                    </pic:blipFill>
                    <pic:spPr>
                      <a:xfrm>
                        <a:off x="0" y="0"/>
                        <a:ext cx="5943600" cy="3571875"/>
                      </a:xfrm>
                      <a:prstGeom prst="rect">
                        <a:avLst/>
                      </a:prstGeom>
                    </pic:spPr>
                  </pic:pic>
                </a:graphicData>
              </a:graphic>
              <wp14:sizeRelH relativeFrom="margin">
                <wp14:pctWidth>0</wp14:pctWidth>
              </wp14:sizeRelH>
              <wp14:sizeRelV relativeFrom="margin">
                <wp14:pctHeight>0</wp14:pctHeight>
              </wp14:sizeRelV>
            </wp:anchor>
          </w:drawing>
        </w:r>
      </w:ins>
      <w:ins w:id="6759" w:author="nidal saleh" w:date="2025-06-26T13:47:00Z">
        <w:r>
          <w:rPr>
            <w:rFonts w:hint="cs"/>
            <w:rtl/>
            <w:lang w:bidi="ar-SY"/>
          </w:rPr>
          <w:t>صورة6.2</w:t>
        </w:r>
      </w:ins>
    </w:p>
    <w:p w14:paraId="409F1279" w14:textId="65325E53" w:rsidR="00B13790" w:rsidRDefault="00B13790" w:rsidP="00D46689">
      <w:pPr>
        <w:jc w:val="center"/>
        <w:rPr>
          <w:ins w:id="6760" w:author="nidal saleh" w:date="2025-06-26T14:00:00Z"/>
          <w:rtl/>
          <w:lang w:bidi="ar-SY"/>
        </w:rPr>
      </w:pPr>
    </w:p>
    <w:p w14:paraId="57ADE44C" w14:textId="77777777" w:rsidR="008E1D0B" w:rsidRDefault="00B13790" w:rsidP="00D46689">
      <w:pPr>
        <w:jc w:val="center"/>
        <w:rPr>
          <w:ins w:id="6761" w:author="nidal saleh" w:date="2025-06-26T19:55:00Z"/>
          <w:rtl/>
          <w:lang w:bidi="ar-SY"/>
        </w:rPr>
      </w:pPr>
      <w:ins w:id="6762" w:author="nidal saleh" w:date="2025-06-26T14:00:00Z">
        <w:r>
          <w:rPr>
            <w:noProof/>
            <w:sz w:val="32"/>
            <w:szCs w:val="32"/>
            <w:rtl/>
            <w:lang w:val="ar-SY" w:bidi="ar-SY"/>
          </w:rPr>
          <w:drawing>
            <wp:anchor distT="0" distB="0" distL="114300" distR="114300" simplePos="0" relativeHeight="251645440" behindDoc="0" locked="0" layoutInCell="1" allowOverlap="1" wp14:anchorId="6EDEFB77" wp14:editId="5C35FF94">
              <wp:simplePos x="0" y="0"/>
              <wp:positionH relativeFrom="column">
                <wp:posOffset>0</wp:posOffset>
              </wp:positionH>
              <wp:positionV relativeFrom="paragraph">
                <wp:posOffset>1270</wp:posOffset>
              </wp:positionV>
              <wp:extent cx="6645910" cy="2965450"/>
              <wp:effectExtent l="0" t="0" r="0" b="0"/>
              <wp:wrapSquare wrapText="bothSides"/>
              <wp:docPr id="13164394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39445" name="Picture 1316439445"/>
                      <pic:cNvPicPr/>
                    </pic:nvPicPr>
                    <pic:blipFill>
                      <a:blip r:embed="rId16">
                        <a:extLst>
                          <a:ext uri="{28A0092B-C50C-407E-A947-70E740481C1C}">
                            <a14:useLocalDpi xmlns:a14="http://schemas.microsoft.com/office/drawing/2010/main" val="0"/>
                          </a:ext>
                        </a:extLst>
                      </a:blip>
                      <a:stretch>
                        <a:fillRect/>
                      </a:stretch>
                    </pic:blipFill>
                    <pic:spPr>
                      <a:xfrm>
                        <a:off x="0" y="0"/>
                        <a:ext cx="6645910" cy="2965450"/>
                      </a:xfrm>
                      <a:prstGeom prst="rect">
                        <a:avLst/>
                      </a:prstGeom>
                    </pic:spPr>
                  </pic:pic>
                </a:graphicData>
              </a:graphic>
            </wp:anchor>
          </w:drawing>
        </w:r>
        <w:r>
          <w:rPr>
            <w:rFonts w:hint="cs"/>
            <w:rtl/>
            <w:lang w:bidi="ar-SY"/>
          </w:rPr>
          <w:t>صورة 6.3</w:t>
        </w:r>
      </w:ins>
    </w:p>
    <w:p w14:paraId="608B7DCF" w14:textId="77777777" w:rsidR="008E1D0B" w:rsidRDefault="008E1D0B">
      <w:pPr>
        <w:rPr>
          <w:ins w:id="6763" w:author="nidal saleh" w:date="2025-06-26T19:55:00Z"/>
          <w:rtl/>
          <w:lang w:bidi="ar-SY"/>
        </w:rPr>
      </w:pPr>
      <w:ins w:id="6764" w:author="nidal saleh" w:date="2025-06-26T19:55:00Z">
        <w:r>
          <w:rPr>
            <w:rtl/>
            <w:lang w:bidi="ar-SY"/>
          </w:rPr>
          <w:br w:type="page"/>
        </w:r>
      </w:ins>
    </w:p>
    <w:p w14:paraId="2997F469" w14:textId="3231D54C" w:rsidR="00E55D52" w:rsidRPr="00BF5951" w:rsidDel="00C05328" w:rsidRDefault="00E55D52">
      <w:pPr>
        <w:pStyle w:val="Heading2"/>
        <w:bidi/>
        <w:rPr>
          <w:del w:id="6765" w:author="nidal saleh" w:date="2025-06-10T22:56:00Z"/>
          <w:sz w:val="32"/>
          <w:szCs w:val="32"/>
        </w:rPr>
        <w:pPrChange w:id="6766" w:author="nidal saleh" w:date="2025-06-26T16:54:00Z">
          <w:pPr>
            <w:pStyle w:val="NormalWeb"/>
            <w:bidi/>
          </w:pPr>
        </w:pPrChange>
      </w:pPr>
      <w:del w:id="6767" w:author="nidal saleh" w:date="2025-06-26T17:00:00Z">
        <w:r w:rsidRPr="00BF5951" w:rsidDel="00BF5951">
          <w:rPr>
            <w:sz w:val="32"/>
            <w:szCs w:val="32"/>
            <w:rtl/>
          </w:rPr>
          <w:lastRenderedPageBreak/>
          <w:delText>واجهات النظام</w:delText>
        </w:r>
        <w:r w:rsidRPr="00BF5951" w:rsidDel="00BF5951">
          <w:rPr>
            <w:sz w:val="32"/>
            <w:szCs w:val="32"/>
          </w:rPr>
          <w:delText xml:space="preserve"> (System Interfaces)</w:delText>
        </w:r>
      </w:del>
    </w:p>
    <w:p w14:paraId="538FA62D" w14:textId="6E945E17" w:rsidR="00A14BEF" w:rsidDel="00C05328" w:rsidRDefault="00A14BEF">
      <w:pPr>
        <w:pStyle w:val="Heading2"/>
        <w:bidi/>
        <w:rPr>
          <w:del w:id="6768" w:author="nidal saleh" w:date="2025-06-10T22:56:00Z"/>
          <w:rtl/>
        </w:rPr>
        <w:pPrChange w:id="6769" w:author="nidal saleh" w:date="2025-06-26T16:54:00Z">
          <w:pPr>
            <w:bidi/>
          </w:pPr>
        </w:pPrChange>
      </w:pPr>
    </w:p>
    <w:p w14:paraId="15756AE4" w14:textId="5A792AE8" w:rsidR="00A04C45" w:rsidRPr="00A04C45" w:rsidDel="00C05328" w:rsidRDefault="00A04C45">
      <w:pPr>
        <w:pStyle w:val="Heading2"/>
        <w:bidi/>
        <w:rPr>
          <w:del w:id="6770" w:author="nidal saleh" w:date="2025-06-10T22:56:00Z"/>
          <w:b/>
          <w:bCs/>
          <w:color w:val="FF0000"/>
          <w:sz w:val="36"/>
          <w:szCs w:val="36"/>
          <w:u w:val="single"/>
          <w:rtl/>
        </w:rPr>
        <w:pPrChange w:id="6771" w:author="nidal saleh" w:date="2025-06-26T16:54:00Z">
          <w:pPr>
            <w:bidi/>
          </w:pPr>
        </w:pPrChange>
      </w:pPr>
      <w:del w:id="6772" w:author="nidal saleh" w:date="2025-06-10T22:56:00Z">
        <w:r w:rsidRPr="00A04C45" w:rsidDel="00C05328">
          <w:rPr>
            <w:rFonts w:hint="cs"/>
            <w:b/>
            <w:bCs/>
            <w:color w:val="FF0000"/>
            <w:sz w:val="36"/>
            <w:szCs w:val="36"/>
            <w:u w:val="single"/>
            <w:rtl/>
          </w:rPr>
          <w:delText xml:space="preserve">في حال مشروع روبوت </w:delText>
        </w:r>
      </w:del>
    </w:p>
    <w:p w14:paraId="1A86C0A2" w14:textId="531B8E99" w:rsidR="00A04C45" w:rsidDel="00C05328" w:rsidRDefault="00A04C45">
      <w:pPr>
        <w:pStyle w:val="Heading2"/>
        <w:bidi/>
        <w:rPr>
          <w:del w:id="6773" w:author="nidal saleh" w:date="2025-06-10T22:56:00Z"/>
          <w:rStyle w:val="Heading1Char"/>
          <w:rtl/>
        </w:rPr>
        <w:pPrChange w:id="6774" w:author="nidal saleh" w:date="2025-06-26T16:54:00Z">
          <w:pPr>
            <w:pStyle w:val="Heading1"/>
            <w:bidi/>
          </w:pPr>
        </w:pPrChange>
      </w:pPr>
      <w:del w:id="6775" w:author="nidal saleh" w:date="2025-06-10T22:56:00Z">
        <w:r w:rsidRPr="00A04C45" w:rsidDel="00C05328">
          <w:rPr>
            <w:rtl/>
          </w:rPr>
          <w:delText>الفصل الساد</w:delText>
        </w:r>
        <w:r w:rsidRPr="00A04C45" w:rsidDel="00C05328">
          <w:rPr>
            <w:rStyle w:val="Heading1Char"/>
            <w:rtl/>
          </w:rPr>
          <w:delText>س: الخوارزميات والذكاء الاصطناعي المستخدم في الروبوت</w:delText>
        </w:r>
      </w:del>
    </w:p>
    <w:p w14:paraId="7B62E30B" w14:textId="538E8DD7" w:rsidR="00A04C45" w:rsidRPr="00A04C45" w:rsidDel="00C05328" w:rsidRDefault="00A04C45">
      <w:pPr>
        <w:pStyle w:val="Heading2"/>
        <w:bidi/>
        <w:rPr>
          <w:del w:id="6776" w:author="nidal saleh" w:date="2025-06-10T22:56:00Z"/>
          <w:rFonts w:ascii="Times New Roman" w:eastAsia="Times New Roman" w:hAnsi="Times New Roman" w:cs="Times New Roman"/>
          <w:sz w:val="24"/>
          <w:szCs w:val="24"/>
        </w:rPr>
        <w:pPrChange w:id="6777" w:author="nidal saleh" w:date="2025-06-26T16:54:00Z">
          <w:pPr>
            <w:bidi/>
            <w:spacing w:before="100" w:beforeAutospacing="1" w:after="100" w:afterAutospacing="1" w:line="240" w:lineRule="auto"/>
          </w:pPr>
        </w:pPrChange>
      </w:pPr>
      <w:del w:id="6778" w:author="nidal saleh" w:date="2025-06-10T22:56:00Z">
        <w:r w:rsidRPr="00A04C45" w:rsidDel="00C05328">
          <w:rPr>
            <w:rFonts w:ascii="Times New Roman" w:eastAsia="Times New Roman" w:hAnsi="Times New Roman" w:cs="Times New Roman"/>
            <w:sz w:val="24"/>
            <w:szCs w:val="24"/>
            <w:rtl/>
          </w:rPr>
          <w:delText>وصف النموذج (مثل شبكة عصبية لتحديد الاتجاه)</w:delText>
        </w:r>
      </w:del>
    </w:p>
    <w:p w14:paraId="1BAD164F" w14:textId="3B016AB6" w:rsidR="00A04C45" w:rsidRPr="00A04C45" w:rsidDel="00C05328" w:rsidRDefault="00A04C45">
      <w:pPr>
        <w:pStyle w:val="Heading2"/>
        <w:bidi/>
        <w:rPr>
          <w:del w:id="6779" w:author="nidal saleh" w:date="2025-06-10T22:56:00Z"/>
          <w:rFonts w:ascii="Times New Roman" w:eastAsia="Times New Roman" w:hAnsi="Times New Roman" w:cs="Times New Roman"/>
          <w:sz w:val="24"/>
          <w:szCs w:val="24"/>
        </w:rPr>
        <w:pPrChange w:id="6780" w:author="nidal saleh" w:date="2025-06-26T16:54:00Z">
          <w:pPr>
            <w:bidi/>
            <w:spacing w:before="100" w:beforeAutospacing="1" w:after="100" w:afterAutospacing="1" w:line="240" w:lineRule="auto"/>
          </w:pPr>
        </w:pPrChange>
      </w:pPr>
      <w:del w:id="6781" w:author="nidal saleh" w:date="2025-06-10T22:56:00Z">
        <w:r w:rsidRPr="00A04C45" w:rsidDel="00C05328">
          <w:rPr>
            <w:rFonts w:ascii="Times New Roman" w:eastAsia="Times New Roman" w:hAnsi="Times New Roman" w:cs="Times New Roman"/>
            <w:sz w:val="24"/>
            <w:szCs w:val="24"/>
            <w:rtl/>
          </w:rPr>
          <w:delText>طرق التدريب إن وُجدت</w:delText>
        </w:r>
      </w:del>
    </w:p>
    <w:p w14:paraId="5A3D8B2C" w14:textId="3620C950" w:rsidR="00A04C45" w:rsidRPr="00A04C45" w:rsidDel="00C05328" w:rsidRDefault="00A04C45">
      <w:pPr>
        <w:pStyle w:val="Heading2"/>
        <w:bidi/>
        <w:rPr>
          <w:del w:id="6782" w:author="nidal saleh" w:date="2025-06-10T22:56:00Z"/>
          <w:rFonts w:ascii="Times New Roman" w:eastAsia="Times New Roman" w:hAnsi="Times New Roman" w:cs="Times New Roman"/>
          <w:sz w:val="24"/>
          <w:szCs w:val="24"/>
        </w:rPr>
        <w:pPrChange w:id="6783" w:author="nidal saleh" w:date="2025-06-26T16:54:00Z">
          <w:pPr>
            <w:bidi/>
            <w:spacing w:before="100" w:beforeAutospacing="1" w:after="100" w:afterAutospacing="1" w:line="240" w:lineRule="auto"/>
          </w:pPr>
        </w:pPrChange>
      </w:pPr>
      <w:del w:id="6784" w:author="nidal saleh" w:date="2025-06-10T22:56:00Z">
        <w:r w:rsidRPr="00A04C45" w:rsidDel="00C05328">
          <w:rPr>
            <w:rFonts w:ascii="Times New Roman" w:eastAsia="Times New Roman" w:hAnsi="Times New Roman" w:cs="Times New Roman"/>
            <w:sz w:val="24"/>
            <w:szCs w:val="24"/>
            <w:rtl/>
          </w:rPr>
          <w:delText>كود البرمجة</w:delText>
        </w:r>
        <w:r w:rsidRPr="00A04C45" w:rsidDel="00C05328">
          <w:rPr>
            <w:rFonts w:ascii="Times New Roman" w:eastAsia="Times New Roman" w:hAnsi="Times New Roman" w:cs="Times New Roman"/>
            <w:sz w:val="24"/>
            <w:szCs w:val="24"/>
          </w:rPr>
          <w:delText xml:space="preserve"> (Python, C++, Arduino...)</w:delText>
        </w:r>
      </w:del>
    </w:p>
    <w:p w14:paraId="0610F2DA" w14:textId="4F0A6593" w:rsidR="00A04C45" w:rsidRPr="00A04C45" w:rsidDel="00C05328" w:rsidRDefault="00A04C45">
      <w:pPr>
        <w:pStyle w:val="Heading2"/>
        <w:bidi/>
        <w:rPr>
          <w:del w:id="6785" w:author="nidal saleh" w:date="2025-06-10T22:56:00Z"/>
          <w:rFonts w:ascii="Times New Roman" w:eastAsia="Times New Roman" w:hAnsi="Times New Roman" w:cs="Times New Roman"/>
          <w:sz w:val="24"/>
          <w:szCs w:val="24"/>
        </w:rPr>
        <w:pPrChange w:id="6786" w:author="nidal saleh" w:date="2025-06-26T16:54:00Z">
          <w:pPr>
            <w:bidi/>
            <w:spacing w:before="100" w:beforeAutospacing="1" w:after="100" w:afterAutospacing="1" w:line="240" w:lineRule="auto"/>
          </w:pPr>
        </w:pPrChange>
      </w:pPr>
      <w:del w:id="6787" w:author="nidal saleh" w:date="2025-06-10T22:56:00Z">
        <w:r w:rsidRPr="00A04C45" w:rsidDel="00C05328">
          <w:rPr>
            <w:rFonts w:ascii="Times New Roman" w:eastAsia="Times New Roman" w:hAnsi="Times New Roman" w:cs="Times New Roman"/>
            <w:sz w:val="24"/>
            <w:szCs w:val="24"/>
            <w:rtl/>
          </w:rPr>
          <w:delText>دمج الذكاء مع العتاد</w:delText>
        </w:r>
        <w:r w:rsidRPr="00A04C45" w:rsidDel="00C05328">
          <w:rPr>
            <w:rFonts w:ascii="Times New Roman" w:eastAsia="Times New Roman" w:hAnsi="Times New Roman" w:cs="Times New Roman"/>
            <w:sz w:val="24"/>
            <w:szCs w:val="24"/>
          </w:rPr>
          <w:delText xml:space="preserve"> (Hardware Integration)</w:delText>
        </w:r>
      </w:del>
    </w:p>
    <w:p w14:paraId="07671534" w14:textId="5CE79277" w:rsidR="00A04C45" w:rsidRPr="00A04C45" w:rsidDel="00C05328" w:rsidRDefault="00A04C45">
      <w:pPr>
        <w:pStyle w:val="Heading2"/>
        <w:bidi/>
        <w:rPr>
          <w:del w:id="6788" w:author="nidal saleh" w:date="2025-06-10T22:56:00Z"/>
        </w:rPr>
        <w:pPrChange w:id="6789" w:author="nidal saleh" w:date="2025-06-26T16:54:00Z">
          <w:pPr>
            <w:bidi/>
          </w:pPr>
        </w:pPrChange>
      </w:pPr>
    </w:p>
    <w:p w14:paraId="1A964420" w14:textId="3AEAC5CF" w:rsidR="001E64B6" w:rsidRPr="00A04C45" w:rsidDel="00C05328" w:rsidRDefault="001E64B6">
      <w:pPr>
        <w:pStyle w:val="Heading2"/>
        <w:bidi/>
        <w:rPr>
          <w:del w:id="6790" w:author="nidal saleh" w:date="2025-06-10T22:56:00Z"/>
          <w:rtl/>
        </w:rPr>
        <w:pPrChange w:id="6791" w:author="nidal saleh" w:date="2025-06-26T16:54:00Z">
          <w:pPr>
            <w:bidi/>
          </w:pPr>
        </w:pPrChange>
      </w:pPr>
    </w:p>
    <w:p w14:paraId="195D911D" w14:textId="5BB36339" w:rsidR="001E64B6" w:rsidDel="00C05328" w:rsidRDefault="001E64B6">
      <w:pPr>
        <w:pStyle w:val="Heading2"/>
        <w:bidi/>
        <w:rPr>
          <w:del w:id="6792" w:author="nidal saleh" w:date="2025-06-10T22:56:00Z"/>
          <w:rtl/>
        </w:rPr>
        <w:pPrChange w:id="6793" w:author="nidal saleh" w:date="2025-06-26T16:54:00Z">
          <w:pPr>
            <w:bidi/>
          </w:pPr>
        </w:pPrChange>
      </w:pPr>
    </w:p>
    <w:p w14:paraId="26F4528F" w14:textId="0BF2776C" w:rsidR="001E64B6" w:rsidDel="00C05328" w:rsidRDefault="001E64B6">
      <w:pPr>
        <w:pStyle w:val="Heading2"/>
        <w:bidi/>
        <w:rPr>
          <w:del w:id="6794" w:author="nidal saleh" w:date="2025-06-10T22:56:00Z"/>
          <w:rtl/>
        </w:rPr>
        <w:pPrChange w:id="6795" w:author="nidal saleh" w:date="2025-06-26T16:54:00Z">
          <w:pPr>
            <w:bidi/>
          </w:pPr>
        </w:pPrChange>
      </w:pPr>
    </w:p>
    <w:p w14:paraId="2A1CA07C" w14:textId="6FDC2B6B" w:rsidR="00260A78" w:rsidDel="00C05328" w:rsidRDefault="00260A78">
      <w:pPr>
        <w:pStyle w:val="Heading2"/>
        <w:bidi/>
        <w:rPr>
          <w:del w:id="6796" w:author="nidal saleh" w:date="2025-06-10T22:56:00Z"/>
          <w:rtl/>
        </w:rPr>
        <w:pPrChange w:id="6797" w:author="nidal saleh" w:date="2025-06-26T16:54:00Z">
          <w:pPr>
            <w:bidi/>
          </w:pPr>
        </w:pPrChange>
      </w:pPr>
    </w:p>
    <w:p w14:paraId="2DD8C211" w14:textId="6C7AA91F" w:rsidR="00260A78" w:rsidDel="00C05328" w:rsidRDefault="00260A78">
      <w:pPr>
        <w:pStyle w:val="Heading2"/>
        <w:bidi/>
        <w:rPr>
          <w:del w:id="6798" w:author="nidal saleh" w:date="2025-06-10T22:56:00Z"/>
          <w:rtl/>
        </w:rPr>
        <w:pPrChange w:id="6799" w:author="nidal saleh" w:date="2025-06-26T16:54:00Z">
          <w:pPr>
            <w:bidi/>
          </w:pPr>
        </w:pPrChange>
      </w:pPr>
    </w:p>
    <w:p w14:paraId="7BF4B97A" w14:textId="38B6F0D7" w:rsidR="00260A78" w:rsidDel="00C05328" w:rsidRDefault="00260A78">
      <w:pPr>
        <w:pStyle w:val="Heading2"/>
        <w:bidi/>
        <w:rPr>
          <w:del w:id="6800" w:author="nidal saleh" w:date="2025-06-10T22:56:00Z"/>
          <w:rtl/>
        </w:rPr>
        <w:pPrChange w:id="6801" w:author="nidal saleh" w:date="2025-06-26T16:54:00Z">
          <w:pPr>
            <w:bidi/>
          </w:pPr>
        </w:pPrChange>
      </w:pPr>
    </w:p>
    <w:p w14:paraId="2069D51E" w14:textId="5D423535" w:rsidR="00260A78" w:rsidDel="00C05328" w:rsidRDefault="00260A78">
      <w:pPr>
        <w:pStyle w:val="Heading2"/>
        <w:bidi/>
        <w:rPr>
          <w:del w:id="6802" w:author="nidal saleh" w:date="2025-06-10T22:56:00Z"/>
          <w:rtl/>
        </w:rPr>
        <w:pPrChange w:id="6803" w:author="nidal saleh" w:date="2025-06-26T16:54:00Z">
          <w:pPr>
            <w:bidi/>
          </w:pPr>
        </w:pPrChange>
      </w:pPr>
    </w:p>
    <w:p w14:paraId="0349E010" w14:textId="50000892" w:rsidR="00260A78" w:rsidDel="00C05328" w:rsidRDefault="00260A78">
      <w:pPr>
        <w:pStyle w:val="Heading2"/>
        <w:bidi/>
        <w:rPr>
          <w:del w:id="6804" w:author="nidal saleh" w:date="2025-06-10T22:56:00Z"/>
          <w:rtl/>
        </w:rPr>
        <w:pPrChange w:id="6805" w:author="nidal saleh" w:date="2025-06-26T16:54:00Z">
          <w:pPr>
            <w:bidi/>
          </w:pPr>
        </w:pPrChange>
      </w:pPr>
    </w:p>
    <w:p w14:paraId="6A3839BF" w14:textId="2C55AC78" w:rsidR="00260A78" w:rsidDel="00C05328" w:rsidRDefault="00260A78">
      <w:pPr>
        <w:pStyle w:val="Heading2"/>
        <w:bidi/>
        <w:rPr>
          <w:del w:id="6806" w:author="nidal saleh" w:date="2025-06-10T22:56:00Z"/>
          <w:rtl/>
        </w:rPr>
        <w:pPrChange w:id="6807" w:author="nidal saleh" w:date="2025-06-26T16:54:00Z">
          <w:pPr>
            <w:bidi/>
          </w:pPr>
        </w:pPrChange>
      </w:pPr>
    </w:p>
    <w:p w14:paraId="161E9624" w14:textId="2E72B01B" w:rsidR="00260A78" w:rsidDel="00981169" w:rsidRDefault="00260A78">
      <w:pPr>
        <w:pStyle w:val="Heading2"/>
        <w:bidi/>
        <w:rPr>
          <w:del w:id="6808" w:author="nidal saleh" w:date="2025-06-26T13:20:00Z"/>
          <w:rtl/>
        </w:rPr>
        <w:pPrChange w:id="6809" w:author="nidal saleh" w:date="2025-06-26T16:54:00Z">
          <w:pPr>
            <w:bidi/>
          </w:pPr>
        </w:pPrChange>
      </w:pPr>
    </w:p>
    <w:p w14:paraId="00DACB29" w14:textId="78C235ED" w:rsidR="00260A78" w:rsidRDefault="00BF5951">
      <w:pPr>
        <w:pStyle w:val="Heading2"/>
        <w:bidi/>
        <w:rPr>
          <w:ins w:id="6810" w:author="nidal saleh" w:date="2025-06-11T13:46:00Z"/>
          <w:rtl/>
          <w:lang w:bidi="ar-SY"/>
        </w:rPr>
        <w:pPrChange w:id="6811" w:author="nidal saleh" w:date="2025-06-26T16:54:00Z">
          <w:pPr>
            <w:bidi/>
          </w:pPr>
        </w:pPrChange>
      </w:pPr>
      <w:ins w:id="6812" w:author="nidal saleh" w:date="2025-06-26T16:59:00Z">
        <w:r>
          <w:rPr>
            <w:lang w:bidi="ar-SY"/>
          </w:rPr>
          <w:t>6.5</w:t>
        </w:r>
        <w:r>
          <w:rPr>
            <w:rFonts w:hint="cs"/>
            <w:rtl/>
            <w:lang w:bidi="ar-SY"/>
          </w:rPr>
          <w:t xml:space="preserve"> </w:t>
        </w:r>
        <w:r>
          <w:rPr>
            <w:rFonts w:hint="cs"/>
            <w:sz w:val="32"/>
            <w:szCs w:val="32"/>
            <w:rtl/>
          </w:rPr>
          <w:t xml:space="preserve">واجهات </w:t>
        </w:r>
        <w:r w:rsidRPr="00BF5951">
          <w:rPr>
            <w:sz w:val="32"/>
            <w:szCs w:val="32"/>
            <w:rtl/>
          </w:rPr>
          <w:t>النظام</w:t>
        </w:r>
        <w:r w:rsidRPr="00BF5951">
          <w:rPr>
            <w:sz w:val="32"/>
            <w:szCs w:val="32"/>
          </w:rPr>
          <w:t xml:space="preserve"> (System Interfaces)</w:t>
        </w:r>
      </w:ins>
    </w:p>
    <w:p w14:paraId="72286320" w14:textId="0390D1F8" w:rsidR="00DC6154" w:rsidRDefault="00DC6154" w:rsidP="00DC6154">
      <w:pPr>
        <w:jc w:val="right"/>
        <w:rPr>
          <w:ins w:id="6813" w:author="nidal saleh" w:date="2025-06-26T13:37:00Z"/>
          <w:sz w:val="36"/>
          <w:szCs w:val="36"/>
          <w:lang w:bidi="ar-SY"/>
        </w:rPr>
      </w:pPr>
    </w:p>
    <w:p w14:paraId="7DD66C00" w14:textId="58125F72" w:rsidR="00D9593F" w:rsidRPr="00D9593F" w:rsidRDefault="00D9593F">
      <w:pPr>
        <w:jc w:val="center"/>
        <w:rPr>
          <w:ins w:id="6814" w:author="nidal saleh" w:date="2025-06-26T17:07:00Z"/>
          <w:sz w:val="24"/>
          <w:szCs w:val="24"/>
          <w:rtl/>
          <w:lang w:bidi="ar-SY"/>
          <w:rPrChange w:id="6815" w:author="nidal saleh" w:date="2025-06-26T17:12:00Z">
            <w:rPr>
              <w:ins w:id="6816" w:author="nidal saleh" w:date="2025-06-26T17:07:00Z"/>
              <w:rtl/>
              <w:lang w:bidi="ar-SY"/>
            </w:rPr>
          </w:rPrChange>
        </w:rPr>
        <w:pPrChange w:id="6817" w:author="nidal saleh" w:date="2025-06-26T17:10:00Z">
          <w:pPr/>
        </w:pPrChange>
      </w:pPr>
      <w:ins w:id="6818" w:author="nidal saleh" w:date="2025-06-26T17:09:00Z">
        <w:r w:rsidRPr="00D9593F">
          <w:rPr>
            <w:noProof/>
            <w:sz w:val="24"/>
            <w:szCs w:val="24"/>
            <w:lang w:bidi="ar-SY"/>
            <w:rPrChange w:id="6819" w:author="nidal saleh" w:date="2025-06-26T17:12:00Z">
              <w:rPr>
                <w:noProof/>
                <w:lang w:bidi="ar-SY"/>
              </w:rPr>
            </w:rPrChange>
          </w:rPr>
          <w:drawing>
            <wp:anchor distT="0" distB="0" distL="114300" distR="114300" simplePos="0" relativeHeight="251723264" behindDoc="0" locked="0" layoutInCell="1" allowOverlap="1" wp14:anchorId="631579D3" wp14:editId="1C02A7C5">
              <wp:simplePos x="0" y="0"/>
              <wp:positionH relativeFrom="column">
                <wp:posOffset>930910</wp:posOffset>
              </wp:positionH>
              <wp:positionV relativeFrom="paragraph">
                <wp:posOffset>-41275</wp:posOffset>
              </wp:positionV>
              <wp:extent cx="4667250" cy="3716655"/>
              <wp:effectExtent l="0" t="0" r="0" b="0"/>
              <wp:wrapTopAndBottom/>
              <wp:docPr id="17482250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25055" name="Picture 1748225055"/>
                      <pic:cNvPicPr/>
                    </pic:nvPicPr>
                    <pic:blipFill>
                      <a:blip r:embed="rId17">
                        <a:extLst>
                          <a:ext uri="{28A0092B-C50C-407E-A947-70E740481C1C}">
                            <a14:useLocalDpi xmlns:a14="http://schemas.microsoft.com/office/drawing/2010/main" val="0"/>
                          </a:ext>
                        </a:extLst>
                      </a:blip>
                      <a:stretch>
                        <a:fillRect/>
                      </a:stretch>
                    </pic:blipFill>
                    <pic:spPr>
                      <a:xfrm>
                        <a:off x="0" y="0"/>
                        <a:ext cx="4667250" cy="3716655"/>
                      </a:xfrm>
                      <a:prstGeom prst="rect">
                        <a:avLst/>
                      </a:prstGeom>
                    </pic:spPr>
                  </pic:pic>
                </a:graphicData>
              </a:graphic>
              <wp14:sizeRelH relativeFrom="margin">
                <wp14:pctWidth>0</wp14:pctWidth>
              </wp14:sizeRelH>
              <wp14:sizeRelV relativeFrom="margin">
                <wp14:pctHeight>0</wp14:pctHeight>
              </wp14:sizeRelV>
            </wp:anchor>
          </w:drawing>
        </w:r>
        <w:r w:rsidRPr="00D9593F">
          <w:rPr>
            <w:rFonts w:hint="eastAsia"/>
            <w:sz w:val="24"/>
            <w:szCs w:val="24"/>
            <w:rtl/>
            <w:lang w:bidi="ar-SY"/>
            <w:rPrChange w:id="6820" w:author="nidal saleh" w:date="2025-06-26T17:12:00Z">
              <w:rPr>
                <w:rFonts w:hint="eastAsia"/>
                <w:rtl/>
                <w:lang w:bidi="ar-SY"/>
              </w:rPr>
            </w:rPrChange>
          </w:rPr>
          <w:t>صورة</w:t>
        </w:r>
        <w:r w:rsidRPr="00D9593F">
          <w:rPr>
            <w:sz w:val="24"/>
            <w:szCs w:val="24"/>
            <w:rtl/>
            <w:lang w:bidi="ar-SY"/>
            <w:rPrChange w:id="6821" w:author="nidal saleh" w:date="2025-06-26T17:12:00Z">
              <w:rPr>
                <w:rtl/>
                <w:lang w:bidi="ar-SY"/>
              </w:rPr>
            </w:rPrChange>
          </w:rPr>
          <w:t xml:space="preserve"> 6.4</w:t>
        </w:r>
      </w:ins>
    </w:p>
    <w:p w14:paraId="48F40B95" w14:textId="64B4819E" w:rsidR="006F2F59" w:rsidDel="00D9593F" w:rsidRDefault="00D9593F">
      <w:pPr>
        <w:pStyle w:val="Heading3"/>
        <w:bidi/>
        <w:jc w:val="center"/>
        <w:rPr>
          <w:del w:id="6822" w:author="nidal saleh" w:date="2025-06-26T17:07:00Z"/>
          <w:sz w:val="22"/>
          <w:szCs w:val="22"/>
          <w:lang w:bidi="ar-SY"/>
        </w:rPr>
        <w:pPrChange w:id="6823" w:author="nidal saleh" w:date="2025-06-26T17:11:00Z">
          <w:pPr>
            <w:pStyle w:val="Heading3"/>
            <w:bidi/>
          </w:pPr>
        </w:pPrChange>
      </w:pPr>
      <w:ins w:id="6824" w:author="nidal saleh" w:date="2025-06-26T17:10:00Z">
        <w:r>
          <w:rPr>
            <w:noProof/>
            <w:lang w:bidi="ar-SY"/>
          </w:rPr>
          <w:drawing>
            <wp:anchor distT="0" distB="0" distL="114300" distR="114300" simplePos="0" relativeHeight="251732480" behindDoc="0" locked="0" layoutInCell="1" allowOverlap="1" wp14:anchorId="16D68AAF" wp14:editId="4D254F95">
              <wp:simplePos x="0" y="0"/>
              <wp:positionH relativeFrom="column">
                <wp:posOffset>908050</wp:posOffset>
              </wp:positionH>
              <wp:positionV relativeFrom="paragraph">
                <wp:posOffset>398145</wp:posOffset>
              </wp:positionV>
              <wp:extent cx="4820920" cy="3728720"/>
              <wp:effectExtent l="0" t="0" r="0" b="0"/>
              <wp:wrapTopAndBottom/>
              <wp:docPr id="14915961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96133" name="Picture 1491596133"/>
                      <pic:cNvPicPr/>
                    </pic:nvPicPr>
                    <pic:blipFill>
                      <a:blip r:embed="rId18">
                        <a:extLst>
                          <a:ext uri="{28A0092B-C50C-407E-A947-70E740481C1C}">
                            <a14:useLocalDpi xmlns:a14="http://schemas.microsoft.com/office/drawing/2010/main" val="0"/>
                          </a:ext>
                        </a:extLst>
                      </a:blip>
                      <a:stretch>
                        <a:fillRect/>
                      </a:stretch>
                    </pic:blipFill>
                    <pic:spPr>
                      <a:xfrm>
                        <a:off x="0" y="0"/>
                        <a:ext cx="4820920" cy="3728720"/>
                      </a:xfrm>
                      <a:prstGeom prst="rect">
                        <a:avLst/>
                      </a:prstGeom>
                    </pic:spPr>
                  </pic:pic>
                </a:graphicData>
              </a:graphic>
              <wp14:sizeRelH relativeFrom="margin">
                <wp14:pctWidth>0</wp14:pctWidth>
              </wp14:sizeRelH>
              <wp14:sizeRelV relativeFrom="margin">
                <wp14:pctHeight>0</wp14:pctHeight>
              </wp14:sizeRelV>
            </wp:anchor>
          </w:drawing>
        </w:r>
      </w:ins>
    </w:p>
    <w:p w14:paraId="10B09059" w14:textId="763CC0D6" w:rsidR="00D9593F" w:rsidRDefault="00D9593F" w:rsidP="00D9593F">
      <w:pPr>
        <w:bidi/>
        <w:jc w:val="center"/>
        <w:rPr>
          <w:ins w:id="6825" w:author="nidal saleh" w:date="2025-06-26T17:13:00Z"/>
          <w:lang w:bidi="ar-SY"/>
        </w:rPr>
      </w:pPr>
    </w:p>
    <w:p w14:paraId="48C6454E" w14:textId="77777777" w:rsidR="00D9593F" w:rsidRPr="00D9593F" w:rsidRDefault="00D9593F">
      <w:pPr>
        <w:bidi/>
        <w:rPr>
          <w:ins w:id="6826" w:author="nidal saleh" w:date="2025-06-26T17:13:00Z"/>
          <w:lang w:bidi="ar-SY"/>
        </w:rPr>
        <w:pPrChange w:id="6827" w:author="nidal saleh" w:date="2025-06-26T17:13:00Z">
          <w:pPr>
            <w:bidi/>
            <w:jc w:val="center"/>
          </w:pPr>
        </w:pPrChange>
      </w:pPr>
    </w:p>
    <w:p w14:paraId="16FD0030" w14:textId="75E90E45" w:rsidR="00D9593F" w:rsidRPr="00D9593F" w:rsidRDefault="00D9593F" w:rsidP="00D9593F">
      <w:pPr>
        <w:bidi/>
        <w:jc w:val="center"/>
        <w:rPr>
          <w:ins w:id="6828" w:author="nidal saleh" w:date="2025-06-26T17:13:00Z"/>
          <w:lang w:bidi="ar-SY"/>
        </w:rPr>
      </w:pPr>
      <w:ins w:id="6829" w:author="nidal saleh" w:date="2025-06-26T17:13:00Z">
        <w:r>
          <w:rPr>
            <w:rFonts w:hint="cs"/>
            <w:rtl/>
            <w:lang w:bidi="ar-SY"/>
          </w:rPr>
          <w:t>صورة 6.5</w:t>
        </w:r>
      </w:ins>
    </w:p>
    <w:p w14:paraId="3AA77987" w14:textId="77777777" w:rsidR="00D9593F" w:rsidRPr="00D9593F" w:rsidRDefault="00D9593F">
      <w:pPr>
        <w:bidi/>
        <w:rPr>
          <w:ins w:id="6830" w:author="nidal saleh" w:date="2025-06-26T17:13:00Z"/>
          <w:lang w:bidi="ar-SY"/>
        </w:rPr>
        <w:pPrChange w:id="6831" w:author="nidal saleh" w:date="2025-06-26T17:13:00Z">
          <w:pPr>
            <w:bidi/>
            <w:jc w:val="center"/>
          </w:pPr>
        </w:pPrChange>
      </w:pPr>
    </w:p>
    <w:p w14:paraId="5443B6B6" w14:textId="77777777" w:rsidR="00D9593F" w:rsidRPr="00D9593F" w:rsidRDefault="00D9593F">
      <w:pPr>
        <w:bidi/>
        <w:rPr>
          <w:ins w:id="6832" w:author="nidal saleh" w:date="2025-06-26T17:13:00Z"/>
          <w:lang w:bidi="ar-SY"/>
        </w:rPr>
        <w:pPrChange w:id="6833" w:author="nidal saleh" w:date="2025-06-26T17:13:00Z">
          <w:pPr>
            <w:bidi/>
            <w:jc w:val="center"/>
          </w:pPr>
        </w:pPrChange>
      </w:pPr>
    </w:p>
    <w:p w14:paraId="604AF621" w14:textId="2F0C2538" w:rsidR="00D9593F" w:rsidRPr="00D9593F" w:rsidRDefault="001767C8">
      <w:pPr>
        <w:bidi/>
        <w:rPr>
          <w:ins w:id="6834" w:author="nidal saleh" w:date="2025-06-26T17:13:00Z"/>
          <w:lang w:bidi="ar-SY"/>
        </w:rPr>
        <w:pPrChange w:id="6835" w:author="nidal saleh" w:date="2025-06-26T17:13:00Z">
          <w:pPr>
            <w:bidi/>
            <w:jc w:val="center"/>
          </w:pPr>
        </w:pPrChange>
      </w:pPr>
      <w:ins w:id="6836" w:author="nidal saleh" w:date="2025-06-26T17:15:00Z">
        <w:r>
          <w:rPr>
            <w:noProof/>
            <w:lang w:bidi="ar-SY"/>
          </w:rPr>
          <w:drawing>
            <wp:anchor distT="0" distB="0" distL="114300" distR="114300" simplePos="0" relativeHeight="251737600" behindDoc="0" locked="0" layoutInCell="1" allowOverlap="1" wp14:anchorId="27CF38C1" wp14:editId="2C4CEA95">
              <wp:simplePos x="0" y="0"/>
              <wp:positionH relativeFrom="column">
                <wp:posOffset>1003300</wp:posOffset>
              </wp:positionH>
              <wp:positionV relativeFrom="paragraph">
                <wp:posOffset>-41275</wp:posOffset>
              </wp:positionV>
              <wp:extent cx="4726305" cy="3769995"/>
              <wp:effectExtent l="0" t="0" r="0" b="0"/>
              <wp:wrapTopAndBottom/>
              <wp:docPr id="15555610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61097" name="Picture 1555561097"/>
                      <pic:cNvPicPr/>
                    </pic:nvPicPr>
                    <pic:blipFill>
                      <a:blip r:embed="rId19">
                        <a:extLst>
                          <a:ext uri="{28A0092B-C50C-407E-A947-70E740481C1C}">
                            <a14:useLocalDpi xmlns:a14="http://schemas.microsoft.com/office/drawing/2010/main" val="0"/>
                          </a:ext>
                        </a:extLst>
                      </a:blip>
                      <a:stretch>
                        <a:fillRect/>
                      </a:stretch>
                    </pic:blipFill>
                    <pic:spPr>
                      <a:xfrm>
                        <a:off x="0" y="0"/>
                        <a:ext cx="4726305" cy="3769995"/>
                      </a:xfrm>
                      <a:prstGeom prst="rect">
                        <a:avLst/>
                      </a:prstGeom>
                    </pic:spPr>
                  </pic:pic>
                </a:graphicData>
              </a:graphic>
              <wp14:sizeRelH relativeFrom="margin">
                <wp14:pctWidth>0</wp14:pctWidth>
              </wp14:sizeRelH>
              <wp14:sizeRelV relativeFrom="margin">
                <wp14:pctHeight>0</wp14:pctHeight>
              </wp14:sizeRelV>
            </wp:anchor>
          </w:drawing>
        </w:r>
      </w:ins>
    </w:p>
    <w:p w14:paraId="11DC9494" w14:textId="7FFC93AE" w:rsidR="00D9593F" w:rsidRPr="00D9593F" w:rsidRDefault="001767C8" w:rsidP="001767C8">
      <w:pPr>
        <w:bidi/>
        <w:jc w:val="center"/>
        <w:rPr>
          <w:ins w:id="6837" w:author="nidal saleh" w:date="2025-06-26T17:13:00Z"/>
          <w:lang w:bidi="ar-SY"/>
        </w:rPr>
      </w:pPr>
      <w:ins w:id="6838" w:author="nidal saleh" w:date="2025-06-26T17:17:00Z">
        <w:r>
          <w:rPr>
            <w:noProof/>
            <w:lang w:bidi="ar-SY"/>
          </w:rPr>
          <w:drawing>
            <wp:anchor distT="0" distB="0" distL="114300" distR="114300" simplePos="0" relativeHeight="251744768" behindDoc="0" locked="0" layoutInCell="1" allowOverlap="1" wp14:anchorId="7EA1838D" wp14:editId="3FB7EDD8">
              <wp:simplePos x="0" y="0"/>
              <wp:positionH relativeFrom="column">
                <wp:posOffset>979170</wp:posOffset>
              </wp:positionH>
              <wp:positionV relativeFrom="paragraph">
                <wp:posOffset>525780</wp:posOffset>
              </wp:positionV>
              <wp:extent cx="4833620" cy="3835400"/>
              <wp:effectExtent l="0" t="0" r="0" b="0"/>
              <wp:wrapTopAndBottom/>
              <wp:docPr id="2972919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91956" name="Picture 297291956"/>
                      <pic:cNvPicPr/>
                    </pic:nvPicPr>
                    <pic:blipFill>
                      <a:blip r:embed="rId20">
                        <a:extLst>
                          <a:ext uri="{28A0092B-C50C-407E-A947-70E740481C1C}">
                            <a14:useLocalDpi xmlns:a14="http://schemas.microsoft.com/office/drawing/2010/main" val="0"/>
                          </a:ext>
                        </a:extLst>
                      </a:blip>
                      <a:stretch>
                        <a:fillRect/>
                      </a:stretch>
                    </pic:blipFill>
                    <pic:spPr>
                      <a:xfrm>
                        <a:off x="0" y="0"/>
                        <a:ext cx="4833620" cy="3835400"/>
                      </a:xfrm>
                      <a:prstGeom prst="rect">
                        <a:avLst/>
                      </a:prstGeom>
                    </pic:spPr>
                  </pic:pic>
                </a:graphicData>
              </a:graphic>
              <wp14:sizeRelH relativeFrom="margin">
                <wp14:pctWidth>0</wp14:pctWidth>
              </wp14:sizeRelH>
              <wp14:sizeRelV relativeFrom="margin">
                <wp14:pctHeight>0</wp14:pctHeight>
              </wp14:sizeRelV>
            </wp:anchor>
          </w:drawing>
        </w:r>
      </w:ins>
      <w:ins w:id="6839" w:author="nidal saleh" w:date="2025-06-26T17:16:00Z">
        <w:r>
          <w:rPr>
            <w:rFonts w:hint="cs"/>
            <w:rtl/>
            <w:lang w:bidi="ar-SY"/>
          </w:rPr>
          <w:t>صورة 6.6</w:t>
        </w:r>
      </w:ins>
    </w:p>
    <w:p w14:paraId="7011E7E4" w14:textId="46E63DEA" w:rsidR="00D9593F" w:rsidRPr="00D9593F" w:rsidRDefault="00D9593F">
      <w:pPr>
        <w:bidi/>
        <w:rPr>
          <w:ins w:id="6840" w:author="nidal saleh" w:date="2025-06-26T17:13:00Z"/>
          <w:lang w:bidi="ar-SY"/>
        </w:rPr>
        <w:pPrChange w:id="6841" w:author="nidal saleh" w:date="2025-06-26T17:13:00Z">
          <w:pPr>
            <w:bidi/>
            <w:jc w:val="center"/>
          </w:pPr>
        </w:pPrChange>
      </w:pPr>
    </w:p>
    <w:p w14:paraId="07C7BE47" w14:textId="3C94E9AE" w:rsidR="001767C8" w:rsidRDefault="001767C8" w:rsidP="001767C8">
      <w:pPr>
        <w:bidi/>
        <w:jc w:val="center"/>
        <w:rPr>
          <w:ins w:id="6842" w:author="nidal saleh" w:date="2025-06-26T17:19:00Z"/>
          <w:lang w:bidi="ar-SY"/>
        </w:rPr>
      </w:pPr>
      <w:ins w:id="6843" w:author="nidal saleh" w:date="2025-06-26T17:18:00Z">
        <w:r>
          <w:rPr>
            <w:rFonts w:hint="cs"/>
            <w:rtl/>
            <w:lang w:bidi="ar-SY"/>
          </w:rPr>
          <w:t>صورة 6.7</w:t>
        </w:r>
      </w:ins>
    </w:p>
    <w:p w14:paraId="37D58A7C" w14:textId="77777777" w:rsidR="001767C8" w:rsidRDefault="001767C8">
      <w:pPr>
        <w:rPr>
          <w:ins w:id="6844" w:author="nidal saleh" w:date="2025-06-26T17:19:00Z"/>
          <w:lang w:bidi="ar-SY"/>
        </w:rPr>
      </w:pPr>
      <w:ins w:id="6845" w:author="nidal saleh" w:date="2025-06-26T17:19:00Z">
        <w:r>
          <w:rPr>
            <w:lang w:bidi="ar-SY"/>
          </w:rPr>
          <w:br w:type="page"/>
        </w:r>
      </w:ins>
    </w:p>
    <w:p w14:paraId="472A4B3B" w14:textId="61E9DE01" w:rsidR="00D9593F" w:rsidRPr="00D9593F" w:rsidRDefault="001767C8" w:rsidP="001767C8">
      <w:pPr>
        <w:bidi/>
        <w:jc w:val="center"/>
        <w:rPr>
          <w:ins w:id="6846" w:author="nidal saleh" w:date="2025-06-26T17:13:00Z"/>
          <w:lang w:bidi="ar-SY"/>
        </w:rPr>
      </w:pPr>
      <w:ins w:id="6847" w:author="nidal saleh" w:date="2025-06-26T17:19:00Z">
        <w:r>
          <w:rPr>
            <w:noProof/>
            <w:lang w:bidi="ar-SY"/>
          </w:rPr>
          <w:lastRenderedPageBreak/>
          <w:drawing>
            <wp:anchor distT="0" distB="0" distL="114300" distR="114300" simplePos="0" relativeHeight="251745792" behindDoc="0" locked="0" layoutInCell="1" allowOverlap="1" wp14:anchorId="63F6A992" wp14:editId="7721D3FD">
              <wp:simplePos x="0" y="0"/>
              <wp:positionH relativeFrom="column">
                <wp:posOffset>1317089</wp:posOffset>
              </wp:positionH>
              <wp:positionV relativeFrom="paragraph">
                <wp:posOffset>-41341</wp:posOffset>
              </wp:positionV>
              <wp:extent cx="4400550" cy="3526790"/>
              <wp:effectExtent l="0" t="0" r="0" b="0"/>
              <wp:wrapTopAndBottom/>
              <wp:docPr id="16841024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02404" name="Picture 1684102404"/>
                      <pic:cNvPicPr/>
                    </pic:nvPicPr>
                    <pic:blipFill>
                      <a:blip r:embed="rId21">
                        <a:extLst>
                          <a:ext uri="{28A0092B-C50C-407E-A947-70E740481C1C}">
                            <a14:useLocalDpi xmlns:a14="http://schemas.microsoft.com/office/drawing/2010/main" val="0"/>
                          </a:ext>
                        </a:extLst>
                      </a:blip>
                      <a:stretch>
                        <a:fillRect/>
                      </a:stretch>
                    </pic:blipFill>
                    <pic:spPr>
                      <a:xfrm>
                        <a:off x="0" y="0"/>
                        <a:ext cx="4400550" cy="3526790"/>
                      </a:xfrm>
                      <a:prstGeom prst="rect">
                        <a:avLst/>
                      </a:prstGeom>
                    </pic:spPr>
                  </pic:pic>
                </a:graphicData>
              </a:graphic>
              <wp14:sizeRelH relativeFrom="margin">
                <wp14:pctWidth>0</wp14:pctWidth>
              </wp14:sizeRelH>
              <wp14:sizeRelV relativeFrom="margin">
                <wp14:pctHeight>0</wp14:pctHeight>
              </wp14:sizeRelV>
            </wp:anchor>
          </w:drawing>
        </w:r>
      </w:ins>
    </w:p>
    <w:p w14:paraId="3FEEE238" w14:textId="2ABE11A1" w:rsidR="00D9593F" w:rsidRPr="00D9593F" w:rsidRDefault="001767C8" w:rsidP="001767C8">
      <w:pPr>
        <w:bidi/>
        <w:jc w:val="center"/>
        <w:rPr>
          <w:ins w:id="6848" w:author="nidal saleh" w:date="2025-06-26T17:13:00Z"/>
          <w:lang w:bidi="ar-SY"/>
        </w:rPr>
      </w:pPr>
      <w:ins w:id="6849" w:author="nidal saleh" w:date="2025-06-26T17:19:00Z">
        <w:r>
          <w:rPr>
            <w:rFonts w:hint="cs"/>
            <w:rtl/>
            <w:lang w:bidi="ar-SY"/>
          </w:rPr>
          <w:t>صورة 6.8</w:t>
        </w:r>
      </w:ins>
    </w:p>
    <w:p w14:paraId="46F88E48" w14:textId="77777777" w:rsidR="00D9593F" w:rsidRPr="00D9593F" w:rsidRDefault="00D9593F">
      <w:pPr>
        <w:bidi/>
        <w:rPr>
          <w:ins w:id="6850" w:author="nidal saleh" w:date="2025-06-26T17:13:00Z"/>
          <w:lang w:bidi="ar-SY"/>
        </w:rPr>
        <w:pPrChange w:id="6851" w:author="nidal saleh" w:date="2025-06-26T17:13:00Z">
          <w:pPr>
            <w:bidi/>
            <w:jc w:val="center"/>
          </w:pPr>
        </w:pPrChange>
      </w:pPr>
    </w:p>
    <w:p w14:paraId="1EC556A9" w14:textId="77777777" w:rsidR="00D9593F" w:rsidRPr="00D9593F" w:rsidRDefault="00D9593F">
      <w:pPr>
        <w:bidi/>
        <w:rPr>
          <w:ins w:id="6852" w:author="nidal saleh" w:date="2025-06-26T17:13:00Z"/>
          <w:lang w:bidi="ar-SY"/>
        </w:rPr>
        <w:pPrChange w:id="6853" w:author="nidal saleh" w:date="2025-06-26T17:13:00Z">
          <w:pPr>
            <w:bidi/>
            <w:jc w:val="center"/>
          </w:pPr>
        </w:pPrChange>
      </w:pPr>
    </w:p>
    <w:p w14:paraId="4457E843" w14:textId="4B08E173" w:rsidR="006F2F59" w:rsidRPr="00B63E95" w:rsidRDefault="006F2F59">
      <w:pPr>
        <w:pStyle w:val="Heading3"/>
        <w:bidi/>
        <w:rPr>
          <w:ins w:id="6854" w:author="nidal saleh" w:date="2025-06-11T13:46:00Z"/>
          <w:b/>
          <w:bCs/>
          <w:sz w:val="36"/>
          <w:szCs w:val="36"/>
          <w:lang w:bidi="ar-SY"/>
          <w:rPrChange w:id="6855" w:author="nidal saleh" w:date="2025-06-18T09:19:00Z">
            <w:rPr>
              <w:ins w:id="6856" w:author="nidal saleh" w:date="2025-06-11T13:46:00Z"/>
            </w:rPr>
          </w:rPrChange>
        </w:rPr>
        <w:pPrChange w:id="6857" w:author="nidal saleh" w:date="2025-06-26T17:11:00Z">
          <w:pPr>
            <w:pStyle w:val="Heading3"/>
          </w:pPr>
        </w:pPrChange>
      </w:pPr>
      <w:bookmarkStart w:id="6858" w:name="_Toc201131141"/>
      <w:ins w:id="6859" w:author="nidal saleh" w:date="2025-06-11T13:46:00Z">
        <w:r w:rsidRPr="00B63E95">
          <w:rPr>
            <w:b/>
            <w:bCs/>
            <w:sz w:val="36"/>
            <w:szCs w:val="36"/>
            <w:rtl/>
            <w:rPrChange w:id="6860" w:author="nidal saleh" w:date="2025-06-18T09:19:00Z">
              <w:rPr>
                <w:rtl/>
              </w:rPr>
            </w:rPrChange>
          </w:rPr>
          <w:t>الفصل السابع: النتائج والمناقشة</w:t>
        </w:r>
        <w:bookmarkEnd w:id="6858"/>
      </w:ins>
    </w:p>
    <w:p w14:paraId="7B7633F8" w14:textId="7172AFA0" w:rsidR="006F2F59" w:rsidRPr="00BA1C4E" w:rsidRDefault="00E67324">
      <w:pPr>
        <w:pStyle w:val="Heading4"/>
        <w:bidi/>
        <w:rPr>
          <w:ins w:id="6861" w:author="nidal saleh" w:date="2025-06-11T13:46:00Z"/>
          <w:i w:val="0"/>
          <w:iCs w:val="0"/>
          <w:sz w:val="28"/>
          <w:szCs w:val="28"/>
          <w:rPrChange w:id="6862" w:author="nidal saleh" w:date="2025-06-14T12:10:00Z">
            <w:rPr>
              <w:ins w:id="6863" w:author="nidal saleh" w:date="2025-06-11T13:46:00Z"/>
            </w:rPr>
          </w:rPrChange>
        </w:rPr>
        <w:pPrChange w:id="6864" w:author="nidal saleh" w:date="2025-06-11T13:46:00Z">
          <w:pPr>
            <w:pStyle w:val="Heading4"/>
          </w:pPr>
        </w:pPrChange>
      </w:pPr>
      <w:ins w:id="6865" w:author="nidal saleh" w:date="2025-06-11T13:49:00Z">
        <w:r w:rsidRPr="00BA1C4E">
          <w:rPr>
            <w:i w:val="0"/>
            <w:iCs w:val="0"/>
            <w:sz w:val="32"/>
            <w:szCs w:val="32"/>
            <w:rPrChange w:id="6866" w:author="nidal saleh" w:date="2025-06-14T12:10:00Z">
              <w:rPr/>
            </w:rPrChange>
          </w:rPr>
          <w:t xml:space="preserve"> </w:t>
        </w:r>
      </w:ins>
      <w:ins w:id="6867" w:author="nidal saleh" w:date="2025-06-11T13:46:00Z">
        <w:r w:rsidR="006F2F59" w:rsidRPr="00BA1C4E">
          <w:rPr>
            <w:i w:val="0"/>
            <w:iCs w:val="0"/>
            <w:sz w:val="32"/>
            <w:szCs w:val="32"/>
            <w:rPrChange w:id="6868" w:author="nidal saleh" w:date="2025-06-14T12:10:00Z">
              <w:rPr/>
            </w:rPrChange>
          </w:rPr>
          <w:t xml:space="preserve">7.1 </w:t>
        </w:r>
        <w:r w:rsidR="006F2F59" w:rsidRPr="00BA1C4E">
          <w:rPr>
            <w:i w:val="0"/>
            <w:iCs w:val="0"/>
            <w:sz w:val="32"/>
            <w:szCs w:val="32"/>
            <w:rtl/>
            <w:rPrChange w:id="6869" w:author="nidal saleh" w:date="2025-06-14T12:10:00Z">
              <w:rPr>
                <w:rtl/>
              </w:rPr>
            </w:rPrChange>
          </w:rPr>
          <w:t>تحليل النتائج التي تم الحصول عليها</w:t>
        </w:r>
      </w:ins>
    </w:p>
    <w:p w14:paraId="00B4A4F0" w14:textId="642F074E" w:rsidR="006F2F59" w:rsidRPr="00CD2EF4" w:rsidRDefault="006F2F59">
      <w:pPr>
        <w:pStyle w:val="NormalWeb"/>
        <w:bidi/>
        <w:rPr>
          <w:ins w:id="6870" w:author="nidal saleh" w:date="2025-06-11T13:46:00Z"/>
          <w:sz w:val="32"/>
          <w:szCs w:val="32"/>
          <w:rPrChange w:id="6871" w:author="nidal saleh" w:date="2025-06-14T11:51:00Z">
            <w:rPr>
              <w:ins w:id="6872" w:author="nidal saleh" w:date="2025-06-11T13:46:00Z"/>
            </w:rPr>
          </w:rPrChange>
        </w:rPr>
        <w:pPrChange w:id="6873" w:author="nidal saleh" w:date="2025-06-11T13:46:00Z">
          <w:pPr>
            <w:pStyle w:val="NormalWeb"/>
          </w:pPr>
        </w:pPrChange>
      </w:pPr>
      <w:ins w:id="6874" w:author="nidal saleh" w:date="2025-06-11T13:46:00Z">
        <w:r w:rsidRPr="00CD2EF4">
          <w:rPr>
            <w:sz w:val="32"/>
            <w:szCs w:val="32"/>
            <w:rtl/>
            <w:rPrChange w:id="6875" w:author="nidal saleh" w:date="2025-06-14T11:51:00Z">
              <w:rPr>
                <w:rtl/>
              </w:rPr>
            </w:rPrChange>
          </w:rPr>
          <w:t>أظهرت اختبارات النظام نتائج إيجابية تتماشى مع الأهداف المحددة للمشروع. يمكن تلخيص النتائج الرئيسية على النحو التالي</w:t>
        </w:r>
        <w:r w:rsidRPr="00CD2EF4">
          <w:rPr>
            <w:sz w:val="32"/>
            <w:szCs w:val="32"/>
            <w:rPrChange w:id="6876" w:author="nidal saleh" w:date="2025-06-14T11:51:00Z">
              <w:rPr/>
            </w:rPrChange>
          </w:rPr>
          <w:t>:</w:t>
        </w:r>
      </w:ins>
    </w:p>
    <w:p w14:paraId="2D2837C5" w14:textId="6394FD1C" w:rsidR="006F2F59" w:rsidRPr="00CD2EF4" w:rsidRDefault="006F2F59">
      <w:pPr>
        <w:numPr>
          <w:ilvl w:val="0"/>
          <w:numId w:val="60"/>
        </w:numPr>
        <w:bidi/>
        <w:spacing w:before="100" w:beforeAutospacing="1" w:after="100" w:afterAutospacing="1" w:line="240" w:lineRule="auto"/>
        <w:rPr>
          <w:ins w:id="6877" w:author="nidal saleh" w:date="2025-06-11T13:46:00Z"/>
          <w:sz w:val="32"/>
          <w:szCs w:val="32"/>
          <w:rPrChange w:id="6878" w:author="nidal saleh" w:date="2025-06-14T11:51:00Z">
            <w:rPr>
              <w:ins w:id="6879" w:author="nidal saleh" w:date="2025-06-11T13:46:00Z"/>
            </w:rPr>
          </w:rPrChange>
        </w:rPr>
        <w:pPrChange w:id="6880" w:author="nidal saleh" w:date="2025-06-11T13:46:00Z">
          <w:pPr>
            <w:numPr>
              <w:numId w:val="60"/>
            </w:numPr>
            <w:tabs>
              <w:tab w:val="num" w:pos="720"/>
            </w:tabs>
            <w:spacing w:before="100" w:beforeAutospacing="1" w:after="100" w:afterAutospacing="1" w:line="240" w:lineRule="auto"/>
            <w:ind w:left="720" w:hanging="360"/>
          </w:pPr>
        </w:pPrChange>
      </w:pPr>
      <w:ins w:id="6881" w:author="nidal saleh" w:date="2025-06-11T13:46:00Z">
        <w:r w:rsidRPr="00CD2EF4">
          <w:rPr>
            <w:rStyle w:val="Strong"/>
            <w:sz w:val="32"/>
            <w:szCs w:val="32"/>
            <w:rtl/>
            <w:rPrChange w:id="6882" w:author="nidal saleh" w:date="2025-06-14T11:51:00Z">
              <w:rPr>
                <w:rStyle w:val="Strong"/>
                <w:rtl/>
              </w:rPr>
            </w:rPrChange>
          </w:rPr>
          <w:t>دقة رصد التشتت</w:t>
        </w:r>
        <w:r w:rsidRPr="00CD2EF4">
          <w:rPr>
            <w:sz w:val="32"/>
            <w:szCs w:val="32"/>
            <w:rPrChange w:id="6883" w:author="nidal saleh" w:date="2025-06-14T11:51:00Z">
              <w:rPr/>
            </w:rPrChange>
          </w:rPr>
          <w:t xml:space="preserve">: </w:t>
        </w:r>
        <w:r w:rsidRPr="00CD2EF4">
          <w:rPr>
            <w:sz w:val="32"/>
            <w:szCs w:val="32"/>
            <w:rtl/>
            <w:rPrChange w:id="6884" w:author="nidal saleh" w:date="2025-06-14T11:51:00Z">
              <w:rPr>
                <w:rtl/>
              </w:rPr>
            </w:rPrChange>
          </w:rPr>
          <w:t xml:space="preserve">حقق النظام دقة 95% في رصد حالات التشتت (إغلاق العينين، التثاؤب، انحراف الرأس، استخدام اليدين) بناءً على اختبار </w:t>
        </w:r>
      </w:ins>
      <w:ins w:id="6885" w:author="nidal saleh" w:date="2025-06-13T21:54:00Z">
        <w:r w:rsidR="00674E66" w:rsidRPr="00CD2EF4">
          <w:rPr>
            <w:rFonts w:hint="eastAsia"/>
            <w:sz w:val="32"/>
            <w:szCs w:val="32"/>
            <w:rtl/>
            <w:lang w:bidi="ar-SY"/>
            <w:rPrChange w:id="6886" w:author="nidal saleh" w:date="2025-06-14T11:51:00Z">
              <w:rPr>
                <w:rFonts w:hint="eastAsia"/>
                <w:rtl/>
                <w:lang w:bidi="ar-SY"/>
              </w:rPr>
            </w:rPrChange>
          </w:rPr>
          <w:t>عدة</w:t>
        </w:r>
      </w:ins>
      <w:ins w:id="6887" w:author="nidal saleh" w:date="2025-06-11T13:46:00Z">
        <w:r w:rsidRPr="00CD2EF4">
          <w:rPr>
            <w:sz w:val="32"/>
            <w:szCs w:val="32"/>
            <w:rtl/>
            <w:rPrChange w:id="6888" w:author="nidal saleh" w:date="2025-06-14T11:51:00Z">
              <w:rPr>
                <w:rtl/>
              </w:rPr>
            </w:rPrChange>
          </w:rPr>
          <w:t xml:space="preserve"> حال</w:t>
        </w:r>
      </w:ins>
      <w:ins w:id="6889" w:author="nidal saleh" w:date="2025-06-28T14:30:00Z">
        <w:r w:rsidR="00082403">
          <w:rPr>
            <w:rFonts w:hint="cs"/>
            <w:sz w:val="32"/>
            <w:szCs w:val="32"/>
            <w:rtl/>
          </w:rPr>
          <w:t>ات</w:t>
        </w:r>
      </w:ins>
      <w:ins w:id="6890" w:author="nidal saleh" w:date="2025-06-11T13:46:00Z">
        <w:r w:rsidRPr="00CD2EF4">
          <w:rPr>
            <w:sz w:val="32"/>
            <w:szCs w:val="32"/>
            <w:rtl/>
            <w:rPrChange w:id="6891" w:author="nidal saleh" w:date="2025-06-14T11:51:00Z">
              <w:rPr>
                <w:rtl/>
              </w:rPr>
            </w:rPrChange>
          </w:rPr>
          <w:t xml:space="preserve"> . </w:t>
        </w:r>
      </w:ins>
    </w:p>
    <w:p w14:paraId="7AF05D53" w14:textId="04E61D1A" w:rsidR="006F2F59" w:rsidRPr="00CD2EF4" w:rsidRDefault="006F2F59">
      <w:pPr>
        <w:numPr>
          <w:ilvl w:val="0"/>
          <w:numId w:val="60"/>
        </w:numPr>
        <w:bidi/>
        <w:spacing w:before="100" w:beforeAutospacing="1" w:after="100" w:afterAutospacing="1" w:line="240" w:lineRule="auto"/>
        <w:rPr>
          <w:ins w:id="6892" w:author="nidal saleh" w:date="2025-06-11T13:46:00Z"/>
          <w:sz w:val="32"/>
          <w:szCs w:val="32"/>
          <w:rPrChange w:id="6893" w:author="nidal saleh" w:date="2025-06-14T11:51:00Z">
            <w:rPr>
              <w:ins w:id="6894" w:author="nidal saleh" w:date="2025-06-11T13:46:00Z"/>
            </w:rPr>
          </w:rPrChange>
        </w:rPr>
        <w:pPrChange w:id="6895" w:author="nidal saleh" w:date="2025-06-11T13:46:00Z">
          <w:pPr>
            <w:numPr>
              <w:numId w:val="60"/>
            </w:numPr>
            <w:tabs>
              <w:tab w:val="num" w:pos="720"/>
            </w:tabs>
            <w:spacing w:before="100" w:beforeAutospacing="1" w:after="100" w:afterAutospacing="1" w:line="240" w:lineRule="auto"/>
            <w:ind w:left="720" w:hanging="360"/>
          </w:pPr>
        </w:pPrChange>
      </w:pPr>
      <w:ins w:id="6896" w:author="nidal saleh" w:date="2025-06-11T13:46:00Z">
        <w:r w:rsidRPr="00CD2EF4">
          <w:rPr>
            <w:rStyle w:val="Strong"/>
            <w:sz w:val="32"/>
            <w:szCs w:val="32"/>
            <w:rtl/>
            <w:rPrChange w:id="6897" w:author="nidal saleh" w:date="2025-06-14T11:51:00Z">
              <w:rPr>
                <w:rStyle w:val="Strong"/>
                <w:rtl/>
              </w:rPr>
            </w:rPrChange>
          </w:rPr>
          <w:t>أداء الوقت الفعلي</w:t>
        </w:r>
        <w:r w:rsidRPr="00CD2EF4">
          <w:rPr>
            <w:sz w:val="32"/>
            <w:szCs w:val="32"/>
            <w:rPrChange w:id="6898" w:author="nidal saleh" w:date="2025-06-14T11:51:00Z">
              <w:rPr/>
            </w:rPrChange>
          </w:rPr>
          <w:t xml:space="preserve">: </w:t>
        </w:r>
        <w:r w:rsidRPr="00CD2EF4">
          <w:rPr>
            <w:sz w:val="32"/>
            <w:szCs w:val="32"/>
            <w:rtl/>
            <w:rPrChange w:id="6899" w:author="nidal saleh" w:date="2025-06-14T11:51:00Z">
              <w:rPr>
                <w:rtl/>
              </w:rPr>
            </w:rPrChange>
          </w:rPr>
          <w:t>تمت معالجة إطارات الفيديو بسرعة 0.</w:t>
        </w:r>
      </w:ins>
      <w:ins w:id="6900" w:author="nidal saleh" w:date="2025-06-28T14:28:00Z">
        <w:r w:rsidR="008D1DD7">
          <w:rPr>
            <w:rFonts w:hint="cs"/>
            <w:sz w:val="32"/>
            <w:szCs w:val="32"/>
            <w:rtl/>
          </w:rPr>
          <w:t>1</w:t>
        </w:r>
      </w:ins>
      <w:ins w:id="6901" w:author="nidal saleh" w:date="2025-06-11T13:46:00Z">
        <w:r w:rsidRPr="00CD2EF4">
          <w:rPr>
            <w:sz w:val="32"/>
            <w:szCs w:val="32"/>
            <w:rtl/>
            <w:rPrChange w:id="6902" w:author="nidal saleh" w:date="2025-06-14T11:51:00Z">
              <w:rPr>
                <w:rtl/>
              </w:rPr>
            </w:rPrChange>
          </w:rPr>
          <w:t xml:space="preserve"> ثانية/إطار</w:t>
        </w:r>
      </w:ins>
    </w:p>
    <w:p w14:paraId="72393FE8" w14:textId="0F05793A" w:rsidR="006F2F59" w:rsidRPr="00CD2EF4" w:rsidRDefault="006F2F59">
      <w:pPr>
        <w:numPr>
          <w:ilvl w:val="0"/>
          <w:numId w:val="60"/>
        </w:numPr>
        <w:bidi/>
        <w:spacing w:before="100" w:beforeAutospacing="1" w:after="100" w:afterAutospacing="1" w:line="240" w:lineRule="auto"/>
        <w:rPr>
          <w:ins w:id="6903" w:author="nidal saleh" w:date="2025-06-11T13:46:00Z"/>
          <w:sz w:val="32"/>
          <w:szCs w:val="32"/>
          <w:rPrChange w:id="6904" w:author="nidal saleh" w:date="2025-06-14T11:51:00Z">
            <w:rPr>
              <w:ins w:id="6905" w:author="nidal saleh" w:date="2025-06-11T13:46:00Z"/>
            </w:rPr>
          </w:rPrChange>
        </w:rPr>
        <w:pPrChange w:id="6906" w:author="nidal saleh" w:date="2025-06-11T13:46:00Z">
          <w:pPr>
            <w:numPr>
              <w:numId w:val="60"/>
            </w:numPr>
            <w:tabs>
              <w:tab w:val="num" w:pos="720"/>
            </w:tabs>
            <w:spacing w:before="100" w:beforeAutospacing="1" w:after="100" w:afterAutospacing="1" w:line="240" w:lineRule="auto"/>
            <w:ind w:left="720" w:hanging="360"/>
          </w:pPr>
        </w:pPrChange>
      </w:pPr>
      <w:ins w:id="6907" w:author="nidal saleh" w:date="2025-06-11T13:46:00Z">
        <w:r w:rsidRPr="00CD2EF4">
          <w:rPr>
            <w:rStyle w:val="Strong"/>
            <w:sz w:val="32"/>
            <w:szCs w:val="32"/>
            <w:rtl/>
            <w:rPrChange w:id="6908" w:author="nidal saleh" w:date="2025-06-14T11:51:00Z">
              <w:rPr>
                <w:rStyle w:val="Strong"/>
                <w:rtl/>
              </w:rPr>
            </w:rPrChange>
          </w:rPr>
          <w:t>موثوقية النظام</w:t>
        </w:r>
        <w:r w:rsidRPr="00CD2EF4">
          <w:rPr>
            <w:sz w:val="32"/>
            <w:szCs w:val="32"/>
            <w:rPrChange w:id="6909" w:author="nidal saleh" w:date="2025-06-14T11:51:00Z">
              <w:rPr/>
            </w:rPrChange>
          </w:rPr>
          <w:t xml:space="preserve">: </w:t>
        </w:r>
        <w:r w:rsidRPr="00CD2EF4">
          <w:rPr>
            <w:sz w:val="32"/>
            <w:szCs w:val="32"/>
            <w:rtl/>
            <w:rPrChange w:id="6910" w:author="nidal saleh" w:date="2025-06-14T11:51:00Z">
              <w:rPr>
                <w:rtl/>
              </w:rPr>
            </w:rPrChange>
          </w:rPr>
          <w:t xml:space="preserve">عمل النظام باستقرار لمدة </w:t>
        </w:r>
      </w:ins>
      <w:ins w:id="6911" w:author="nidal saleh" w:date="2025-06-28T14:28:00Z">
        <w:r w:rsidR="008D1DD7">
          <w:rPr>
            <w:rFonts w:hint="cs"/>
            <w:sz w:val="32"/>
            <w:szCs w:val="32"/>
            <w:rtl/>
          </w:rPr>
          <w:t>8</w:t>
        </w:r>
      </w:ins>
      <w:ins w:id="6912" w:author="nidal saleh" w:date="2025-06-11T13:46:00Z">
        <w:r w:rsidRPr="00CD2EF4">
          <w:rPr>
            <w:sz w:val="32"/>
            <w:szCs w:val="32"/>
            <w:rtl/>
            <w:rPrChange w:id="6913" w:author="nidal saleh" w:date="2025-06-14T11:51:00Z">
              <w:rPr>
                <w:rtl/>
              </w:rPr>
            </w:rPrChange>
          </w:rPr>
          <w:t xml:space="preserve"> ساعات متواصلة دون أعطال</w:t>
        </w:r>
      </w:ins>
      <w:ins w:id="6914" w:author="nidal saleh" w:date="2025-06-13T14:23:00Z">
        <w:r w:rsidR="00414029" w:rsidRPr="00CD2EF4">
          <w:rPr>
            <w:sz w:val="32"/>
            <w:szCs w:val="32"/>
            <w:rtl/>
            <w:rPrChange w:id="6915" w:author="nidal saleh" w:date="2025-06-14T11:51:00Z">
              <w:rPr>
                <w:rtl/>
              </w:rPr>
            </w:rPrChange>
          </w:rPr>
          <w:t>.</w:t>
        </w:r>
      </w:ins>
    </w:p>
    <w:p w14:paraId="1955AE88" w14:textId="60C41256" w:rsidR="006F2F59" w:rsidRPr="00CD2EF4" w:rsidRDefault="006F2F59">
      <w:pPr>
        <w:numPr>
          <w:ilvl w:val="0"/>
          <w:numId w:val="60"/>
        </w:numPr>
        <w:bidi/>
        <w:spacing w:before="100" w:beforeAutospacing="1" w:after="100" w:afterAutospacing="1" w:line="240" w:lineRule="auto"/>
        <w:rPr>
          <w:ins w:id="6916" w:author="nidal saleh" w:date="2025-06-11T13:46:00Z"/>
          <w:sz w:val="32"/>
          <w:szCs w:val="32"/>
          <w:rPrChange w:id="6917" w:author="nidal saleh" w:date="2025-06-14T11:51:00Z">
            <w:rPr>
              <w:ins w:id="6918" w:author="nidal saleh" w:date="2025-06-11T13:46:00Z"/>
            </w:rPr>
          </w:rPrChange>
        </w:rPr>
        <w:pPrChange w:id="6919" w:author="nidal saleh" w:date="2025-06-11T13:46:00Z">
          <w:pPr>
            <w:numPr>
              <w:numId w:val="60"/>
            </w:numPr>
            <w:tabs>
              <w:tab w:val="num" w:pos="720"/>
            </w:tabs>
            <w:spacing w:before="100" w:beforeAutospacing="1" w:after="100" w:afterAutospacing="1" w:line="240" w:lineRule="auto"/>
            <w:ind w:left="720" w:hanging="360"/>
          </w:pPr>
        </w:pPrChange>
      </w:pPr>
      <w:ins w:id="6920" w:author="nidal saleh" w:date="2025-06-11T13:46:00Z">
        <w:r w:rsidRPr="00CD2EF4">
          <w:rPr>
            <w:rStyle w:val="Strong"/>
            <w:sz w:val="32"/>
            <w:szCs w:val="32"/>
            <w:rtl/>
            <w:rPrChange w:id="6921" w:author="nidal saleh" w:date="2025-06-14T11:51:00Z">
              <w:rPr>
                <w:rStyle w:val="Strong"/>
                <w:rtl/>
              </w:rPr>
            </w:rPrChange>
          </w:rPr>
          <w:t>وظائف الإشعارات والتقارير</w:t>
        </w:r>
        <w:r w:rsidRPr="00CD2EF4">
          <w:rPr>
            <w:sz w:val="32"/>
            <w:szCs w:val="32"/>
            <w:rPrChange w:id="6922" w:author="nidal saleh" w:date="2025-06-14T11:51:00Z">
              <w:rPr/>
            </w:rPrChange>
          </w:rPr>
          <w:t xml:space="preserve">: </w:t>
        </w:r>
        <w:r w:rsidRPr="00CD2EF4">
          <w:rPr>
            <w:sz w:val="32"/>
            <w:szCs w:val="32"/>
            <w:rtl/>
            <w:rPrChange w:id="6923" w:author="nidal saleh" w:date="2025-06-14T11:51:00Z">
              <w:rPr>
                <w:rtl/>
              </w:rPr>
            </w:rPrChange>
          </w:rPr>
          <w:t xml:space="preserve">نجح النظام في إرسال إشعارات فورية عبر البريد الإلكتروني </w:t>
        </w:r>
        <w:proofErr w:type="spellStart"/>
        <w:r w:rsidRPr="00CD2EF4">
          <w:rPr>
            <w:sz w:val="32"/>
            <w:szCs w:val="32"/>
            <w:rtl/>
            <w:rPrChange w:id="6924" w:author="nidal saleh" w:date="2025-06-14T11:51:00Z">
              <w:rPr>
                <w:rtl/>
              </w:rPr>
            </w:rPrChange>
          </w:rPr>
          <w:t>وتيليجرام</w:t>
        </w:r>
        <w:proofErr w:type="spellEnd"/>
        <w:r w:rsidRPr="00CD2EF4">
          <w:rPr>
            <w:sz w:val="32"/>
            <w:szCs w:val="32"/>
            <w:rtl/>
            <w:rPrChange w:id="6925" w:author="nidal saleh" w:date="2025-06-14T11:51:00Z">
              <w:rPr>
                <w:rtl/>
              </w:rPr>
            </w:rPrChange>
          </w:rPr>
          <w:t xml:space="preserve"> بنسبة نجاح </w:t>
        </w:r>
      </w:ins>
      <w:ins w:id="6926" w:author="nidal saleh" w:date="2025-06-13T14:23:00Z">
        <w:r w:rsidR="00414029" w:rsidRPr="00CD2EF4">
          <w:rPr>
            <w:sz w:val="32"/>
            <w:szCs w:val="32"/>
            <w:rtl/>
            <w:rPrChange w:id="6927" w:author="nidal saleh" w:date="2025-06-14T11:51:00Z">
              <w:rPr>
                <w:rtl/>
              </w:rPr>
            </w:rPrChange>
          </w:rPr>
          <w:t>100</w:t>
        </w:r>
      </w:ins>
      <w:ins w:id="6928" w:author="nidal saleh" w:date="2025-06-11T13:46:00Z">
        <w:r w:rsidRPr="00CD2EF4">
          <w:rPr>
            <w:sz w:val="32"/>
            <w:szCs w:val="32"/>
            <w:rtl/>
            <w:rPrChange w:id="6929" w:author="nidal saleh" w:date="2025-06-14T11:51:00Z">
              <w:rPr>
                <w:rtl/>
              </w:rPr>
            </w:rPrChange>
          </w:rPr>
          <w:t>%، وتم إنشاء تقارير يومية نصية و</w:t>
        </w:r>
      </w:ins>
      <w:ins w:id="6930" w:author="nidal saleh" w:date="2025-06-13T14:23:00Z">
        <w:r w:rsidR="00414029" w:rsidRPr="00CD2EF4">
          <w:rPr>
            <w:sz w:val="32"/>
            <w:szCs w:val="32"/>
            <w:rPrChange w:id="6931" w:author="nidal saleh" w:date="2025-06-14T11:51:00Z">
              <w:rPr/>
            </w:rPrChange>
          </w:rPr>
          <w:t xml:space="preserve"> </w:t>
        </w:r>
      </w:ins>
      <w:ins w:id="6932" w:author="nidal saleh" w:date="2025-06-11T13:46:00Z">
        <w:r w:rsidRPr="00CD2EF4">
          <w:rPr>
            <w:sz w:val="32"/>
            <w:szCs w:val="32"/>
            <w:rPrChange w:id="6933" w:author="nidal saleh" w:date="2025-06-14T11:51:00Z">
              <w:rPr/>
            </w:rPrChange>
          </w:rPr>
          <w:t xml:space="preserve">PDF </w:t>
        </w:r>
        <w:r w:rsidRPr="00CD2EF4">
          <w:rPr>
            <w:sz w:val="32"/>
            <w:szCs w:val="32"/>
            <w:rtl/>
            <w:rPrChange w:id="6934" w:author="nidal saleh" w:date="2025-06-14T11:51:00Z">
              <w:rPr>
                <w:rtl/>
              </w:rPr>
            </w:rPrChange>
          </w:rPr>
          <w:t>تحتوي على إحصائيات دقيقة. تم إرسال تقارير</w:t>
        </w:r>
        <w:r w:rsidRPr="00CD2EF4">
          <w:rPr>
            <w:sz w:val="32"/>
            <w:szCs w:val="32"/>
            <w:rPrChange w:id="6935" w:author="nidal saleh" w:date="2025-06-14T11:51:00Z">
              <w:rPr/>
            </w:rPrChange>
          </w:rPr>
          <w:t xml:space="preserve"> PDF </w:t>
        </w:r>
        <w:r w:rsidRPr="00CD2EF4">
          <w:rPr>
            <w:sz w:val="32"/>
            <w:szCs w:val="32"/>
            <w:rtl/>
            <w:rPrChange w:id="6936" w:author="nidal saleh" w:date="2025-06-14T11:51:00Z">
              <w:rPr>
                <w:rtl/>
              </w:rPr>
            </w:rPrChange>
          </w:rPr>
          <w:t xml:space="preserve">تلقائيًا إلى </w:t>
        </w:r>
        <w:proofErr w:type="spellStart"/>
        <w:r w:rsidRPr="00CD2EF4">
          <w:rPr>
            <w:sz w:val="32"/>
            <w:szCs w:val="32"/>
            <w:rtl/>
            <w:rPrChange w:id="6937" w:author="nidal saleh" w:date="2025-06-14T11:51:00Z">
              <w:rPr>
                <w:rtl/>
              </w:rPr>
            </w:rPrChange>
          </w:rPr>
          <w:t>تيليجرام</w:t>
        </w:r>
        <w:proofErr w:type="spellEnd"/>
        <w:r w:rsidRPr="00CD2EF4">
          <w:rPr>
            <w:sz w:val="32"/>
            <w:szCs w:val="32"/>
            <w:rtl/>
            <w:rPrChange w:id="6938" w:author="nidal saleh" w:date="2025-06-14T11:51:00Z">
              <w:rPr>
                <w:rtl/>
              </w:rPr>
            </w:rPrChange>
          </w:rPr>
          <w:t xml:space="preserve"> وفق جدول زمني</w:t>
        </w:r>
        <w:r w:rsidRPr="00CD2EF4">
          <w:rPr>
            <w:sz w:val="32"/>
            <w:szCs w:val="32"/>
            <w:rPrChange w:id="6939" w:author="nidal saleh" w:date="2025-06-14T11:51:00Z">
              <w:rPr/>
            </w:rPrChange>
          </w:rPr>
          <w:t>.</w:t>
        </w:r>
      </w:ins>
    </w:p>
    <w:p w14:paraId="071545A4" w14:textId="77777777" w:rsidR="006F2F59" w:rsidRPr="00CD2EF4" w:rsidRDefault="006F2F59">
      <w:pPr>
        <w:numPr>
          <w:ilvl w:val="0"/>
          <w:numId w:val="60"/>
        </w:numPr>
        <w:bidi/>
        <w:spacing w:before="100" w:beforeAutospacing="1" w:after="100" w:afterAutospacing="1" w:line="240" w:lineRule="auto"/>
        <w:rPr>
          <w:ins w:id="6940" w:author="nidal saleh" w:date="2025-06-11T13:46:00Z"/>
          <w:sz w:val="32"/>
          <w:szCs w:val="32"/>
          <w:rPrChange w:id="6941" w:author="nidal saleh" w:date="2025-06-14T11:51:00Z">
            <w:rPr>
              <w:ins w:id="6942" w:author="nidal saleh" w:date="2025-06-11T13:46:00Z"/>
            </w:rPr>
          </w:rPrChange>
        </w:rPr>
        <w:pPrChange w:id="6943" w:author="nidal saleh" w:date="2025-06-11T13:46:00Z">
          <w:pPr>
            <w:numPr>
              <w:numId w:val="60"/>
            </w:numPr>
            <w:tabs>
              <w:tab w:val="num" w:pos="720"/>
            </w:tabs>
            <w:spacing w:before="100" w:beforeAutospacing="1" w:after="100" w:afterAutospacing="1" w:line="240" w:lineRule="auto"/>
            <w:ind w:left="720" w:hanging="360"/>
          </w:pPr>
        </w:pPrChange>
      </w:pPr>
      <w:ins w:id="6944" w:author="nidal saleh" w:date="2025-06-11T13:46:00Z">
        <w:r w:rsidRPr="00CD2EF4">
          <w:rPr>
            <w:rStyle w:val="Strong"/>
            <w:sz w:val="32"/>
            <w:szCs w:val="32"/>
            <w:rtl/>
            <w:rPrChange w:id="6945" w:author="nidal saleh" w:date="2025-06-14T11:51:00Z">
              <w:rPr>
                <w:rStyle w:val="Strong"/>
                <w:rtl/>
              </w:rPr>
            </w:rPrChange>
          </w:rPr>
          <w:t>واجهة المستخدم</w:t>
        </w:r>
        <w:r w:rsidRPr="00CD2EF4">
          <w:rPr>
            <w:sz w:val="32"/>
            <w:szCs w:val="32"/>
            <w:rPrChange w:id="6946" w:author="nidal saleh" w:date="2025-06-14T11:51:00Z">
              <w:rPr/>
            </w:rPrChange>
          </w:rPr>
          <w:t xml:space="preserve">: </w:t>
        </w:r>
        <w:r w:rsidRPr="00CD2EF4">
          <w:rPr>
            <w:sz w:val="32"/>
            <w:szCs w:val="32"/>
            <w:rtl/>
            <w:rPrChange w:id="6947" w:author="nidal saleh" w:date="2025-06-14T11:51:00Z">
              <w:rPr>
                <w:rtl/>
              </w:rPr>
            </w:rPrChange>
          </w:rPr>
          <w:t>واجهة</w:t>
        </w:r>
        <w:r w:rsidRPr="00CD2EF4">
          <w:rPr>
            <w:sz w:val="32"/>
            <w:szCs w:val="32"/>
            <w:rPrChange w:id="6948" w:author="nidal saleh" w:date="2025-06-14T11:51:00Z">
              <w:rPr/>
            </w:rPrChange>
          </w:rPr>
          <w:t xml:space="preserve"> </w:t>
        </w:r>
        <w:proofErr w:type="spellStart"/>
        <w:r w:rsidRPr="00CD2EF4">
          <w:rPr>
            <w:sz w:val="32"/>
            <w:szCs w:val="32"/>
            <w:rPrChange w:id="6949" w:author="nidal saleh" w:date="2025-06-14T11:51:00Z">
              <w:rPr/>
            </w:rPrChange>
          </w:rPr>
          <w:t>Tkinter</w:t>
        </w:r>
        <w:proofErr w:type="spellEnd"/>
        <w:r w:rsidRPr="00CD2EF4">
          <w:rPr>
            <w:sz w:val="32"/>
            <w:szCs w:val="32"/>
            <w:rPrChange w:id="6950" w:author="nidal saleh" w:date="2025-06-14T11:51:00Z">
              <w:rPr/>
            </w:rPrChange>
          </w:rPr>
          <w:t xml:space="preserve"> </w:t>
        </w:r>
        <w:r w:rsidRPr="00CD2EF4">
          <w:rPr>
            <w:sz w:val="32"/>
            <w:szCs w:val="32"/>
            <w:rtl/>
            <w:rPrChange w:id="6951" w:author="nidal saleh" w:date="2025-06-14T11:51:00Z">
              <w:rPr>
                <w:rtl/>
              </w:rPr>
            </w:rPrChange>
          </w:rPr>
          <w:t>كانت سهلة الاستخدام، حيث أتاحت عرض السجلات، تصفيتها حسب النوع، وحذفها، مع إحصائيات واضحة لتحليل سلوك القيادة</w:t>
        </w:r>
        <w:r w:rsidRPr="00CD2EF4">
          <w:rPr>
            <w:sz w:val="32"/>
            <w:szCs w:val="32"/>
            <w:rPrChange w:id="6952" w:author="nidal saleh" w:date="2025-06-14T11:51:00Z">
              <w:rPr/>
            </w:rPrChange>
          </w:rPr>
          <w:t>.</w:t>
        </w:r>
      </w:ins>
    </w:p>
    <w:p w14:paraId="561D5AD3" w14:textId="77777777" w:rsidR="006F2F59" w:rsidRPr="00CD2EF4" w:rsidRDefault="006F2F59">
      <w:pPr>
        <w:pStyle w:val="NormalWeb"/>
        <w:bidi/>
        <w:rPr>
          <w:ins w:id="6953" w:author="nidal saleh" w:date="2025-06-11T13:46:00Z"/>
          <w:sz w:val="32"/>
          <w:szCs w:val="32"/>
          <w:rPrChange w:id="6954" w:author="nidal saleh" w:date="2025-06-14T11:51:00Z">
            <w:rPr>
              <w:ins w:id="6955" w:author="nidal saleh" w:date="2025-06-11T13:46:00Z"/>
            </w:rPr>
          </w:rPrChange>
        </w:rPr>
        <w:pPrChange w:id="6956" w:author="nidal saleh" w:date="2025-06-11T13:46:00Z">
          <w:pPr>
            <w:pStyle w:val="NormalWeb"/>
          </w:pPr>
        </w:pPrChange>
      </w:pPr>
      <w:ins w:id="6957" w:author="nidal saleh" w:date="2025-06-11T13:46:00Z">
        <w:r w:rsidRPr="00CD2EF4">
          <w:rPr>
            <w:sz w:val="32"/>
            <w:szCs w:val="32"/>
            <w:rtl/>
            <w:rPrChange w:id="6958" w:author="nidal saleh" w:date="2025-06-14T11:51:00Z">
              <w:rPr>
                <w:rtl/>
              </w:rPr>
            </w:rPrChange>
          </w:rPr>
          <w:t>تُظهر هذه النتائج أن النظام فعال في تحقيق هدفه الرئيسي: تقليل الحوادث المرورية الناتجة عن التشتت من خلال مراقبة دقيقة وتنبيهات فورية</w:t>
        </w:r>
        <w:r w:rsidRPr="00CD2EF4">
          <w:rPr>
            <w:sz w:val="32"/>
            <w:szCs w:val="32"/>
            <w:rPrChange w:id="6959" w:author="nidal saleh" w:date="2025-06-14T11:51:00Z">
              <w:rPr/>
            </w:rPrChange>
          </w:rPr>
          <w:t>.</w:t>
        </w:r>
      </w:ins>
    </w:p>
    <w:p w14:paraId="3F323DF9" w14:textId="628ECD0E" w:rsidR="006F2F59" w:rsidRPr="00BA1C4E" w:rsidRDefault="006F2F59">
      <w:pPr>
        <w:pStyle w:val="Heading4"/>
        <w:bidi/>
        <w:ind w:left="360"/>
        <w:rPr>
          <w:ins w:id="6960" w:author="nidal saleh" w:date="2025-06-11T13:46:00Z"/>
          <w:i w:val="0"/>
          <w:iCs w:val="0"/>
          <w:sz w:val="32"/>
          <w:szCs w:val="32"/>
          <w:rPrChange w:id="6961" w:author="nidal saleh" w:date="2025-06-14T12:10:00Z">
            <w:rPr>
              <w:ins w:id="6962" w:author="nidal saleh" w:date="2025-06-11T13:46:00Z"/>
            </w:rPr>
          </w:rPrChange>
        </w:rPr>
        <w:pPrChange w:id="6963" w:author="nidal saleh" w:date="2025-06-18T09:20:00Z">
          <w:pPr>
            <w:pStyle w:val="Heading4"/>
          </w:pPr>
        </w:pPrChange>
      </w:pPr>
      <w:ins w:id="6964" w:author="nidal saleh" w:date="2025-06-11T13:46:00Z">
        <w:r w:rsidRPr="00BA1C4E">
          <w:rPr>
            <w:i w:val="0"/>
            <w:iCs w:val="0"/>
            <w:sz w:val="32"/>
            <w:szCs w:val="32"/>
            <w:rPrChange w:id="6965" w:author="nidal saleh" w:date="2025-06-14T12:10:00Z">
              <w:rPr/>
            </w:rPrChange>
          </w:rPr>
          <w:lastRenderedPageBreak/>
          <w:t xml:space="preserve">7.2 </w:t>
        </w:r>
        <w:r w:rsidRPr="00BA1C4E">
          <w:rPr>
            <w:i w:val="0"/>
            <w:iCs w:val="0"/>
            <w:sz w:val="32"/>
            <w:szCs w:val="32"/>
            <w:rtl/>
            <w:rPrChange w:id="6966" w:author="nidal saleh" w:date="2025-06-14T12:10:00Z">
              <w:rPr>
                <w:rtl/>
              </w:rPr>
            </w:rPrChange>
          </w:rPr>
          <w:t>التحديات التي واجهت التنفيذ</w:t>
        </w:r>
      </w:ins>
    </w:p>
    <w:p w14:paraId="058053D3" w14:textId="77777777" w:rsidR="006F2F59" w:rsidRPr="00CD2EF4" w:rsidRDefault="006F2F59">
      <w:pPr>
        <w:pStyle w:val="NormalWeb"/>
        <w:bidi/>
        <w:rPr>
          <w:ins w:id="6967" w:author="nidal saleh" w:date="2025-06-11T13:46:00Z"/>
          <w:sz w:val="32"/>
          <w:szCs w:val="32"/>
          <w:rPrChange w:id="6968" w:author="nidal saleh" w:date="2025-06-14T11:51:00Z">
            <w:rPr>
              <w:ins w:id="6969" w:author="nidal saleh" w:date="2025-06-11T13:46:00Z"/>
            </w:rPr>
          </w:rPrChange>
        </w:rPr>
        <w:pPrChange w:id="6970" w:author="nidal saleh" w:date="2025-06-11T13:46:00Z">
          <w:pPr>
            <w:pStyle w:val="NormalWeb"/>
          </w:pPr>
        </w:pPrChange>
      </w:pPr>
      <w:ins w:id="6971" w:author="nidal saleh" w:date="2025-06-11T13:46:00Z">
        <w:r w:rsidRPr="00CD2EF4">
          <w:rPr>
            <w:sz w:val="32"/>
            <w:szCs w:val="32"/>
            <w:rtl/>
            <w:rPrChange w:id="6972" w:author="nidal saleh" w:date="2025-06-14T11:51:00Z">
              <w:rPr>
                <w:rtl/>
              </w:rPr>
            </w:rPrChange>
          </w:rPr>
          <w:t>واجه المشروع عدة تحديات أثناء التنفيذ، وهي</w:t>
        </w:r>
        <w:r w:rsidRPr="00CD2EF4">
          <w:rPr>
            <w:sz w:val="32"/>
            <w:szCs w:val="32"/>
            <w:rPrChange w:id="6973" w:author="nidal saleh" w:date="2025-06-14T11:51:00Z">
              <w:rPr/>
            </w:rPrChange>
          </w:rPr>
          <w:t>:</w:t>
        </w:r>
      </w:ins>
    </w:p>
    <w:p w14:paraId="271C7B61" w14:textId="228C8E27" w:rsidR="006F2F59" w:rsidRPr="00CD2EF4" w:rsidRDefault="006F2F59">
      <w:pPr>
        <w:numPr>
          <w:ilvl w:val="0"/>
          <w:numId w:val="61"/>
        </w:numPr>
        <w:bidi/>
        <w:spacing w:before="100" w:beforeAutospacing="1" w:after="100" w:afterAutospacing="1" w:line="240" w:lineRule="auto"/>
        <w:rPr>
          <w:ins w:id="6974" w:author="nidal saleh" w:date="2025-06-11T13:46:00Z"/>
          <w:sz w:val="32"/>
          <w:szCs w:val="32"/>
          <w:rPrChange w:id="6975" w:author="nidal saleh" w:date="2025-06-14T11:51:00Z">
            <w:rPr>
              <w:ins w:id="6976" w:author="nidal saleh" w:date="2025-06-11T13:46:00Z"/>
            </w:rPr>
          </w:rPrChange>
        </w:rPr>
        <w:pPrChange w:id="6977" w:author="nidal saleh" w:date="2025-06-11T13:46:00Z">
          <w:pPr>
            <w:numPr>
              <w:numId w:val="61"/>
            </w:numPr>
            <w:tabs>
              <w:tab w:val="num" w:pos="720"/>
            </w:tabs>
            <w:spacing w:before="100" w:beforeAutospacing="1" w:after="100" w:afterAutospacing="1" w:line="240" w:lineRule="auto"/>
            <w:ind w:left="720" w:hanging="360"/>
          </w:pPr>
        </w:pPrChange>
      </w:pPr>
      <w:ins w:id="6978" w:author="nidal saleh" w:date="2025-06-11T13:46:00Z">
        <w:r w:rsidRPr="00CD2EF4">
          <w:rPr>
            <w:rStyle w:val="Strong"/>
            <w:sz w:val="32"/>
            <w:szCs w:val="32"/>
            <w:rtl/>
            <w:rPrChange w:id="6979" w:author="nidal saleh" w:date="2025-06-14T11:51:00Z">
              <w:rPr>
                <w:rStyle w:val="Strong"/>
                <w:rtl/>
              </w:rPr>
            </w:rPrChange>
          </w:rPr>
          <w:t>إضاءة متغيرة</w:t>
        </w:r>
        <w:r w:rsidRPr="00CD2EF4">
          <w:rPr>
            <w:sz w:val="32"/>
            <w:szCs w:val="32"/>
            <w:rPrChange w:id="6980" w:author="nidal saleh" w:date="2025-06-14T11:51:00Z">
              <w:rPr/>
            </w:rPrChange>
          </w:rPr>
          <w:t xml:space="preserve">: </w:t>
        </w:r>
        <w:r w:rsidRPr="00CD2EF4">
          <w:rPr>
            <w:sz w:val="32"/>
            <w:szCs w:val="32"/>
            <w:rtl/>
            <w:rPrChange w:id="6981" w:author="nidal saleh" w:date="2025-06-14T11:51:00Z">
              <w:rPr>
                <w:rtl/>
              </w:rPr>
            </w:rPrChange>
          </w:rPr>
          <w:t>أثرت ظروف الإضاءة المتغيرة (مثل القيادة ليلًا أو في ضوء الشمس القوي) على دقة تتبع معالم الوجه واليدين</w:t>
        </w:r>
        <w:r w:rsidRPr="00CD2EF4">
          <w:rPr>
            <w:sz w:val="32"/>
            <w:szCs w:val="32"/>
            <w:rPrChange w:id="6982" w:author="nidal saleh" w:date="2025-06-14T11:51:00Z">
              <w:rPr/>
            </w:rPrChange>
          </w:rPr>
          <w:t>.</w:t>
        </w:r>
      </w:ins>
    </w:p>
    <w:p w14:paraId="017C6D82" w14:textId="23EEE570" w:rsidR="006F2F59" w:rsidRPr="00CD2EF4" w:rsidRDefault="006F2F59">
      <w:pPr>
        <w:numPr>
          <w:ilvl w:val="0"/>
          <w:numId w:val="61"/>
        </w:numPr>
        <w:bidi/>
        <w:spacing w:before="100" w:beforeAutospacing="1" w:after="100" w:afterAutospacing="1" w:line="240" w:lineRule="auto"/>
        <w:rPr>
          <w:ins w:id="6983" w:author="nidal saleh" w:date="2025-06-11T13:46:00Z"/>
          <w:sz w:val="32"/>
          <w:szCs w:val="32"/>
          <w:rPrChange w:id="6984" w:author="nidal saleh" w:date="2025-06-14T11:51:00Z">
            <w:rPr>
              <w:ins w:id="6985" w:author="nidal saleh" w:date="2025-06-11T13:46:00Z"/>
            </w:rPr>
          </w:rPrChange>
        </w:rPr>
        <w:pPrChange w:id="6986" w:author="nidal saleh" w:date="2025-06-11T13:46:00Z">
          <w:pPr>
            <w:numPr>
              <w:numId w:val="61"/>
            </w:numPr>
            <w:tabs>
              <w:tab w:val="num" w:pos="720"/>
            </w:tabs>
            <w:spacing w:before="100" w:beforeAutospacing="1" w:after="100" w:afterAutospacing="1" w:line="240" w:lineRule="auto"/>
            <w:ind w:left="720" w:hanging="360"/>
          </w:pPr>
        </w:pPrChange>
      </w:pPr>
      <w:ins w:id="6987" w:author="nidal saleh" w:date="2025-06-11T13:46:00Z">
        <w:r w:rsidRPr="00CD2EF4">
          <w:rPr>
            <w:rStyle w:val="Strong"/>
            <w:sz w:val="32"/>
            <w:szCs w:val="32"/>
            <w:rtl/>
            <w:rPrChange w:id="6988" w:author="nidal saleh" w:date="2025-06-14T11:51:00Z">
              <w:rPr>
                <w:rStyle w:val="Strong"/>
                <w:rtl/>
              </w:rPr>
            </w:rPrChange>
          </w:rPr>
          <w:t>تكامل الإشعارات</w:t>
        </w:r>
        <w:r w:rsidRPr="00CD2EF4">
          <w:rPr>
            <w:sz w:val="32"/>
            <w:szCs w:val="32"/>
            <w:rPrChange w:id="6989" w:author="nidal saleh" w:date="2025-06-14T11:51:00Z">
              <w:rPr/>
            </w:rPrChange>
          </w:rPr>
          <w:t xml:space="preserve">: </w:t>
        </w:r>
        <w:r w:rsidRPr="00CD2EF4">
          <w:rPr>
            <w:sz w:val="32"/>
            <w:szCs w:val="32"/>
            <w:rtl/>
            <w:rPrChange w:id="6990" w:author="nidal saleh" w:date="2025-06-14T11:51:00Z">
              <w:rPr>
                <w:rtl/>
              </w:rPr>
            </w:rPrChange>
          </w:rPr>
          <w:t xml:space="preserve">واجه النظام أحيانًا تأخيرًا في إرسال إشعارات </w:t>
        </w:r>
        <w:proofErr w:type="spellStart"/>
        <w:r w:rsidRPr="00CD2EF4">
          <w:rPr>
            <w:sz w:val="32"/>
            <w:szCs w:val="32"/>
            <w:rtl/>
            <w:rPrChange w:id="6991" w:author="nidal saleh" w:date="2025-06-14T11:51:00Z">
              <w:rPr>
                <w:rtl/>
              </w:rPr>
            </w:rPrChange>
          </w:rPr>
          <w:t>تيليجرام</w:t>
        </w:r>
        <w:proofErr w:type="spellEnd"/>
        <w:r w:rsidRPr="00CD2EF4">
          <w:rPr>
            <w:sz w:val="32"/>
            <w:szCs w:val="32"/>
            <w:rtl/>
            <w:rPrChange w:id="6992" w:author="nidal saleh" w:date="2025-06-14T11:51:00Z">
              <w:rPr>
                <w:rtl/>
              </w:rPr>
            </w:rPrChange>
          </w:rPr>
          <w:t xml:space="preserve"> بسبب مشاكل </w:t>
        </w:r>
      </w:ins>
      <w:ins w:id="6993" w:author="nidal saleh" w:date="2025-06-13T21:56:00Z">
        <w:r w:rsidR="007F6AB3" w:rsidRPr="00CD2EF4">
          <w:rPr>
            <w:rFonts w:hint="eastAsia"/>
            <w:sz w:val="32"/>
            <w:szCs w:val="32"/>
            <w:rtl/>
            <w:rPrChange w:id="6994" w:author="nidal saleh" w:date="2025-06-14T11:51:00Z">
              <w:rPr>
                <w:rFonts w:hint="eastAsia"/>
                <w:rtl/>
              </w:rPr>
            </w:rPrChange>
          </w:rPr>
          <w:t>ضعف</w:t>
        </w:r>
      </w:ins>
      <w:ins w:id="6995" w:author="nidal saleh" w:date="2025-06-11T13:46:00Z">
        <w:r w:rsidRPr="00CD2EF4">
          <w:rPr>
            <w:sz w:val="32"/>
            <w:szCs w:val="32"/>
            <w:rtl/>
            <w:rPrChange w:id="6996" w:author="nidal saleh" w:date="2025-06-14T11:51:00Z">
              <w:rPr>
                <w:rtl/>
              </w:rPr>
            </w:rPrChange>
          </w:rPr>
          <w:t xml:space="preserve"> الإنترنت. </w:t>
        </w:r>
      </w:ins>
    </w:p>
    <w:p w14:paraId="16C8B6B7" w14:textId="066A09B8" w:rsidR="006F2F59" w:rsidRPr="00CD2EF4" w:rsidRDefault="006F2F59">
      <w:pPr>
        <w:numPr>
          <w:ilvl w:val="0"/>
          <w:numId w:val="61"/>
        </w:numPr>
        <w:bidi/>
        <w:spacing w:before="100" w:beforeAutospacing="1" w:after="100" w:afterAutospacing="1" w:line="240" w:lineRule="auto"/>
        <w:rPr>
          <w:ins w:id="6997" w:author="nidal saleh" w:date="2025-06-11T13:46:00Z"/>
          <w:sz w:val="32"/>
          <w:szCs w:val="32"/>
          <w:rPrChange w:id="6998" w:author="nidal saleh" w:date="2025-06-14T11:51:00Z">
            <w:rPr>
              <w:ins w:id="6999" w:author="nidal saleh" w:date="2025-06-11T13:46:00Z"/>
            </w:rPr>
          </w:rPrChange>
        </w:rPr>
        <w:pPrChange w:id="7000" w:author="nidal saleh" w:date="2025-06-11T13:46:00Z">
          <w:pPr>
            <w:numPr>
              <w:numId w:val="61"/>
            </w:numPr>
            <w:tabs>
              <w:tab w:val="num" w:pos="720"/>
            </w:tabs>
            <w:spacing w:before="100" w:beforeAutospacing="1" w:after="100" w:afterAutospacing="1" w:line="240" w:lineRule="auto"/>
            <w:ind w:left="720" w:hanging="360"/>
          </w:pPr>
        </w:pPrChange>
      </w:pPr>
      <w:ins w:id="7001" w:author="nidal saleh" w:date="2025-06-11T13:46:00Z">
        <w:r w:rsidRPr="00CD2EF4">
          <w:rPr>
            <w:rStyle w:val="Strong"/>
            <w:sz w:val="32"/>
            <w:szCs w:val="32"/>
            <w:rtl/>
            <w:rPrChange w:id="7002" w:author="nidal saleh" w:date="2025-06-14T11:51:00Z">
              <w:rPr>
                <w:rStyle w:val="Strong"/>
                <w:rtl/>
              </w:rPr>
            </w:rPrChange>
          </w:rPr>
          <w:t>خصوصية البيانات</w:t>
        </w:r>
        <w:r w:rsidRPr="00CD2EF4">
          <w:rPr>
            <w:sz w:val="32"/>
            <w:szCs w:val="32"/>
            <w:rPrChange w:id="7003" w:author="nidal saleh" w:date="2025-06-14T11:51:00Z">
              <w:rPr/>
            </w:rPrChange>
          </w:rPr>
          <w:t xml:space="preserve">: </w:t>
        </w:r>
        <w:r w:rsidRPr="00CD2EF4">
          <w:rPr>
            <w:sz w:val="32"/>
            <w:szCs w:val="32"/>
            <w:rtl/>
            <w:rPrChange w:id="7004" w:author="nidal saleh" w:date="2025-06-14T11:51:00Z">
              <w:rPr>
                <w:rtl/>
              </w:rPr>
            </w:rPrChange>
          </w:rPr>
          <w:t>جمع بيانات الموقع وتسجيل الفيديو أثار مخاوف محتملة حول الخصوصية. تم التعامل مع هذا</w:t>
        </w:r>
      </w:ins>
      <w:ins w:id="7005" w:author="nidal saleh" w:date="2025-06-13T21:57:00Z">
        <w:r w:rsidR="007F6AB3" w:rsidRPr="00CD2EF4">
          <w:rPr>
            <w:sz w:val="32"/>
            <w:szCs w:val="32"/>
            <w:rtl/>
            <w:rPrChange w:id="7006" w:author="nidal saleh" w:date="2025-06-14T11:51:00Z">
              <w:rPr>
                <w:rtl/>
              </w:rPr>
            </w:rPrChange>
          </w:rPr>
          <w:t xml:space="preserve"> </w:t>
        </w:r>
      </w:ins>
      <w:ins w:id="7007" w:author="nidal saleh" w:date="2025-06-28T14:32:00Z">
        <w:r w:rsidR="005552D4">
          <w:rPr>
            <w:rFonts w:hint="cs"/>
            <w:sz w:val="32"/>
            <w:szCs w:val="32"/>
            <w:rtl/>
          </w:rPr>
          <w:t>ب</w:t>
        </w:r>
      </w:ins>
      <w:ins w:id="7008" w:author="nidal saleh" w:date="2025-06-11T13:46:00Z">
        <w:r w:rsidRPr="00CD2EF4">
          <w:rPr>
            <w:sz w:val="32"/>
            <w:szCs w:val="32"/>
            <w:rtl/>
            <w:rPrChange w:id="7009" w:author="nidal saleh" w:date="2025-06-14T11:51:00Z">
              <w:rPr>
                <w:rtl/>
              </w:rPr>
            </w:rPrChange>
          </w:rPr>
          <w:t xml:space="preserve">تجنب تخزين الفيديوهات </w:t>
        </w:r>
      </w:ins>
      <w:ins w:id="7010" w:author="nidal saleh" w:date="2025-06-13T21:58:00Z">
        <w:r w:rsidR="007F6AB3" w:rsidRPr="00CD2EF4">
          <w:rPr>
            <w:sz w:val="32"/>
            <w:szCs w:val="32"/>
            <w:rtl/>
            <w:rPrChange w:id="7011" w:author="nidal saleh" w:date="2025-06-14T11:51:00Z">
              <w:rPr>
                <w:rtl/>
              </w:rPr>
            </w:rPrChange>
          </w:rPr>
          <w:t>.</w:t>
        </w:r>
      </w:ins>
    </w:p>
    <w:p w14:paraId="2D163740" w14:textId="1864B8BC" w:rsidR="006F2F59" w:rsidRPr="00BA1C4E" w:rsidRDefault="00E67324">
      <w:pPr>
        <w:pStyle w:val="Heading4"/>
        <w:bidi/>
        <w:rPr>
          <w:ins w:id="7012" w:author="nidal saleh" w:date="2025-06-11T13:46:00Z"/>
          <w:i w:val="0"/>
          <w:iCs w:val="0"/>
          <w:sz w:val="32"/>
          <w:szCs w:val="32"/>
          <w:lang w:bidi="ar-SY"/>
          <w:rPrChange w:id="7013" w:author="nidal saleh" w:date="2025-06-14T12:10:00Z">
            <w:rPr>
              <w:ins w:id="7014" w:author="nidal saleh" w:date="2025-06-11T13:46:00Z"/>
            </w:rPr>
          </w:rPrChange>
        </w:rPr>
        <w:pPrChange w:id="7015" w:author="nidal saleh" w:date="2025-06-11T13:46:00Z">
          <w:pPr>
            <w:pStyle w:val="Heading4"/>
          </w:pPr>
        </w:pPrChange>
      </w:pPr>
      <w:ins w:id="7016" w:author="nidal saleh" w:date="2025-06-11T13:49:00Z">
        <w:r w:rsidRPr="00BA1C4E">
          <w:rPr>
            <w:i w:val="0"/>
            <w:iCs w:val="0"/>
            <w:sz w:val="32"/>
            <w:szCs w:val="32"/>
            <w:rPrChange w:id="7017" w:author="nidal saleh" w:date="2025-06-14T12:10:00Z">
              <w:rPr/>
            </w:rPrChange>
          </w:rPr>
          <w:t xml:space="preserve"> </w:t>
        </w:r>
      </w:ins>
      <w:ins w:id="7018" w:author="nidal saleh" w:date="2025-06-11T13:46:00Z">
        <w:r w:rsidR="006F2F59" w:rsidRPr="00BA1C4E">
          <w:rPr>
            <w:i w:val="0"/>
            <w:iCs w:val="0"/>
            <w:sz w:val="32"/>
            <w:szCs w:val="32"/>
            <w:rPrChange w:id="7019" w:author="nidal saleh" w:date="2025-06-14T12:10:00Z">
              <w:rPr/>
            </w:rPrChange>
          </w:rPr>
          <w:t xml:space="preserve">7.3 </w:t>
        </w:r>
        <w:r w:rsidR="006F2F59" w:rsidRPr="00BA1C4E">
          <w:rPr>
            <w:i w:val="0"/>
            <w:iCs w:val="0"/>
            <w:sz w:val="32"/>
            <w:szCs w:val="32"/>
            <w:rtl/>
            <w:rPrChange w:id="7020" w:author="nidal saleh" w:date="2025-06-14T12:10:00Z">
              <w:rPr>
                <w:rtl/>
              </w:rPr>
            </w:rPrChange>
          </w:rPr>
          <w:t>التفسيرات الممكنة للنجاح أو الإخفاقات</w:t>
        </w:r>
      </w:ins>
    </w:p>
    <w:p w14:paraId="48526D40" w14:textId="77777777" w:rsidR="006F2F59" w:rsidRPr="00CD2EF4" w:rsidRDefault="006F2F59">
      <w:pPr>
        <w:numPr>
          <w:ilvl w:val="0"/>
          <w:numId w:val="62"/>
        </w:numPr>
        <w:bidi/>
        <w:spacing w:before="100" w:beforeAutospacing="1" w:after="100" w:afterAutospacing="1" w:line="240" w:lineRule="auto"/>
        <w:rPr>
          <w:ins w:id="7021" w:author="nidal saleh" w:date="2025-06-11T13:46:00Z"/>
          <w:sz w:val="32"/>
          <w:szCs w:val="32"/>
          <w:rPrChange w:id="7022" w:author="nidal saleh" w:date="2025-06-14T11:51:00Z">
            <w:rPr>
              <w:ins w:id="7023" w:author="nidal saleh" w:date="2025-06-11T13:46:00Z"/>
            </w:rPr>
          </w:rPrChange>
        </w:rPr>
        <w:pPrChange w:id="7024" w:author="nidal saleh" w:date="2025-06-11T13:46:00Z">
          <w:pPr>
            <w:numPr>
              <w:numId w:val="62"/>
            </w:numPr>
            <w:tabs>
              <w:tab w:val="num" w:pos="720"/>
            </w:tabs>
            <w:spacing w:before="100" w:beforeAutospacing="1" w:after="100" w:afterAutospacing="1" w:line="240" w:lineRule="auto"/>
            <w:ind w:left="720" w:hanging="360"/>
          </w:pPr>
        </w:pPrChange>
      </w:pPr>
      <w:ins w:id="7025" w:author="nidal saleh" w:date="2025-06-11T13:46:00Z">
        <w:r w:rsidRPr="00CD2EF4">
          <w:rPr>
            <w:rStyle w:val="Strong"/>
            <w:sz w:val="32"/>
            <w:szCs w:val="32"/>
            <w:rtl/>
            <w:rPrChange w:id="7026" w:author="nidal saleh" w:date="2025-06-14T11:51:00Z">
              <w:rPr>
                <w:rStyle w:val="Strong"/>
                <w:rtl/>
              </w:rPr>
            </w:rPrChange>
          </w:rPr>
          <w:t>أسباب النجاح</w:t>
        </w:r>
        <w:r w:rsidRPr="00CD2EF4">
          <w:rPr>
            <w:sz w:val="32"/>
            <w:szCs w:val="32"/>
            <w:rPrChange w:id="7027" w:author="nidal saleh" w:date="2025-06-14T11:51:00Z">
              <w:rPr/>
            </w:rPrChange>
          </w:rPr>
          <w:t xml:space="preserve">: </w:t>
        </w:r>
      </w:ins>
    </w:p>
    <w:p w14:paraId="1D360E06" w14:textId="77777777" w:rsidR="006F2F59" w:rsidRPr="00CD2EF4" w:rsidRDefault="006F2F59">
      <w:pPr>
        <w:numPr>
          <w:ilvl w:val="1"/>
          <w:numId w:val="62"/>
        </w:numPr>
        <w:bidi/>
        <w:spacing w:before="100" w:beforeAutospacing="1" w:after="100" w:afterAutospacing="1" w:line="240" w:lineRule="auto"/>
        <w:rPr>
          <w:ins w:id="7028" w:author="nidal saleh" w:date="2025-06-11T13:46:00Z"/>
          <w:sz w:val="32"/>
          <w:szCs w:val="32"/>
          <w:rPrChange w:id="7029" w:author="nidal saleh" w:date="2025-06-14T11:51:00Z">
            <w:rPr>
              <w:ins w:id="7030" w:author="nidal saleh" w:date="2025-06-11T13:46:00Z"/>
            </w:rPr>
          </w:rPrChange>
        </w:rPr>
        <w:pPrChange w:id="7031" w:author="nidal saleh" w:date="2025-06-11T13:46:00Z">
          <w:pPr>
            <w:numPr>
              <w:ilvl w:val="1"/>
              <w:numId w:val="62"/>
            </w:numPr>
            <w:tabs>
              <w:tab w:val="num" w:pos="1440"/>
            </w:tabs>
            <w:spacing w:before="100" w:beforeAutospacing="1" w:after="100" w:afterAutospacing="1" w:line="240" w:lineRule="auto"/>
            <w:ind w:left="1440" w:hanging="360"/>
          </w:pPr>
        </w:pPrChange>
      </w:pPr>
      <w:ins w:id="7032" w:author="nidal saleh" w:date="2025-06-11T13:46:00Z">
        <w:r w:rsidRPr="00CD2EF4">
          <w:rPr>
            <w:rStyle w:val="Strong"/>
            <w:sz w:val="32"/>
            <w:szCs w:val="32"/>
            <w:rtl/>
            <w:rPrChange w:id="7033" w:author="nidal saleh" w:date="2025-06-14T11:51:00Z">
              <w:rPr>
                <w:rStyle w:val="Strong"/>
                <w:rtl/>
              </w:rPr>
            </w:rPrChange>
          </w:rPr>
          <w:t>استخدام مكتبات متقدمة</w:t>
        </w:r>
        <w:r w:rsidRPr="00CD2EF4">
          <w:rPr>
            <w:sz w:val="32"/>
            <w:szCs w:val="32"/>
            <w:rPrChange w:id="7034" w:author="nidal saleh" w:date="2025-06-14T11:51:00Z">
              <w:rPr/>
            </w:rPrChange>
          </w:rPr>
          <w:t xml:space="preserve">: </w:t>
        </w:r>
        <w:r w:rsidRPr="00CD2EF4">
          <w:rPr>
            <w:sz w:val="32"/>
            <w:szCs w:val="32"/>
            <w:rtl/>
            <w:rPrChange w:id="7035" w:author="nidal saleh" w:date="2025-06-14T11:51:00Z">
              <w:rPr>
                <w:rtl/>
              </w:rPr>
            </w:rPrChange>
          </w:rPr>
          <w:t>ساهمت مكتبات</w:t>
        </w:r>
        <w:r w:rsidRPr="00CD2EF4">
          <w:rPr>
            <w:sz w:val="32"/>
            <w:szCs w:val="32"/>
            <w:rPrChange w:id="7036" w:author="nidal saleh" w:date="2025-06-14T11:51:00Z">
              <w:rPr/>
            </w:rPrChange>
          </w:rPr>
          <w:t xml:space="preserve"> OpenCV</w:t>
        </w:r>
        <w:r w:rsidRPr="00CD2EF4">
          <w:rPr>
            <w:sz w:val="32"/>
            <w:szCs w:val="32"/>
            <w:rtl/>
            <w:rPrChange w:id="7037" w:author="nidal saleh" w:date="2025-06-14T11:51:00Z">
              <w:rPr>
                <w:rtl/>
              </w:rPr>
            </w:rPrChange>
          </w:rPr>
          <w:t xml:space="preserve">، </w:t>
        </w:r>
        <w:proofErr w:type="spellStart"/>
        <w:r w:rsidRPr="00CD2EF4">
          <w:rPr>
            <w:sz w:val="32"/>
            <w:szCs w:val="32"/>
            <w:rPrChange w:id="7038" w:author="nidal saleh" w:date="2025-06-14T11:51:00Z">
              <w:rPr/>
            </w:rPrChange>
          </w:rPr>
          <w:t>dlib</w:t>
        </w:r>
        <w:proofErr w:type="spellEnd"/>
        <w:r w:rsidRPr="00CD2EF4">
          <w:rPr>
            <w:sz w:val="32"/>
            <w:szCs w:val="32"/>
            <w:rtl/>
            <w:rPrChange w:id="7039" w:author="nidal saleh" w:date="2025-06-14T11:51:00Z">
              <w:rPr>
                <w:rtl/>
              </w:rPr>
            </w:rPrChange>
          </w:rPr>
          <w:t>، و</w:t>
        </w:r>
        <w:proofErr w:type="spellStart"/>
        <w:r w:rsidRPr="00CD2EF4">
          <w:rPr>
            <w:sz w:val="32"/>
            <w:szCs w:val="32"/>
            <w:rPrChange w:id="7040" w:author="nidal saleh" w:date="2025-06-14T11:51:00Z">
              <w:rPr/>
            </w:rPrChange>
          </w:rPr>
          <w:t>MediaPipe</w:t>
        </w:r>
        <w:proofErr w:type="spellEnd"/>
        <w:r w:rsidRPr="00CD2EF4">
          <w:rPr>
            <w:sz w:val="32"/>
            <w:szCs w:val="32"/>
            <w:rPrChange w:id="7041" w:author="nidal saleh" w:date="2025-06-14T11:51:00Z">
              <w:rPr/>
            </w:rPrChange>
          </w:rPr>
          <w:t xml:space="preserve"> </w:t>
        </w:r>
        <w:r w:rsidRPr="00CD2EF4">
          <w:rPr>
            <w:sz w:val="32"/>
            <w:szCs w:val="32"/>
            <w:rtl/>
            <w:rPrChange w:id="7042" w:author="nidal saleh" w:date="2025-06-14T11:51:00Z">
              <w:rPr>
                <w:rtl/>
              </w:rPr>
            </w:rPrChange>
          </w:rPr>
          <w:t>في تحقيق دقة عالية في تتبع معالم الوجه واليدين، مما عزز فعالية النظام</w:t>
        </w:r>
        <w:r w:rsidRPr="00CD2EF4">
          <w:rPr>
            <w:sz w:val="32"/>
            <w:szCs w:val="32"/>
            <w:rPrChange w:id="7043" w:author="nidal saleh" w:date="2025-06-14T11:51:00Z">
              <w:rPr/>
            </w:rPrChange>
          </w:rPr>
          <w:t>.</w:t>
        </w:r>
      </w:ins>
    </w:p>
    <w:p w14:paraId="3DC4CF33" w14:textId="4EEF3EF9" w:rsidR="006F2F59" w:rsidRPr="00CD2EF4" w:rsidRDefault="006F2F59">
      <w:pPr>
        <w:numPr>
          <w:ilvl w:val="1"/>
          <w:numId w:val="62"/>
        </w:numPr>
        <w:bidi/>
        <w:spacing w:before="100" w:beforeAutospacing="1" w:after="100" w:afterAutospacing="1" w:line="240" w:lineRule="auto"/>
        <w:rPr>
          <w:ins w:id="7044" w:author="nidal saleh" w:date="2025-06-11T13:46:00Z"/>
          <w:sz w:val="32"/>
          <w:szCs w:val="32"/>
          <w:rPrChange w:id="7045" w:author="nidal saleh" w:date="2025-06-14T11:51:00Z">
            <w:rPr>
              <w:ins w:id="7046" w:author="nidal saleh" w:date="2025-06-11T13:46:00Z"/>
            </w:rPr>
          </w:rPrChange>
        </w:rPr>
        <w:pPrChange w:id="7047" w:author="nidal saleh" w:date="2025-06-11T13:46:00Z">
          <w:pPr>
            <w:numPr>
              <w:ilvl w:val="1"/>
              <w:numId w:val="62"/>
            </w:numPr>
            <w:tabs>
              <w:tab w:val="num" w:pos="1440"/>
            </w:tabs>
            <w:spacing w:before="100" w:beforeAutospacing="1" w:after="100" w:afterAutospacing="1" w:line="240" w:lineRule="auto"/>
            <w:ind w:left="1440" w:hanging="360"/>
          </w:pPr>
        </w:pPrChange>
      </w:pPr>
      <w:ins w:id="7048" w:author="nidal saleh" w:date="2025-06-11T13:46:00Z">
        <w:r w:rsidRPr="00CD2EF4">
          <w:rPr>
            <w:rStyle w:val="Strong"/>
            <w:sz w:val="32"/>
            <w:szCs w:val="32"/>
            <w:rtl/>
            <w:rPrChange w:id="7049" w:author="nidal saleh" w:date="2025-06-14T11:51:00Z">
              <w:rPr>
                <w:rStyle w:val="Strong"/>
                <w:rtl/>
              </w:rPr>
            </w:rPrChange>
          </w:rPr>
          <w:t>تصميم مرن</w:t>
        </w:r>
        <w:r w:rsidRPr="00CD2EF4">
          <w:rPr>
            <w:sz w:val="32"/>
            <w:szCs w:val="32"/>
            <w:rPrChange w:id="7050" w:author="nidal saleh" w:date="2025-06-14T11:51:00Z">
              <w:rPr/>
            </w:rPrChange>
          </w:rPr>
          <w:t xml:space="preserve">: </w:t>
        </w:r>
        <w:r w:rsidRPr="00CD2EF4">
          <w:rPr>
            <w:sz w:val="32"/>
            <w:szCs w:val="32"/>
            <w:rtl/>
            <w:rPrChange w:id="7051" w:author="nidal saleh" w:date="2025-06-14T11:51:00Z">
              <w:rPr>
                <w:rtl/>
              </w:rPr>
            </w:rPrChange>
          </w:rPr>
          <w:t xml:space="preserve">سمحت البنية المعيارية للنظام (وحدات معالجة الصور، الإنذار، الإشعارات، </w:t>
        </w:r>
      </w:ins>
      <w:ins w:id="7052" w:author="nidal saleh" w:date="2025-06-13T22:12:00Z">
        <w:r w:rsidR="00343FC3" w:rsidRPr="00CD2EF4">
          <w:rPr>
            <w:rFonts w:hint="eastAsia"/>
            <w:sz w:val="32"/>
            <w:szCs w:val="32"/>
            <w:rtl/>
            <w:rPrChange w:id="7053" w:author="nidal saleh" w:date="2025-06-14T11:51:00Z">
              <w:rPr>
                <w:rFonts w:hint="eastAsia"/>
                <w:rtl/>
              </w:rPr>
            </w:rPrChange>
          </w:rPr>
          <w:t>التقارير</w:t>
        </w:r>
      </w:ins>
      <w:ins w:id="7054" w:author="nidal saleh" w:date="2025-06-11T13:46:00Z">
        <w:r w:rsidRPr="00CD2EF4">
          <w:rPr>
            <w:sz w:val="32"/>
            <w:szCs w:val="32"/>
            <w:rtl/>
            <w:rPrChange w:id="7055" w:author="nidal saleh" w:date="2025-06-14T11:51:00Z">
              <w:rPr>
                <w:rtl/>
              </w:rPr>
            </w:rPrChange>
          </w:rPr>
          <w:t>) بسهولة التكامل والصيانة</w:t>
        </w:r>
        <w:r w:rsidRPr="00CD2EF4">
          <w:rPr>
            <w:sz w:val="32"/>
            <w:szCs w:val="32"/>
            <w:rPrChange w:id="7056" w:author="nidal saleh" w:date="2025-06-14T11:51:00Z">
              <w:rPr/>
            </w:rPrChange>
          </w:rPr>
          <w:t>.</w:t>
        </w:r>
      </w:ins>
    </w:p>
    <w:p w14:paraId="424DBB42" w14:textId="77777777" w:rsidR="006F2F59" w:rsidRPr="00CD2EF4" w:rsidRDefault="006F2F59">
      <w:pPr>
        <w:numPr>
          <w:ilvl w:val="1"/>
          <w:numId w:val="62"/>
        </w:numPr>
        <w:bidi/>
        <w:spacing w:before="100" w:beforeAutospacing="1" w:after="100" w:afterAutospacing="1" w:line="240" w:lineRule="auto"/>
        <w:rPr>
          <w:ins w:id="7057" w:author="nidal saleh" w:date="2025-06-11T13:46:00Z"/>
          <w:sz w:val="32"/>
          <w:szCs w:val="32"/>
          <w:rPrChange w:id="7058" w:author="nidal saleh" w:date="2025-06-14T11:51:00Z">
            <w:rPr>
              <w:ins w:id="7059" w:author="nidal saleh" w:date="2025-06-11T13:46:00Z"/>
            </w:rPr>
          </w:rPrChange>
        </w:rPr>
        <w:pPrChange w:id="7060" w:author="nidal saleh" w:date="2025-06-11T13:46:00Z">
          <w:pPr>
            <w:numPr>
              <w:ilvl w:val="1"/>
              <w:numId w:val="62"/>
            </w:numPr>
            <w:tabs>
              <w:tab w:val="num" w:pos="1440"/>
            </w:tabs>
            <w:spacing w:before="100" w:beforeAutospacing="1" w:after="100" w:afterAutospacing="1" w:line="240" w:lineRule="auto"/>
            <w:ind w:left="1440" w:hanging="360"/>
          </w:pPr>
        </w:pPrChange>
      </w:pPr>
      <w:ins w:id="7061" w:author="nidal saleh" w:date="2025-06-11T13:46:00Z">
        <w:r w:rsidRPr="00CD2EF4">
          <w:rPr>
            <w:rStyle w:val="Strong"/>
            <w:sz w:val="32"/>
            <w:szCs w:val="32"/>
            <w:rtl/>
            <w:rPrChange w:id="7062" w:author="nidal saleh" w:date="2025-06-14T11:51:00Z">
              <w:rPr>
                <w:rStyle w:val="Strong"/>
                <w:rtl/>
              </w:rPr>
            </w:rPrChange>
          </w:rPr>
          <w:t>واجهة مستخدم بسيطة</w:t>
        </w:r>
        <w:r w:rsidRPr="00CD2EF4">
          <w:rPr>
            <w:sz w:val="32"/>
            <w:szCs w:val="32"/>
            <w:rPrChange w:id="7063" w:author="nidal saleh" w:date="2025-06-14T11:51:00Z">
              <w:rPr/>
            </w:rPrChange>
          </w:rPr>
          <w:t xml:space="preserve">: </w:t>
        </w:r>
        <w:r w:rsidRPr="00CD2EF4">
          <w:rPr>
            <w:sz w:val="32"/>
            <w:szCs w:val="32"/>
            <w:rtl/>
            <w:rPrChange w:id="7064" w:author="nidal saleh" w:date="2025-06-14T11:51:00Z">
              <w:rPr>
                <w:rtl/>
              </w:rPr>
            </w:rPrChange>
          </w:rPr>
          <w:t>واجهة</w:t>
        </w:r>
        <w:r w:rsidRPr="00CD2EF4">
          <w:rPr>
            <w:sz w:val="32"/>
            <w:szCs w:val="32"/>
            <w:rPrChange w:id="7065" w:author="nidal saleh" w:date="2025-06-14T11:51:00Z">
              <w:rPr/>
            </w:rPrChange>
          </w:rPr>
          <w:t xml:space="preserve"> </w:t>
        </w:r>
        <w:proofErr w:type="spellStart"/>
        <w:r w:rsidRPr="00CD2EF4">
          <w:rPr>
            <w:sz w:val="32"/>
            <w:szCs w:val="32"/>
            <w:rPrChange w:id="7066" w:author="nidal saleh" w:date="2025-06-14T11:51:00Z">
              <w:rPr/>
            </w:rPrChange>
          </w:rPr>
          <w:t>Tkinter</w:t>
        </w:r>
        <w:proofErr w:type="spellEnd"/>
        <w:r w:rsidRPr="00CD2EF4">
          <w:rPr>
            <w:sz w:val="32"/>
            <w:szCs w:val="32"/>
            <w:rPrChange w:id="7067" w:author="nidal saleh" w:date="2025-06-14T11:51:00Z">
              <w:rPr/>
            </w:rPrChange>
          </w:rPr>
          <w:t xml:space="preserve"> </w:t>
        </w:r>
        <w:r w:rsidRPr="00CD2EF4">
          <w:rPr>
            <w:sz w:val="32"/>
            <w:szCs w:val="32"/>
            <w:rtl/>
            <w:rPrChange w:id="7068" w:author="nidal saleh" w:date="2025-06-14T11:51:00Z">
              <w:rPr>
                <w:rtl/>
              </w:rPr>
            </w:rPrChange>
          </w:rPr>
          <w:t>سهلة الاستخدام جعلت النظام عمليًا للسائقين ومديري الأساطيل</w:t>
        </w:r>
        <w:r w:rsidRPr="00CD2EF4">
          <w:rPr>
            <w:sz w:val="32"/>
            <w:szCs w:val="32"/>
            <w:rPrChange w:id="7069" w:author="nidal saleh" w:date="2025-06-14T11:51:00Z">
              <w:rPr/>
            </w:rPrChange>
          </w:rPr>
          <w:t>.</w:t>
        </w:r>
      </w:ins>
    </w:p>
    <w:p w14:paraId="3B15A3C0" w14:textId="35B9087C" w:rsidR="006F2F59" w:rsidRPr="00CD2EF4" w:rsidRDefault="006F2F59">
      <w:pPr>
        <w:numPr>
          <w:ilvl w:val="1"/>
          <w:numId w:val="62"/>
        </w:numPr>
        <w:bidi/>
        <w:spacing w:before="100" w:beforeAutospacing="1" w:after="100" w:afterAutospacing="1" w:line="240" w:lineRule="auto"/>
        <w:rPr>
          <w:ins w:id="7070" w:author="nidal saleh" w:date="2025-06-11T13:46:00Z"/>
          <w:sz w:val="32"/>
          <w:szCs w:val="32"/>
          <w:rPrChange w:id="7071" w:author="nidal saleh" w:date="2025-06-14T11:51:00Z">
            <w:rPr>
              <w:ins w:id="7072" w:author="nidal saleh" w:date="2025-06-11T13:46:00Z"/>
            </w:rPr>
          </w:rPrChange>
        </w:rPr>
        <w:pPrChange w:id="7073" w:author="nidal saleh" w:date="2025-06-11T13:46:00Z">
          <w:pPr>
            <w:numPr>
              <w:ilvl w:val="1"/>
              <w:numId w:val="62"/>
            </w:numPr>
            <w:tabs>
              <w:tab w:val="num" w:pos="1440"/>
            </w:tabs>
            <w:spacing w:before="100" w:beforeAutospacing="1" w:after="100" w:afterAutospacing="1" w:line="240" w:lineRule="auto"/>
            <w:ind w:left="1440" w:hanging="360"/>
          </w:pPr>
        </w:pPrChange>
      </w:pPr>
      <w:ins w:id="7074" w:author="nidal saleh" w:date="2025-06-11T13:46:00Z">
        <w:r w:rsidRPr="00CD2EF4">
          <w:rPr>
            <w:rStyle w:val="Strong"/>
            <w:sz w:val="32"/>
            <w:szCs w:val="32"/>
            <w:rtl/>
            <w:rPrChange w:id="7075" w:author="nidal saleh" w:date="2025-06-14T11:51:00Z">
              <w:rPr>
                <w:rStyle w:val="Strong"/>
                <w:rtl/>
              </w:rPr>
            </w:rPrChange>
          </w:rPr>
          <w:t>إشعارات متعددة القنوات</w:t>
        </w:r>
      </w:ins>
      <w:ins w:id="7076" w:author="nidal saleh" w:date="2025-06-13T22:12:00Z">
        <w:r w:rsidR="00343FC3" w:rsidRPr="00CD2EF4">
          <w:rPr>
            <w:sz w:val="32"/>
            <w:szCs w:val="32"/>
            <w:rPrChange w:id="7077" w:author="nidal saleh" w:date="2025-06-14T11:51:00Z">
              <w:rPr/>
            </w:rPrChange>
          </w:rPr>
          <w:t xml:space="preserve"> </w:t>
        </w:r>
      </w:ins>
      <w:ins w:id="7078" w:author="nidal saleh" w:date="2025-06-11T13:46:00Z">
        <w:r w:rsidRPr="00CD2EF4">
          <w:rPr>
            <w:sz w:val="32"/>
            <w:szCs w:val="32"/>
            <w:rPrChange w:id="7079" w:author="nidal saleh" w:date="2025-06-14T11:51:00Z">
              <w:rPr/>
            </w:rPrChange>
          </w:rPr>
          <w:t xml:space="preserve">: </w:t>
        </w:r>
        <w:r w:rsidRPr="00CD2EF4">
          <w:rPr>
            <w:sz w:val="32"/>
            <w:szCs w:val="32"/>
            <w:rtl/>
            <w:rPrChange w:id="7080" w:author="nidal saleh" w:date="2025-06-14T11:51:00Z">
              <w:rPr>
                <w:rtl/>
              </w:rPr>
            </w:rPrChange>
          </w:rPr>
          <w:t xml:space="preserve">دعم البريد الإلكتروني </w:t>
        </w:r>
        <w:proofErr w:type="spellStart"/>
        <w:r w:rsidRPr="00CD2EF4">
          <w:rPr>
            <w:sz w:val="32"/>
            <w:szCs w:val="32"/>
            <w:rtl/>
            <w:rPrChange w:id="7081" w:author="nidal saleh" w:date="2025-06-14T11:51:00Z">
              <w:rPr>
                <w:rtl/>
              </w:rPr>
            </w:rPrChange>
          </w:rPr>
          <w:t>وتيليجرام</w:t>
        </w:r>
        <w:proofErr w:type="spellEnd"/>
        <w:r w:rsidRPr="00CD2EF4">
          <w:rPr>
            <w:sz w:val="32"/>
            <w:szCs w:val="32"/>
            <w:rtl/>
            <w:rPrChange w:id="7082" w:author="nidal saleh" w:date="2025-06-14T11:51:00Z">
              <w:rPr>
                <w:rtl/>
              </w:rPr>
            </w:rPrChange>
          </w:rPr>
          <w:t xml:space="preserve"> زاد من سرعة الاستجابة ومرونة النظام</w:t>
        </w:r>
        <w:r w:rsidRPr="00CD2EF4">
          <w:rPr>
            <w:sz w:val="32"/>
            <w:szCs w:val="32"/>
            <w:rPrChange w:id="7083" w:author="nidal saleh" w:date="2025-06-14T11:51:00Z">
              <w:rPr/>
            </w:rPrChange>
          </w:rPr>
          <w:t>.</w:t>
        </w:r>
      </w:ins>
    </w:p>
    <w:p w14:paraId="4837CF3F" w14:textId="77777777" w:rsidR="006F2F59" w:rsidRPr="00CD2EF4" w:rsidRDefault="006F2F59">
      <w:pPr>
        <w:numPr>
          <w:ilvl w:val="1"/>
          <w:numId w:val="62"/>
        </w:numPr>
        <w:bidi/>
        <w:spacing w:before="100" w:beforeAutospacing="1" w:after="100" w:afterAutospacing="1" w:line="240" w:lineRule="auto"/>
        <w:rPr>
          <w:ins w:id="7084" w:author="nidal saleh" w:date="2025-06-11T13:46:00Z"/>
          <w:sz w:val="32"/>
          <w:szCs w:val="32"/>
          <w:rPrChange w:id="7085" w:author="nidal saleh" w:date="2025-06-14T11:51:00Z">
            <w:rPr>
              <w:ins w:id="7086" w:author="nidal saleh" w:date="2025-06-11T13:46:00Z"/>
            </w:rPr>
          </w:rPrChange>
        </w:rPr>
        <w:pPrChange w:id="7087" w:author="nidal saleh" w:date="2025-06-11T13:46:00Z">
          <w:pPr>
            <w:numPr>
              <w:ilvl w:val="1"/>
              <w:numId w:val="62"/>
            </w:numPr>
            <w:tabs>
              <w:tab w:val="num" w:pos="1440"/>
            </w:tabs>
            <w:spacing w:before="100" w:beforeAutospacing="1" w:after="100" w:afterAutospacing="1" w:line="240" w:lineRule="auto"/>
            <w:ind w:left="1440" w:hanging="360"/>
          </w:pPr>
        </w:pPrChange>
      </w:pPr>
      <w:ins w:id="7088" w:author="nidal saleh" w:date="2025-06-11T13:46:00Z">
        <w:r w:rsidRPr="00CD2EF4">
          <w:rPr>
            <w:rStyle w:val="Strong"/>
            <w:sz w:val="32"/>
            <w:szCs w:val="32"/>
            <w:rtl/>
            <w:rPrChange w:id="7089" w:author="nidal saleh" w:date="2025-06-14T11:51:00Z">
              <w:rPr>
                <w:rStyle w:val="Strong"/>
                <w:rtl/>
              </w:rPr>
            </w:rPrChange>
          </w:rPr>
          <w:t>اختبار شامل</w:t>
        </w:r>
        <w:r w:rsidRPr="00CD2EF4">
          <w:rPr>
            <w:sz w:val="32"/>
            <w:szCs w:val="32"/>
            <w:rPrChange w:id="7090" w:author="nidal saleh" w:date="2025-06-14T11:51:00Z">
              <w:rPr/>
            </w:rPrChange>
          </w:rPr>
          <w:t xml:space="preserve">: </w:t>
        </w:r>
        <w:r w:rsidRPr="00CD2EF4">
          <w:rPr>
            <w:sz w:val="32"/>
            <w:szCs w:val="32"/>
            <w:rtl/>
            <w:rPrChange w:id="7091" w:author="nidal saleh" w:date="2025-06-14T11:51:00Z">
              <w:rPr>
                <w:rtl/>
              </w:rPr>
            </w:rPrChange>
          </w:rPr>
          <w:t>ساهمت اختبارات الوحدات، التكامل، والأداء في تحديد الأخطاء مبكرًا وضمان استقرار النظام</w:t>
        </w:r>
        <w:r w:rsidRPr="00CD2EF4">
          <w:rPr>
            <w:sz w:val="32"/>
            <w:szCs w:val="32"/>
            <w:rPrChange w:id="7092" w:author="nidal saleh" w:date="2025-06-14T11:51:00Z">
              <w:rPr/>
            </w:rPrChange>
          </w:rPr>
          <w:t>.</w:t>
        </w:r>
      </w:ins>
    </w:p>
    <w:p w14:paraId="20167D34" w14:textId="77777777" w:rsidR="006F2F59" w:rsidRPr="00CD2EF4" w:rsidRDefault="006F2F59">
      <w:pPr>
        <w:numPr>
          <w:ilvl w:val="0"/>
          <w:numId w:val="62"/>
        </w:numPr>
        <w:bidi/>
        <w:spacing w:before="100" w:beforeAutospacing="1" w:after="100" w:afterAutospacing="1" w:line="240" w:lineRule="auto"/>
        <w:rPr>
          <w:ins w:id="7093" w:author="nidal saleh" w:date="2025-06-11T13:46:00Z"/>
          <w:sz w:val="32"/>
          <w:szCs w:val="32"/>
          <w:rPrChange w:id="7094" w:author="nidal saleh" w:date="2025-06-14T11:51:00Z">
            <w:rPr>
              <w:ins w:id="7095" w:author="nidal saleh" w:date="2025-06-11T13:46:00Z"/>
            </w:rPr>
          </w:rPrChange>
        </w:rPr>
        <w:pPrChange w:id="7096" w:author="nidal saleh" w:date="2025-06-11T13:46:00Z">
          <w:pPr>
            <w:numPr>
              <w:numId w:val="62"/>
            </w:numPr>
            <w:tabs>
              <w:tab w:val="num" w:pos="720"/>
            </w:tabs>
            <w:spacing w:before="100" w:beforeAutospacing="1" w:after="100" w:afterAutospacing="1" w:line="240" w:lineRule="auto"/>
            <w:ind w:left="720" w:hanging="360"/>
          </w:pPr>
        </w:pPrChange>
      </w:pPr>
      <w:ins w:id="7097" w:author="nidal saleh" w:date="2025-06-11T13:46:00Z">
        <w:r w:rsidRPr="00CD2EF4">
          <w:rPr>
            <w:rStyle w:val="Strong"/>
            <w:sz w:val="32"/>
            <w:szCs w:val="32"/>
            <w:rtl/>
            <w:rPrChange w:id="7098" w:author="nidal saleh" w:date="2025-06-14T11:51:00Z">
              <w:rPr>
                <w:rStyle w:val="Strong"/>
                <w:rtl/>
              </w:rPr>
            </w:rPrChange>
          </w:rPr>
          <w:t>أسباب الإخفاقات الجزئية</w:t>
        </w:r>
        <w:r w:rsidRPr="00CD2EF4">
          <w:rPr>
            <w:sz w:val="32"/>
            <w:szCs w:val="32"/>
            <w:rPrChange w:id="7099" w:author="nidal saleh" w:date="2025-06-14T11:51:00Z">
              <w:rPr/>
            </w:rPrChange>
          </w:rPr>
          <w:t xml:space="preserve">: </w:t>
        </w:r>
      </w:ins>
    </w:p>
    <w:p w14:paraId="19CDFB26" w14:textId="77777777" w:rsidR="006F2F59" w:rsidRPr="00CD2EF4" w:rsidRDefault="006F2F59">
      <w:pPr>
        <w:numPr>
          <w:ilvl w:val="1"/>
          <w:numId w:val="62"/>
        </w:numPr>
        <w:bidi/>
        <w:spacing w:before="100" w:beforeAutospacing="1" w:after="100" w:afterAutospacing="1" w:line="240" w:lineRule="auto"/>
        <w:rPr>
          <w:ins w:id="7100" w:author="nidal saleh" w:date="2025-06-11T13:46:00Z"/>
          <w:sz w:val="32"/>
          <w:szCs w:val="32"/>
          <w:rPrChange w:id="7101" w:author="nidal saleh" w:date="2025-06-14T11:51:00Z">
            <w:rPr>
              <w:ins w:id="7102" w:author="nidal saleh" w:date="2025-06-11T13:46:00Z"/>
            </w:rPr>
          </w:rPrChange>
        </w:rPr>
        <w:pPrChange w:id="7103" w:author="nidal saleh" w:date="2025-06-11T13:46:00Z">
          <w:pPr>
            <w:numPr>
              <w:ilvl w:val="1"/>
              <w:numId w:val="62"/>
            </w:numPr>
            <w:tabs>
              <w:tab w:val="num" w:pos="1440"/>
            </w:tabs>
            <w:spacing w:before="100" w:beforeAutospacing="1" w:after="100" w:afterAutospacing="1" w:line="240" w:lineRule="auto"/>
            <w:ind w:left="1440" w:hanging="360"/>
          </w:pPr>
        </w:pPrChange>
      </w:pPr>
      <w:ins w:id="7104" w:author="nidal saleh" w:date="2025-06-11T13:46:00Z">
        <w:r w:rsidRPr="00CD2EF4">
          <w:rPr>
            <w:rStyle w:val="Strong"/>
            <w:sz w:val="32"/>
            <w:szCs w:val="32"/>
            <w:rtl/>
            <w:rPrChange w:id="7105" w:author="nidal saleh" w:date="2025-06-14T11:51:00Z">
              <w:rPr>
                <w:rStyle w:val="Strong"/>
                <w:rtl/>
              </w:rPr>
            </w:rPrChange>
          </w:rPr>
          <w:t>حساسية الإضاءة</w:t>
        </w:r>
        <w:r w:rsidRPr="00CD2EF4">
          <w:rPr>
            <w:sz w:val="32"/>
            <w:szCs w:val="32"/>
            <w:rPrChange w:id="7106" w:author="nidal saleh" w:date="2025-06-14T11:51:00Z">
              <w:rPr/>
            </w:rPrChange>
          </w:rPr>
          <w:t xml:space="preserve">: </w:t>
        </w:r>
        <w:r w:rsidRPr="00CD2EF4">
          <w:rPr>
            <w:sz w:val="32"/>
            <w:szCs w:val="32"/>
            <w:rtl/>
            <w:rPrChange w:id="7107" w:author="nidal saleh" w:date="2025-06-14T11:51:00Z">
              <w:rPr>
                <w:rtl/>
              </w:rPr>
            </w:rPrChange>
          </w:rPr>
          <w:t>كانت دقة النظام أقل في ظروف الإضاءة السيئة بسبب قيود مكتبات معالجة الصور، مما أدى إلى أخطاء في 5% من الحالات</w:t>
        </w:r>
        <w:r w:rsidRPr="00CD2EF4">
          <w:rPr>
            <w:sz w:val="32"/>
            <w:szCs w:val="32"/>
            <w:rPrChange w:id="7108" w:author="nidal saleh" w:date="2025-06-14T11:51:00Z">
              <w:rPr/>
            </w:rPrChange>
          </w:rPr>
          <w:t>.</w:t>
        </w:r>
      </w:ins>
    </w:p>
    <w:p w14:paraId="4A0ECED0" w14:textId="753678B2" w:rsidR="006F2F59" w:rsidRPr="00CD2EF4" w:rsidRDefault="006F2F59">
      <w:pPr>
        <w:numPr>
          <w:ilvl w:val="1"/>
          <w:numId w:val="62"/>
        </w:numPr>
        <w:bidi/>
        <w:spacing w:before="100" w:beforeAutospacing="1" w:after="100" w:afterAutospacing="1" w:line="240" w:lineRule="auto"/>
        <w:rPr>
          <w:ins w:id="7109" w:author="nidal saleh" w:date="2025-06-11T13:46:00Z"/>
          <w:sz w:val="32"/>
          <w:szCs w:val="32"/>
          <w:rPrChange w:id="7110" w:author="nidal saleh" w:date="2025-06-14T11:51:00Z">
            <w:rPr>
              <w:ins w:id="7111" w:author="nidal saleh" w:date="2025-06-11T13:46:00Z"/>
            </w:rPr>
          </w:rPrChange>
        </w:rPr>
        <w:pPrChange w:id="7112" w:author="nidal saleh" w:date="2025-06-11T13:46:00Z">
          <w:pPr>
            <w:numPr>
              <w:ilvl w:val="1"/>
              <w:numId w:val="62"/>
            </w:numPr>
            <w:tabs>
              <w:tab w:val="num" w:pos="1440"/>
            </w:tabs>
            <w:spacing w:before="100" w:beforeAutospacing="1" w:after="100" w:afterAutospacing="1" w:line="240" w:lineRule="auto"/>
            <w:ind w:left="1440" w:hanging="360"/>
          </w:pPr>
        </w:pPrChange>
      </w:pPr>
      <w:ins w:id="7113" w:author="nidal saleh" w:date="2025-06-11T13:46:00Z">
        <w:r w:rsidRPr="00CD2EF4">
          <w:rPr>
            <w:rStyle w:val="Strong"/>
            <w:sz w:val="32"/>
            <w:szCs w:val="32"/>
            <w:rtl/>
            <w:rPrChange w:id="7114" w:author="nidal saleh" w:date="2025-06-14T11:51:00Z">
              <w:rPr>
                <w:rStyle w:val="Strong"/>
                <w:rtl/>
              </w:rPr>
            </w:rPrChange>
          </w:rPr>
          <w:t>تأخير الإشعارات</w:t>
        </w:r>
        <w:r w:rsidRPr="00CD2EF4">
          <w:rPr>
            <w:sz w:val="32"/>
            <w:szCs w:val="32"/>
            <w:rPrChange w:id="7115" w:author="nidal saleh" w:date="2025-06-14T11:51:00Z">
              <w:rPr/>
            </w:rPrChange>
          </w:rPr>
          <w:t xml:space="preserve">: </w:t>
        </w:r>
        <w:r w:rsidRPr="00CD2EF4">
          <w:rPr>
            <w:sz w:val="32"/>
            <w:szCs w:val="32"/>
            <w:rtl/>
            <w:rPrChange w:id="7116" w:author="nidal saleh" w:date="2025-06-14T11:51:00Z">
              <w:rPr>
                <w:rtl/>
              </w:rPr>
            </w:rPrChange>
          </w:rPr>
          <w:t xml:space="preserve">مشاكل </w:t>
        </w:r>
      </w:ins>
      <w:ins w:id="7117" w:author="nidal saleh" w:date="2025-06-13T22:13:00Z">
        <w:r w:rsidR="00343FC3" w:rsidRPr="00CD2EF4">
          <w:rPr>
            <w:rFonts w:hint="eastAsia"/>
            <w:sz w:val="32"/>
            <w:szCs w:val="32"/>
            <w:rtl/>
            <w:rPrChange w:id="7118" w:author="nidal saleh" w:date="2025-06-14T11:51:00Z">
              <w:rPr>
                <w:rFonts w:hint="eastAsia"/>
                <w:rtl/>
              </w:rPr>
            </w:rPrChange>
          </w:rPr>
          <w:t>ضعف</w:t>
        </w:r>
      </w:ins>
      <w:ins w:id="7119" w:author="nidal saleh" w:date="2025-06-11T13:46:00Z">
        <w:r w:rsidRPr="00CD2EF4">
          <w:rPr>
            <w:sz w:val="32"/>
            <w:szCs w:val="32"/>
            <w:rtl/>
            <w:rPrChange w:id="7120" w:author="nidal saleh" w:date="2025-06-14T11:51:00Z">
              <w:rPr>
                <w:rtl/>
              </w:rPr>
            </w:rPrChange>
          </w:rPr>
          <w:t xml:space="preserve"> الإنترنت تسببت في تأخير إرسال بعض الإشعارات، مما قد يؤثر على فعالية التنبيهات في الوقت الفعلي</w:t>
        </w:r>
        <w:r w:rsidRPr="00CD2EF4">
          <w:rPr>
            <w:sz w:val="32"/>
            <w:szCs w:val="32"/>
            <w:rPrChange w:id="7121" w:author="nidal saleh" w:date="2025-06-14T11:51:00Z">
              <w:rPr/>
            </w:rPrChange>
          </w:rPr>
          <w:t>.</w:t>
        </w:r>
      </w:ins>
    </w:p>
    <w:p w14:paraId="3520E5F8" w14:textId="05CF9504" w:rsidR="006F2F59" w:rsidRPr="00CD2EF4" w:rsidRDefault="006F2F59">
      <w:pPr>
        <w:numPr>
          <w:ilvl w:val="1"/>
          <w:numId w:val="62"/>
        </w:numPr>
        <w:bidi/>
        <w:spacing w:before="100" w:beforeAutospacing="1" w:after="100" w:afterAutospacing="1" w:line="240" w:lineRule="auto"/>
        <w:rPr>
          <w:ins w:id="7122" w:author="nidal saleh" w:date="2025-06-11T13:46:00Z"/>
          <w:sz w:val="32"/>
          <w:szCs w:val="32"/>
          <w:rPrChange w:id="7123" w:author="nidal saleh" w:date="2025-06-14T11:51:00Z">
            <w:rPr>
              <w:ins w:id="7124" w:author="nidal saleh" w:date="2025-06-11T13:46:00Z"/>
            </w:rPr>
          </w:rPrChange>
        </w:rPr>
        <w:pPrChange w:id="7125" w:author="nidal saleh" w:date="2025-06-11T13:46:00Z">
          <w:pPr>
            <w:numPr>
              <w:ilvl w:val="1"/>
              <w:numId w:val="62"/>
            </w:numPr>
            <w:tabs>
              <w:tab w:val="num" w:pos="1440"/>
            </w:tabs>
            <w:spacing w:before="100" w:beforeAutospacing="1" w:after="100" w:afterAutospacing="1" w:line="240" w:lineRule="auto"/>
            <w:ind w:left="1440" w:hanging="360"/>
          </w:pPr>
        </w:pPrChange>
      </w:pPr>
      <w:ins w:id="7126" w:author="nidal saleh" w:date="2025-06-11T13:46:00Z">
        <w:r w:rsidRPr="00CD2EF4">
          <w:rPr>
            <w:rStyle w:val="Strong"/>
            <w:sz w:val="32"/>
            <w:szCs w:val="32"/>
            <w:rtl/>
            <w:rPrChange w:id="7127" w:author="nidal saleh" w:date="2025-06-14T11:51:00Z">
              <w:rPr>
                <w:rStyle w:val="Strong"/>
                <w:rtl/>
              </w:rPr>
            </w:rPrChange>
          </w:rPr>
          <w:t>افتقار إلى التكيف الديناميكي</w:t>
        </w:r>
        <w:r w:rsidRPr="00CD2EF4">
          <w:rPr>
            <w:sz w:val="32"/>
            <w:szCs w:val="32"/>
            <w:rPrChange w:id="7128" w:author="nidal saleh" w:date="2025-06-14T11:51:00Z">
              <w:rPr/>
            </w:rPrChange>
          </w:rPr>
          <w:t xml:space="preserve">: </w:t>
        </w:r>
        <w:r w:rsidRPr="00CD2EF4">
          <w:rPr>
            <w:sz w:val="32"/>
            <w:szCs w:val="32"/>
            <w:rtl/>
            <w:rPrChange w:id="7129" w:author="nidal saleh" w:date="2025-06-14T11:51:00Z">
              <w:rPr>
                <w:rtl/>
              </w:rPr>
            </w:rPrChange>
          </w:rPr>
          <w:t>لم يتم تهيئة النظام لضبط حدود التشتت</w:t>
        </w:r>
        <w:r w:rsidRPr="00CD2EF4">
          <w:rPr>
            <w:sz w:val="32"/>
            <w:szCs w:val="32"/>
            <w:rPrChange w:id="7130" w:author="nidal saleh" w:date="2025-06-14T11:51:00Z">
              <w:rPr/>
            </w:rPrChange>
          </w:rPr>
          <w:t xml:space="preserve"> </w:t>
        </w:r>
        <w:r w:rsidRPr="00CD2EF4">
          <w:rPr>
            <w:sz w:val="32"/>
            <w:szCs w:val="32"/>
            <w:rtl/>
            <w:rPrChange w:id="7131" w:author="nidal saleh" w:date="2025-06-14T11:51:00Z">
              <w:rPr>
                <w:rtl/>
              </w:rPr>
            </w:rPrChange>
          </w:rPr>
          <w:t>مثل</w:t>
        </w:r>
        <w:r w:rsidRPr="00CD2EF4">
          <w:rPr>
            <w:sz w:val="32"/>
            <w:szCs w:val="32"/>
            <w:rPrChange w:id="7132" w:author="nidal saleh" w:date="2025-06-14T11:51:00Z">
              <w:rPr/>
            </w:rPrChange>
          </w:rPr>
          <w:t xml:space="preserve"> EAR</w:t>
        </w:r>
      </w:ins>
      <w:ins w:id="7133" w:author="nidal saleh" w:date="2025-06-13T22:22:00Z">
        <w:r w:rsidR="004C1962" w:rsidRPr="00CD2EF4">
          <w:rPr>
            <w:sz w:val="32"/>
            <w:szCs w:val="32"/>
            <w:rPrChange w:id="7134" w:author="nidal saleh" w:date="2025-06-14T11:51:00Z">
              <w:rPr/>
            </w:rPrChange>
          </w:rPr>
          <w:t>)</w:t>
        </w:r>
      </w:ins>
      <w:ins w:id="7135" w:author="nidal saleh" w:date="2025-06-11T13:46:00Z">
        <w:r w:rsidRPr="00CD2EF4">
          <w:rPr>
            <w:sz w:val="32"/>
            <w:szCs w:val="32"/>
            <w:rPrChange w:id="7136" w:author="nidal saleh" w:date="2025-06-14T11:51:00Z">
              <w:rPr/>
            </w:rPrChange>
          </w:rPr>
          <w:t xml:space="preserve"> </w:t>
        </w:r>
        <w:r w:rsidRPr="00CD2EF4">
          <w:rPr>
            <w:sz w:val="32"/>
            <w:szCs w:val="32"/>
            <w:rtl/>
            <w:rPrChange w:id="7137" w:author="nidal saleh" w:date="2025-06-14T11:51:00Z">
              <w:rPr>
                <w:rtl/>
              </w:rPr>
            </w:rPrChange>
          </w:rPr>
          <w:t>و</w:t>
        </w:r>
        <w:r w:rsidRPr="00CD2EF4">
          <w:rPr>
            <w:sz w:val="32"/>
            <w:szCs w:val="32"/>
            <w:rPrChange w:id="7138" w:author="nidal saleh" w:date="2025-06-14T11:51:00Z">
              <w:rPr/>
            </w:rPrChange>
          </w:rPr>
          <w:t xml:space="preserve">MAR </w:t>
        </w:r>
      </w:ins>
      <w:ins w:id="7139" w:author="nidal saleh" w:date="2025-06-13T22:23:00Z">
        <w:r w:rsidR="004C1962" w:rsidRPr="00CD2EF4">
          <w:rPr>
            <w:sz w:val="32"/>
            <w:szCs w:val="32"/>
            <w:rtl/>
            <w:rPrChange w:id="7140" w:author="nidal saleh" w:date="2025-06-14T11:51:00Z">
              <w:rPr>
                <w:rtl/>
              </w:rPr>
            </w:rPrChange>
          </w:rPr>
          <w:t xml:space="preserve">) </w:t>
        </w:r>
      </w:ins>
      <w:ins w:id="7141" w:author="nidal saleh" w:date="2025-06-11T13:46:00Z">
        <w:r w:rsidRPr="00CD2EF4">
          <w:rPr>
            <w:sz w:val="32"/>
            <w:szCs w:val="32"/>
            <w:rtl/>
            <w:rPrChange w:id="7142" w:author="nidal saleh" w:date="2025-06-14T11:51:00Z">
              <w:rPr>
                <w:rtl/>
              </w:rPr>
            </w:rPrChange>
          </w:rPr>
          <w:t>تلقائيًا بناءً على خصائص السائق، مما قد يؤدي إلى أخطاء في بعض الحالات</w:t>
        </w:r>
        <w:r w:rsidRPr="00CD2EF4">
          <w:rPr>
            <w:sz w:val="32"/>
            <w:szCs w:val="32"/>
            <w:rPrChange w:id="7143" w:author="nidal saleh" w:date="2025-06-14T11:51:00Z">
              <w:rPr/>
            </w:rPrChange>
          </w:rPr>
          <w:t>.</w:t>
        </w:r>
      </w:ins>
    </w:p>
    <w:p w14:paraId="4A231DDB" w14:textId="77777777" w:rsidR="006F2F59" w:rsidRPr="00CD2EF4" w:rsidRDefault="006F2F59">
      <w:pPr>
        <w:numPr>
          <w:ilvl w:val="0"/>
          <w:numId w:val="62"/>
        </w:numPr>
        <w:bidi/>
        <w:spacing w:before="100" w:beforeAutospacing="1" w:after="100" w:afterAutospacing="1" w:line="240" w:lineRule="auto"/>
        <w:rPr>
          <w:ins w:id="7144" w:author="nidal saleh" w:date="2025-06-11T13:46:00Z"/>
          <w:sz w:val="32"/>
          <w:szCs w:val="32"/>
          <w:rPrChange w:id="7145" w:author="nidal saleh" w:date="2025-06-14T11:51:00Z">
            <w:rPr>
              <w:ins w:id="7146" w:author="nidal saleh" w:date="2025-06-11T13:46:00Z"/>
            </w:rPr>
          </w:rPrChange>
        </w:rPr>
        <w:pPrChange w:id="7147" w:author="nidal saleh" w:date="2025-06-11T13:46:00Z">
          <w:pPr>
            <w:numPr>
              <w:numId w:val="62"/>
            </w:numPr>
            <w:tabs>
              <w:tab w:val="num" w:pos="720"/>
            </w:tabs>
            <w:spacing w:before="100" w:beforeAutospacing="1" w:after="100" w:afterAutospacing="1" w:line="240" w:lineRule="auto"/>
            <w:ind w:left="720" w:hanging="360"/>
          </w:pPr>
        </w:pPrChange>
      </w:pPr>
      <w:ins w:id="7148" w:author="nidal saleh" w:date="2025-06-11T13:46:00Z">
        <w:r w:rsidRPr="00CD2EF4">
          <w:rPr>
            <w:rStyle w:val="Strong"/>
            <w:sz w:val="32"/>
            <w:szCs w:val="32"/>
            <w:rtl/>
            <w:rPrChange w:id="7149" w:author="nidal saleh" w:date="2025-06-14T11:51:00Z">
              <w:rPr>
                <w:rStyle w:val="Strong"/>
                <w:rtl/>
              </w:rPr>
            </w:rPrChange>
          </w:rPr>
          <w:t>الدروس المستفادة</w:t>
        </w:r>
        <w:r w:rsidRPr="00CD2EF4">
          <w:rPr>
            <w:sz w:val="32"/>
            <w:szCs w:val="32"/>
            <w:rPrChange w:id="7150" w:author="nidal saleh" w:date="2025-06-14T11:51:00Z">
              <w:rPr/>
            </w:rPrChange>
          </w:rPr>
          <w:t xml:space="preserve">: </w:t>
        </w:r>
      </w:ins>
    </w:p>
    <w:p w14:paraId="403D2E54" w14:textId="77777777" w:rsidR="006F2F59" w:rsidRPr="00CD2EF4" w:rsidRDefault="006F2F59">
      <w:pPr>
        <w:numPr>
          <w:ilvl w:val="1"/>
          <w:numId w:val="62"/>
        </w:numPr>
        <w:bidi/>
        <w:spacing w:before="100" w:beforeAutospacing="1" w:after="100" w:afterAutospacing="1" w:line="240" w:lineRule="auto"/>
        <w:rPr>
          <w:ins w:id="7151" w:author="nidal saleh" w:date="2025-06-11T13:46:00Z"/>
          <w:sz w:val="32"/>
          <w:szCs w:val="32"/>
          <w:rPrChange w:id="7152" w:author="nidal saleh" w:date="2025-06-14T11:51:00Z">
            <w:rPr>
              <w:ins w:id="7153" w:author="nidal saleh" w:date="2025-06-11T13:46:00Z"/>
            </w:rPr>
          </w:rPrChange>
        </w:rPr>
        <w:pPrChange w:id="7154" w:author="nidal saleh" w:date="2025-06-11T13:46:00Z">
          <w:pPr>
            <w:numPr>
              <w:ilvl w:val="1"/>
              <w:numId w:val="62"/>
            </w:numPr>
            <w:tabs>
              <w:tab w:val="num" w:pos="1440"/>
            </w:tabs>
            <w:spacing w:before="100" w:beforeAutospacing="1" w:after="100" w:afterAutospacing="1" w:line="240" w:lineRule="auto"/>
            <w:ind w:left="1440" w:hanging="360"/>
          </w:pPr>
        </w:pPrChange>
      </w:pPr>
      <w:ins w:id="7155" w:author="nidal saleh" w:date="2025-06-11T13:46:00Z">
        <w:r w:rsidRPr="00CD2EF4">
          <w:rPr>
            <w:sz w:val="32"/>
            <w:szCs w:val="32"/>
            <w:rtl/>
            <w:rPrChange w:id="7156" w:author="nidal saleh" w:date="2025-06-14T11:51:00Z">
              <w:rPr>
                <w:rtl/>
              </w:rPr>
            </w:rPrChange>
          </w:rPr>
          <w:t>الحاجة إلى تحسين معالجة الصور في ظروف الإضاءة المنخفضة باستخدام تقنيات متقدمة مثل التعلم العميق</w:t>
        </w:r>
        <w:r w:rsidRPr="00CD2EF4">
          <w:rPr>
            <w:sz w:val="32"/>
            <w:szCs w:val="32"/>
            <w:rPrChange w:id="7157" w:author="nidal saleh" w:date="2025-06-14T11:51:00Z">
              <w:rPr/>
            </w:rPrChange>
          </w:rPr>
          <w:t>.</w:t>
        </w:r>
      </w:ins>
    </w:p>
    <w:p w14:paraId="27647DD1" w14:textId="3206D1D4" w:rsidR="006F2F59" w:rsidRPr="00CD2EF4" w:rsidRDefault="006F2F59">
      <w:pPr>
        <w:numPr>
          <w:ilvl w:val="1"/>
          <w:numId w:val="62"/>
        </w:numPr>
        <w:bidi/>
        <w:spacing w:before="100" w:beforeAutospacing="1" w:after="100" w:afterAutospacing="1" w:line="240" w:lineRule="auto"/>
        <w:rPr>
          <w:ins w:id="7158" w:author="nidal saleh" w:date="2025-06-11T13:46:00Z"/>
          <w:sz w:val="32"/>
          <w:szCs w:val="32"/>
          <w:rPrChange w:id="7159" w:author="nidal saleh" w:date="2025-06-14T11:51:00Z">
            <w:rPr>
              <w:ins w:id="7160" w:author="nidal saleh" w:date="2025-06-11T13:46:00Z"/>
            </w:rPr>
          </w:rPrChange>
        </w:rPr>
        <w:pPrChange w:id="7161" w:author="nidal saleh" w:date="2025-06-11T13:46:00Z">
          <w:pPr>
            <w:numPr>
              <w:ilvl w:val="1"/>
              <w:numId w:val="62"/>
            </w:numPr>
            <w:tabs>
              <w:tab w:val="num" w:pos="1440"/>
            </w:tabs>
            <w:spacing w:before="100" w:beforeAutospacing="1" w:after="100" w:afterAutospacing="1" w:line="240" w:lineRule="auto"/>
            <w:ind w:left="1440" w:hanging="360"/>
          </w:pPr>
        </w:pPrChange>
      </w:pPr>
      <w:ins w:id="7162" w:author="nidal saleh" w:date="2025-06-11T13:46:00Z">
        <w:r w:rsidRPr="00CD2EF4">
          <w:rPr>
            <w:sz w:val="32"/>
            <w:szCs w:val="32"/>
            <w:rtl/>
            <w:rPrChange w:id="7163" w:author="nidal saleh" w:date="2025-06-14T11:51:00Z">
              <w:rPr>
                <w:rtl/>
              </w:rPr>
            </w:rPrChange>
          </w:rPr>
          <w:t>ضرورة إضافة ميزات خصوصية إضافية، مثل تشفير البيانات</w:t>
        </w:r>
        <w:r w:rsidRPr="00CD2EF4">
          <w:rPr>
            <w:sz w:val="32"/>
            <w:szCs w:val="32"/>
            <w:rPrChange w:id="7164" w:author="nidal saleh" w:date="2025-06-14T11:51:00Z">
              <w:rPr/>
            </w:rPrChange>
          </w:rPr>
          <w:t>.</w:t>
        </w:r>
      </w:ins>
    </w:p>
    <w:p w14:paraId="0B7E3BFB" w14:textId="2BD93BBA" w:rsidR="001E64B6" w:rsidRPr="00CD2EF4" w:rsidDel="006F2F59" w:rsidRDefault="001E64B6" w:rsidP="001E64B6">
      <w:pPr>
        <w:pStyle w:val="Heading1"/>
        <w:bidi/>
        <w:rPr>
          <w:del w:id="7165" w:author="nidal saleh" w:date="2025-06-11T13:46:00Z"/>
          <w:sz w:val="36"/>
          <w:szCs w:val="36"/>
          <w:rPrChange w:id="7166" w:author="nidal saleh" w:date="2025-06-14T11:52:00Z">
            <w:rPr>
              <w:del w:id="7167" w:author="nidal saleh" w:date="2025-06-11T13:46:00Z"/>
            </w:rPr>
          </w:rPrChange>
        </w:rPr>
      </w:pPr>
      <w:del w:id="7168" w:author="nidal saleh" w:date="2025-06-11T13:46:00Z">
        <w:r w:rsidRPr="00CD2EF4" w:rsidDel="006F2F59">
          <w:rPr>
            <w:rStyle w:val="Strong"/>
            <w:b w:val="0"/>
            <w:bCs w:val="0"/>
            <w:sz w:val="36"/>
            <w:szCs w:val="36"/>
            <w:rtl/>
            <w:rPrChange w:id="7169" w:author="nidal saleh" w:date="2025-06-14T11:52:00Z">
              <w:rPr>
                <w:rStyle w:val="Strong"/>
                <w:b w:val="0"/>
                <w:bCs w:val="0"/>
                <w:rtl/>
              </w:rPr>
            </w:rPrChange>
          </w:rPr>
          <w:delText>الفصل السابع: النتائج والمناقشة</w:delText>
        </w:r>
        <w:r w:rsidRPr="00CD2EF4" w:rsidDel="006F2F59">
          <w:rPr>
            <w:rStyle w:val="Strong"/>
            <w:b w:val="0"/>
            <w:bCs w:val="0"/>
            <w:sz w:val="36"/>
            <w:szCs w:val="36"/>
            <w:rPrChange w:id="7170" w:author="nidal saleh" w:date="2025-06-14T11:52:00Z">
              <w:rPr>
                <w:rStyle w:val="Strong"/>
                <w:b w:val="0"/>
                <w:bCs w:val="0"/>
              </w:rPr>
            </w:rPrChange>
          </w:rPr>
          <w:delText xml:space="preserve"> (Results and Discussion)</w:delText>
        </w:r>
      </w:del>
    </w:p>
    <w:p w14:paraId="2FCAB5A6" w14:textId="52ADCD2B" w:rsidR="001E64B6" w:rsidRPr="00CD2EF4" w:rsidDel="006F2F59" w:rsidRDefault="001E64B6" w:rsidP="001E64B6">
      <w:pPr>
        <w:pStyle w:val="NormalWeb"/>
        <w:bidi/>
        <w:rPr>
          <w:del w:id="7171" w:author="nidal saleh" w:date="2025-06-11T13:46:00Z"/>
          <w:sz w:val="36"/>
          <w:szCs w:val="36"/>
          <w:rPrChange w:id="7172" w:author="nidal saleh" w:date="2025-06-14T11:52:00Z">
            <w:rPr>
              <w:del w:id="7173" w:author="nidal saleh" w:date="2025-06-11T13:46:00Z"/>
            </w:rPr>
          </w:rPrChange>
        </w:rPr>
      </w:pPr>
      <w:del w:id="7174" w:author="nidal saleh" w:date="2025-06-11T13:46:00Z">
        <w:r w:rsidRPr="00CD2EF4" w:rsidDel="006F2F59">
          <w:rPr>
            <w:sz w:val="36"/>
            <w:szCs w:val="36"/>
            <w:rtl/>
            <w:rPrChange w:id="7175" w:author="nidal saleh" w:date="2025-06-14T11:52:00Z">
              <w:rPr>
                <w:rtl/>
              </w:rPr>
            </w:rPrChange>
          </w:rPr>
          <w:delText>تحليل النتائج التي تم الحصول عليها</w:delText>
        </w:r>
      </w:del>
    </w:p>
    <w:p w14:paraId="0EA75F0D" w14:textId="7BDDF6DD" w:rsidR="001E64B6" w:rsidRPr="00CD2EF4" w:rsidDel="006F2F59" w:rsidRDefault="001E64B6" w:rsidP="001E64B6">
      <w:pPr>
        <w:pStyle w:val="NormalWeb"/>
        <w:bidi/>
        <w:rPr>
          <w:del w:id="7176" w:author="nidal saleh" w:date="2025-06-11T13:46:00Z"/>
          <w:sz w:val="36"/>
          <w:szCs w:val="36"/>
          <w:rPrChange w:id="7177" w:author="nidal saleh" w:date="2025-06-14T11:52:00Z">
            <w:rPr>
              <w:del w:id="7178" w:author="nidal saleh" w:date="2025-06-11T13:46:00Z"/>
            </w:rPr>
          </w:rPrChange>
        </w:rPr>
      </w:pPr>
      <w:del w:id="7179" w:author="nidal saleh" w:date="2025-06-11T13:46:00Z">
        <w:r w:rsidRPr="00CD2EF4" w:rsidDel="006F2F59">
          <w:rPr>
            <w:sz w:val="36"/>
            <w:szCs w:val="36"/>
            <w:rtl/>
            <w:rPrChange w:id="7180" w:author="nidal saleh" w:date="2025-06-14T11:52:00Z">
              <w:rPr>
                <w:rtl/>
              </w:rPr>
            </w:rPrChange>
          </w:rPr>
          <w:delText>التحديات التي واجهت التنفيذ</w:delText>
        </w:r>
      </w:del>
    </w:p>
    <w:p w14:paraId="45F61C9C" w14:textId="7CC59E54" w:rsidR="001E64B6" w:rsidRPr="00CD2EF4" w:rsidDel="006F2F59" w:rsidRDefault="001E64B6" w:rsidP="001E64B6">
      <w:pPr>
        <w:pStyle w:val="NormalWeb"/>
        <w:bidi/>
        <w:rPr>
          <w:del w:id="7181" w:author="nidal saleh" w:date="2025-06-11T13:46:00Z"/>
          <w:sz w:val="36"/>
          <w:szCs w:val="36"/>
          <w:rPrChange w:id="7182" w:author="nidal saleh" w:date="2025-06-14T11:52:00Z">
            <w:rPr>
              <w:del w:id="7183" w:author="nidal saleh" w:date="2025-06-11T13:46:00Z"/>
            </w:rPr>
          </w:rPrChange>
        </w:rPr>
      </w:pPr>
      <w:del w:id="7184" w:author="nidal saleh" w:date="2025-06-11T13:46:00Z">
        <w:r w:rsidRPr="00CD2EF4" w:rsidDel="006F2F59">
          <w:rPr>
            <w:sz w:val="36"/>
            <w:szCs w:val="36"/>
            <w:rtl/>
            <w:rPrChange w:id="7185" w:author="nidal saleh" w:date="2025-06-14T11:52:00Z">
              <w:rPr>
                <w:rtl/>
              </w:rPr>
            </w:rPrChange>
          </w:rPr>
          <w:delText>التفسيرات الممكنة للنجاح أو الإخفاقات</w:delText>
        </w:r>
      </w:del>
    </w:p>
    <w:p w14:paraId="0533F67B" w14:textId="05F6B73F" w:rsidR="00533895" w:rsidRPr="00CD2EF4" w:rsidDel="00C05328" w:rsidRDefault="00533895" w:rsidP="00533895">
      <w:pPr>
        <w:bidi/>
        <w:rPr>
          <w:del w:id="7186" w:author="nidal saleh" w:date="2025-06-10T22:56:00Z"/>
          <w:b/>
          <w:bCs/>
          <w:color w:val="FF0000"/>
          <w:sz w:val="36"/>
          <w:szCs w:val="36"/>
          <w:u w:val="single"/>
          <w:rtl/>
        </w:rPr>
      </w:pPr>
      <w:del w:id="7187" w:author="nidal saleh" w:date="2025-06-10T22:56:00Z">
        <w:r w:rsidRPr="00CD2EF4" w:rsidDel="00C05328">
          <w:rPr>
            <w:rFonts w:hint="cs"/>
            <w:b/>
            <w:bCs/>
            <w:color w:val="FF0000"/>
            <w:sz w:val="36"/>
            <w:szCs w:val="36"/>
            <w:u w:val="single"/>
            <w:rtl/>
          </w:rPr>
          <w:delText xml:space="preserve">في حال مشروع روبوت </w:delText>
        </w:r>
      </w:del>
    </w:p>
    <w:p w14:paraId="1C9506FA" w14:textId="27969A78" w:rsidR="00533895" w:rsidRPr="00CD2EF4" w:rsidDel="00C05328" w:rsidRDefault="00533895" w:rsidP="00533895">
      <w:pPr>
        <w:pStyle w:val="Heading1"/>
        <w:bidi/>
        <w:rPr>
          <w:del w:id="7188" w:author="nidal saleh" w:date="2025-06-10T22:56:00Z"/>
          <w:sz w:val="36"/>
          <w:szCs w:val="36"/>
          <w:rPrChange w:id="7189" w:author="nidal saleh" w:date="2025-06-14T11:52:00Z">
            <w:rPr>
              <w:del w:id="7190" w:author="nidal saleh" w:date="2025-06-10T22:56:00Z"/>
            </w:rPr>
          </w:rPrChange>
        </w:rPr>
      </w:pPr>
      <w:del w:id="7191" w:author="nidal saleh" w:date="2025-06-10T22:56:00Z">
        <w:r w:rsidRPr="00CD2EF4" w:rsidDel="00C05328">
          <w:rPr>
            <w:rStyle w:val="Strong"/>
            <w:sz w:val="36"/>
            <w:szCs w:val="36"/>
            <w:rtl/>
            <w:rPrChange w:id="7192" w:author="nidal saleh" w:date="2025-06-14T11:52:00Z">
              <w:rPr>
                <w:rStyle w:val="Strong"/>
                <w:rtl/>
              </w:rPr>
            </w:rPrChange>
          </w:rPr>
          <w:delText>الفصل السابع: التجارب والنتائج الواقعية</w:delText>
        </w:r>
      </w:del>
    </w:p>
    <w:p w14:paraId="1C39603E" w14:textId="31B7D7D4" w:rsidR="00533895" w:rsidRPr="00CD2EF4" w:rsidDel="00C05328" w:rsidRDefault="00533895" w:rsidP="00533895">
      <w:pPr>
        <w:pStyle w:val="NormalWeb"/>
        <w:bidi/>
        <w:rPr>
          <w:del w:id="7193" w:author="nidal saleh" w:date="2025-06-10T22:56:00Z"/>
          <w:sz w:val="36"/>
          <w:szCs w:val="36"/>
          <w:rPrChange w:id="7194" w:author="nidal saleh" w:date="2025-06-14T11:52:00Z">
            <w:rPr>
              <w:del w:id="7195" w:author="nidal saleh" w:date="2025-06-10T22:56:00Z"/>
            </w:rPr>
          </w:rPrChange>
        </w:rPr>
      </w:pPr>
      <w:del w:id="7196" w:author="nidal saleh" w:date="2025-06-10T22:56:00Z">
        <w:r w:rsidRPr="00CD2EF4" w:rsidDel="00C05328">
          <w:rPr>
            <w:sz w:val="36"/>
            <w:szCs w:val="36"/>
            <w:rtl/>
            <w:rPrChange w:id="7197" w:author="nidal saleh" w:date="2025-06-14T11:52:00Z">
              <w:rPr>
                <w:rtl/>
              </w:rPr>
            </w:rPrChange>
          </w:rPr>
          <w:delText>عرض سيناريوهات تشغيل حقيقية للروبوت</w:delText>
        </w:r>
      </w:del>
    </w:p>
    <w:p w14:paraId="602DDF92" w14:textId="43B0B1D6" w:rsidR="00533895" w:rsidRPr="00CD2EF4" w:rsidDel="00C05328" w:rsidRDefault="00533895" w:rsidP="00533895">
      <w:pPr>
        <w:pStyle w:val="NormalWeb"/>
        <w:bidi/>
        <w:rPr>
          <w:del w:id="7198" w:author="nidal saleh" w:date="2025-06-10T22:56:00Z"/>
          <w:sz w:val="36"/>
          <w:szCs w:val="36"/>
          <w:rPrChange w:id="7199" w:author="nidal saleh" w:date="2025-06-14T11:52:00Z">
            <w:rPr>
              <w:del w:id="7200" w:author="nidal saleh" w:date="2025-06-10T22:56:00Z"/>
            </w:rPr>
          </w:rPrChange>
        </w:rPr>
      </w:pPr>
      <w:del w:id="7201" w:author="nidal saleh" w:date="2025-06-10T22:56:00Z">
        <w:r w:rsidRPr="00CD2EF4" w:rsidDel="00C05328">
          <w:rPr>
            <w:sz w:val="36"/>
            <w:szCs w:val="36"/>
            <w:rtl/>
            <w:rPrChange w:id="7202" w:author="nidal saleh" w:date="2025-06-14T11:52:00Z">
              <w:rPr>
                <w:rtl/>
              </w:rPr>
            </w:rPrChange>
          </w:rPr>
          <w:delText>صور وفيديوهات (يُذكر رابطها)</w:delText>
        </w:r>
      </w:del>
    </w:p>
    <w:p w14:paraId="5AE6D4F4" w14:textId="4E39ECBB" w:rsidR="00533895" w:rsidRPr="00CD2EF4" w:rsidDel="00C05328" w:rsidRDefault="00533895" w:rsidP="00533895">
      <w:pPr>
        <w:pStyle w:val="NormalWeb"/>
        <w:bidi/>
        <w:rPr>
          <w:del w:id="7203" w:author="nidal saleh" w:date="2025-06-10T22:56:00Z"/>
          <w:sz w:val="36"/>
          <w:szCs w:val="36"/>
          <w:rPrChange w:id="7204" w:author="nidal saleh" w:date="2025-06-14T11:52:00Z">
            <w:rPr>
              <w:del w:id="7205" w:author="nidal saleh" w:date="2025-06-10T22:56:00Z"/>
            </w:rPr>
          </w:rPrChange>
        </w:rPr>
      </w:pPr>
      <w:del w:id="7206" w:author="nidal saleh" w:date="2025-06-10T22:56:00Z">
        <w:r w:rsidRPr="00CD2EF4" w:rsidDel="00C05328">
          <w:rPr>
            <w:sz w:val="36"/>
            <w:szCs w:val="36"/>
            <w:rtl/>
            <w:rPrChange w:id="7207" w:author="nidal saleh" w:date="2025-06-14T11:52:00Z">
              <w:rPr>
                <w:rtl/>
              </w:rPr>
            </w:rPrChange>
          </w:rPr>
          <w:delText>مقارنة بين الأداء المتوقع والفعلي</w:delText>
        </w:r>
      </w:del>
    </w:p>
    <w:p w14:paraId="64848A93" w14:textId="4BBFD904" w:rsidR="00533895" w:rsidRPr="00CD2EF4" w:rsidDel="00C05328" w:rsidRDefault="00533895" w:rsidP="00533895">
      <w:pPr>
        <w:pStyle w:val="NormalWeb"/>
        <w:bidi/>
        <w:rPr>
          <w:del w:id="7208" w:author="nidal saleh" w:date="2025-06-10T22:56:00Z"/>
          <w:sz w:val="36"/>
          <w:szCs w:val="36"/>
          <w:rPrChange w:id="7209" w:author="nidal saleh" w:date="2025-06-14T11:52:00Z">
            <w:rPr>
              <w:del w:id="7210" w:author="nidal saleh" w:date="2025-06-10T22:56:00Z"/>
            </w:rPr>
          </w:rPrChange>
        </w:rPr>
      </w:pPr>
      <w:del w:id="7211" w:author="nidal saleh" w:date="2025-06-10T22:56:00Z">
        <w:r w:rsidRPr="00CD2EF4" w:rsidDel="00C05328">
          <w:rPr>
            <w:sz w:val="36"/>
            <w:szCs w:val="36"/>
            <w:rtl/>
            <w:rPrChange w:id="7212" w:author="nidal saleh" w:date="2025-06-14T11:52:00Z">
              <w:rPr>
                <w:rtl/>
              </w:rPr>
            </w:rPrChange>
          </w:rPr>
          <w:delText>الأخطاء والملاحظات</w:delText>
        </w:r>
      </w:del>
    </w:p>
    <w:p w14:paraId="71FA2215" w14:textId="10071FCB" w:rsidR="001E64B6" w:rsidRPr="00CD2EF4" w:rsidDel="004C1962" w:rsidRDefault="001E64B6" w:rsidP="001E64B6">
      <w:pPr>
        <w:bidi/>
        <w:rPr>
          <w:del w:id="7213" w:author="nidal saleh" w:date="2025-06-13T22:23:00Z"/>
          <w:sz w:val="36"/>
          <w:szCs w:val="36"/>
          <w:rtl/>
          <w:rPrChange w:id="7214" w:author="nidal saleh" w:date="2025-06-14T11:52:00Z">
            <w:rPr>
              <w:del w:id="7215" w:author="nidal saleh" w:date="2025-06-13T22:23:00Z"/>
              <w:rtl/>
            </w:rPr>
          </w:rPrChange>
        </w:rPr>
      </w:pPr>
    </w:p>
    <w:p w14:paraId="08BBF446" w14:textId="7C5B69A3" w:rsidR="00011F47" w:rsidRPr="00CD2EF4" w:rsidDel="004C1962" w:rsidRDefault="00011F47" w:rsidP="00011F47">
      <w:pPr>
        <w:bidi/>
        <w:rPr>
          <w:del w:id="7216" w:author="nidal saleh" w:date="2025-06-13T22:23:00Z"/>
          <w:sz w:val="36"/>
          <w:szCs w:val="36"/>
          <w:rtl/>
          <w:rPrChange w:id="7217" w:author="nidal saleh" w:date="2025-06-14T11:52:00Z">
            <w:rPr>
              <w:del w:id="7218" w:author="nidal saleh" w:date="2025-06-13T22:23:00Z"/>
              <w:rtl/>
            </w:rPr>
          </w:rPrChange>
        </w:rPr>
      </w:pPr>
    </w:p>
    <w:p w14:paraId="1035E5A7" w14:textId="59F08993" w:rsidR="00011F47" w:rsidRPr="00CD2EF4" w:rsidDel="004C1962" w:rsidRDefault="00011F47" w:rsidP="00011F47">
      <w:pPr>
        <w:bidi/>
        <w:rPr>
          <w:del w:id="7219" w:author="nidal saleh" w:date="2025-06-13T22:23:00Z"/>
          <w:sz w:val="36"/>
          <w:szCs w:val="36"/>
          <w:rtl/>
          <w:rPrChange w:id="7220" w:author="nidal saleh" w:date="2025-06-14T11:52:00Z">
            <w:rPr>
              <w:del w:id="7221" w:author="nidal saleh" w:date="2025-06-13T22:23:00Z"/>
              <w:rtl/>
            </w:rPr>
          </w:rPrChange>
        </w:rPr>
      </w:pPr>
    </w:p>
    <w:p w14:paraId="7179D3F7" w14:textId="7BDAB3E0" w:rsidR="00011F47" w:rsidRPr="00CD2EF4" w:rsidDel="004C1962" w:rsidRDefault="00011F47" w:rsidP="00011F47">
      <w:pPr>
        <w:bidi/>
        <w:rPr>
          <w:del w:id="7222" w:author="nidal saleh" w:date="2025-06-13T22:23:00Z"/>
          <w:sz w:val="36"/>
          <w:szCs w:val="36"/>
          <w:rtl/>
          <w:rPrChange w:id="7223" w:author="nidal saleh" w:date="2025-06-14T11:52:00Z">
            <w:rPr>
              <w:del w:id="7224" w:author="nidal saleh" w:date="2025-06-13T22:23:00Z"/>
              <w:rtl/>
            </w:rPr>
          </w:rPrChange>
        </w:rPr>
      </w:pPr>
    </w:p>
    <w:p w14:paraId="5AC3580B" w14:textId="103392A9" w:rsidR="00011F47" w:rsidRPr="00CD2EF4" w:rsidDel="004C1962" w:rsidRDefault="00011F47" w:rsidP="00011F47">
      <w:pPr>
        <w:bidi/>
        <w:rPr>
          <w:del w:id="7225" w:author="nidal saleh" w:date="2025-06-13T22:23:00Z"/>
          <w:sz w:val="36"/>
          <w:szCs w:val="36"/>
          <w:rtl/>
          <w:lang w:bidi="ar-SY"/>
          <w:rPrChange w:id="7226" w:author="nidal saleh" w:date="2025-06-14T11:52:00Z">
            <w:rPr>
              <w:del w:id="7227" w:author="nidal saleh" w:date="2025-06-13T22:23:00Z"/>
              <w:rtl/>
              <w:lang w:bidi="ar-SY"/>
            </w:rPr>
          </w:rPrChange>
        </w:rPr>
      </w:pPr>
    </w:p>
    <w:p w14:paraId="39330375" w14:textId="258E21A8" w:rsidR="00011F47" w:rsidRPr="00CD2EF4" w:rsidDel="004C1962" w:rsidRDefault="00011F47" w:rsidP="00011F47">
      <w:pPr>
        <w:bidi/>
        <w:rPr>
          <w:del w:id="7228" w:author="nidal saleh" w:date="2025-06-13T22:23:00Z"/>
          <w:sz w:val="36"/>
          <w:szCs w:val="36"/>
          <w:rtl/>
          <w:rPrChange w:id="7229" w:author="nidal saleh" w:date="2025-06-14T11:52:00Z">
            <w:rPr>
              <w:del w:id="7230" w:author="nidal saleh" w:date="2025-06-13T22:23:00Z"/>
              <w:rtl/>
            </w:rPr>
          </w:rPrChange>
        </w:rPr>
      </w:pPr>
    </w:p>
    <w:p w14:paraId="47F98ADF" w14:textId="58ADEFB7" w:rsidR="00011F47" w:rsidRPr="00CD2EF4" w:rsidDel="004C1962" w:rsidRDefault="00011F47" w:rsidP="00011F47">
      <w:pPr>
        <w:bidi/>
        <w:rPr>
          <w:del w:id="7231" w:author="nidal saleh" w:date="2025-06-13T22:23:00Z"/>
          <w:sz w:val="36"/>
          <w:szCs w:val="36"/>
          <w:rtl/>
          <w:rPrChange w:id="7232" w:author="nidal saleh" w:date="2025-06-14T11:52:00Z">
            <w:rPr>
              <w:del w:id="7233" w:author="nidal saleh" w:date="2025-06-13T22:23:00Z"/>
              <w:rtl/>
            </w:rPr>
          </w:rPrChange>
        </w:rPr>
      </w:pPr>
    </w:p>
    <w:p w14:paraId="0E1FBCA5" w14:textId="23D21679" w:rsidR="00011F47" w:rsidRPr="00CD2EF4" w:rsidDel="004C1962" w:rsidRDefault="00011F47" w:rsidP="00011F47">
      <w:pPr>
        <w:bidi/>
        <w:rPr>
          <w:del w:id="7234" w:author="nidal saleh" w:date="2025-06-13T22:23:00Z"/>
          <w:sz w:val="36"/>
          <w:szCs w:val="36"/>
          <w:rtl/>
          <w:rPrChange w:id="7235" w:author="nidal saleh" w:date="2025-06-14T11:52:00Z">
            <w:rPr>
              <w:del w:id="7236" w:author="nidal saleh" w:date="2025-06-13T22:23:00Z"/>
              <w:rtl/>
            </w:rPr>
          </w:rPrChange>
        </w:rPr>
      </w:pPr>
    </w:p>
    <w:p w14:paraId="4F970429" w14:textId="4DB4F560" w:rsidR="00011F47" w:rsidRPr="00CD2EF4" w:rsidDel="004C1962" w:rsidRDefault="00011F47" w:rsidP="00011F47">
      <w:pPr>
        <w:bidi/>
        <w:rPr>
          <w:del w:id="7237" w:author="nidal saleh" w:date="2025-06-13T22:23:00Z"/>
          <w:sz w:val="36"/>
          <w:szCs w:val="36"/>
          <w:rtl/>
          <w:rPrChange w:id="7238" w:author="nidal saleh" w:date="2025-06-14T11:52:00Z">
            <w:rPr>
              <w:del w:id="7239" w:author="nidal saleh" w:date="2025-06-13T22:23:00Z"/>
              <w:rtl/>
            </w:rPr>
          </w:rPrChange>
        </w:rPr>
      </w:pPr>
    </w:p>
    <w:p w14:paraId="3D62C446" w14:textId="3236406A" w:rsidR="00011F47" w:rsidRPr="00CD2EF4" w:rsidDel="004C1962" w:rsidRDefault="00011F47" w:rsidP="00011F47">
      <w:pPr>
        <w:bidi/>
        <w:rPr>
          <w:del w:id="7240" w:author="nidal saleh" w:date="2025-06-13T22:23:00Z"/>
          <w:sz w:val="36"/>
          <w:szCs w:val="36"/>
          <w:rtl/>
          <w:rPrChange w:id="7241" w:author="nidal saleh" w:date="2025-06-14T11:52:00Z">
            <w:rPr>
              <w:del w:id="7242" w:author="nidal saleh" w:date="2025-06-13T22:23:00Z"/>
              <w:rtl/>
            </w:rPr>
          </w:rPrChange>
        </w:rPr>
      </w:pPr>
    </w:p>
    <w:p w14:paraId="44B590FA" w14:textId="6651E27F" w:rsidR="00011F47" w:rsidRPr="00CD2EF4" w:rsidDel="004C1962" w:rsidRDefault="00011F47" w:rsidP="00011F47">
      <w:pPr>
        <w:bidi/>
        <w:rPr>
          <w:del w:id="7243" w:author="nidal saleh" w:date="2025-06-13T22:23:00Z"/>
          <w:sz w:val="36"/>
          <w:szCs w:val="36"/>
          <w:rtl/>
          <w:rPrChange w:id="7244" w:author="nidal saleh" w:date="2025-06-14T11:52:00Z">
            <w:rPr>
              <w:del w:id="7245" w:author="nidal saleh" w:date="2025-06-13T22:23:00Z"/>
              <w:rtl/>
            </w:rPr>
          </w:rPrChange>
        </w:rPr>
      </w:pPr>
    </w:p>
    <w:p w14:paraId="62A3FFA2" w14:textId="6E6B009E" w:rsidR="00011F47" w:rsidRPr="00CD2EF4" w:rsidDel="004C1962" w:rsidRDefault="00011F47" w:rsidP="00011F47">
      <w:pPr>
        <w:bidi/>
        <w:rPr>
          <w:del w:id="7246" w:author="nidal saleh" w:date="2025-06-13T22:23:00Z"/>
          <w:sz w:val="36"/>
          <w:szCs w:val="36"/>
          <w:rtl/>
          <w:rPrChange w:id="7247" w:author="nidal saleh" w:date="2025-06-14T11:52:00Z">
            <w:rPr>
              <w:del w:id="7248" w:author="nidal saleh" w:date="2025-06-13T22:23:00Z"/>
              <w:rtl/>
            </w:rPr>
          </w:rPrChange>
        </w:rPr>
      </w:pPr>
    </w:p>
    <w:p w14:paraId="44278F6B" w14:textId="1A03AF7A" w:rsidR="00011F47" w:rsidRPr="00CD2EF4" w:rsidDel="004C1962" w:rsidRDefault="00011F47" w:rsidP="00011F47">
      <w:pPr>
        <w:bidi/>
        <w:rPr>
          <w:del w:id="7249" w:author="nidal saleh" w:date="2025-06-13T22:23:00Z"/>
          <w:sz w:val="36"/>
          <w:szCs w:val="36"/>
          <w:rtl/>
          <w:rPrChange w:id="7250" w:author="nidal saleh" w:date="2025-06-14T11:52:00Z">
            <w:rPr>
              <w:del w:id="7251" w:author="nidal saleh" w:date="2025-06-13T22:23:00Z"/>
              <w:rtl/>
            </w:rPr>
          </w:rPrChange>
        </w:rPr>
      </w:pPr>
    </w:p>
    <w:p w14:paraId="258CC789" w14:textId="1A6F9B63" w:rsidR="00011F47" w:rsidRPr="00CD2EF4" w:rsidDel="004C1962" w:rsidRDefault="00011F47" w:rsidP="00011F47">
      <w:pPr>
        <w:bidi/>
        <w:rPr>
          <w:del w:id="7252" w:author="nidal saleh" w:date="2025-06-13T22:23:00Z"/>
          <w:sz w:val="36"/>
          <w:szCs w:val="36"/>
          <w:rtl/>
          <w:rPrChange w:id="7253" w:author="nidal saleh" w:date="2025-06-14T11:52:00Z">
            <w:rPr>
              <w:del w:id="7254" w:author="nidal saleh" w:date="2025-06-13T22:23:00Z"/>
              <w:rtl/>
            </w:rPr>
          </w:rPrChange>
        </w:rPr>
      </w:pPr>
    </w:p>
    <w:p w14:paraId="49B6E10A" w14:textId="46A8E40E" w:rsidR="00011F47" w:rsidRPr="00CD2EF4" w:rsidDel="004C1962" w:rsidRDefault="00011F47" w:rsidP="00011F47">
      <w:pPr>
        <w:bidi/>
        <w:rPr>
          <w:del w:id="7255" w:author="nidal saleh" w:date="2025-06-13T22:23:00Z"/>
          <w:sz w:val="36"/>
          <w:szCs w:val="36"/>
          <w:rtl/>
          <w:rPrChange w:id="7256" w:author="nidal saleh" w:date="2025-06-14T11:52:00Z">
            <w:rPr>
              <w:del w:id="7257" w:author="nidal saleh" w:date="2025-06-13T22:23:00Z"/>
              <w:rtl/>
            </w:rPr>
          </w:rPrChange>
        </w:rPr>
      </w:pPr>
    </w:p>
    <w:p w14:paraId="54CEAB29" w14:textId="5841C4AD" w:rsidR="00011F47" w:rsidRPr="00CD2EF4" w:rsidDel="004C1962" w:rsidRDefault="00011F47" w:rsidP="00011F47">
      <w:pPr>
        <w:bidi/>
        <w:rPr>
          <w:del w:id="7258" w:author="nidal saleh" w:date="2025-06-13T22:23:00Z"/>
          <w:sz w:val="36"/>
          <w:szCs w:val="36"/>
          <w:rtl/>
          <w:rPrChange w:id="7259" w:author="nidal saleh" w:date="2025-06-14T11:52:00Z">
            <w:rPr>
              <w:del w:id="7260" w:author="nidal saleh" w:date="2025-06-13T22:23:00Z"/>
              <w:rtl/>
            </w:rPr>
          </w:rPrChange>
        </w:rPr>
      </w:pPr>
    </w:p>
    <w:p w14:paraId="05D2DE1B" w14:textId="6E2307A6" w:rsidR="00011F47" w:rsidRPr="00CD2EF4" w:rsidDel="004C1962" w:rsidRDefault="00011F47" w:rsidP="00011F47">
      <w:pPr>
        <w:bidi/>
        <w:rPr>
          <w:del w:id="7261" w:author="nidal saleh" w:date="2025-06-13T22:23:00Z"/>
          <w:sz w:val="36"/>
          <w:szCs w:val="36"/>
          <w:rtl/>
          <w:rPrChange w:id="7262" w:author="nidal saleh" w:date="2025-06-14T11:52:00Z">
            <w:rPr>
              <w:del w:id="7263" w:author="nidal saleh" w:date="2025-06-13T22:23:00Z"/>
              <w:rtl/>
            </w:rPr>
          </w:rPrChange>
        </w:rPr>
      </w:pPr>
    </w:p>
    <w:p w14:paraId="4F3CB058" w14:textId="50E94D3C" w:rsidR="00011F47" w:rsidRPr="00CD2EF4" w:rsidDel="004C1962" w:rsidRDefault="00011F47" w:rsidP="00011F47">
      <w:pPr>
        <w:bidi/>
        <w:rPr>
          <w:del w:id="7264" w:author="nidal saleh" w:date="2025-06-13T22:23:00Z"/>
          <w:sz w:val="36"/>
          <w:szCs w:val="36"/>
          <w:rtl/>
          <w:rPrChange w:id="7265" w:author="nidal saleh" w:date="2025-06-14T11:52:00Z">
            <w:rPr>
              <w:del w:id="7266" w:author="nidal saleh" w:date="2025-06-13T22:23:00Z"/>
              <w:rtl/>
            </w:rPr>
          </w:rPrChange>
        </w:rPr>
      </w:pPr>
    </w:p>
    <w:p w14:paraId="5F292B69" w14:textId="2144E039" w:rsidR="00011F47" w:rsidRPr="00CD2EF4" w:rsidDel="004C1962" w:rsidRDefault="00011F47" w:rsidP="00011F47">
      <w:pPr>
        <w:bidi/>
        <w:rPr>
          <w:del w:id="7267" w:author="nidal saleh" w:date="2025-06-13T22:23:00Z"/>
          <w:sz w:val="36"/>
          <w:szCs w:val="36"/>
          <w:rtl/>
          <w:rPrChange w:id="7268" w:author="nidal saleh" w:date="2025-06-14T11:52:00Z">
            <w:rPr>
              <w:del w:id="7269" w:author="nidal saleh" w:date="2025-06-13T22:23:00Z"/>
              <w:rtl/>
            </w:rPr>
          </w:rPrChange>
        </w:rPr>
      </w:pPr>
    </w:p>
    <w:p w14:paraId="6E277560" w14:textId="7387E5A3" w:rsidR="00011F47" w:rsidRPr="00CD2EF4" w:rsidDel="00D9545C" w:rsidRDefault="00011F47" w:rsidP="00011F47">
      <w:pPr>
        <w:pStyle w:val="Heading1"/>
        <w:bidi/>
        <w:rPr>
          <w:del w:id="7270" w:author="nidal saleh" w:date="2025-06-11T14:07:00Z"/>
          <w:sz w:val="36"/>
          <w:szCs w:val="36"/>
          <w:rPrChange w:id="7271" w:author="nidal saleh" w:date="2025-06-14T11:52:00Z">
            <w:rPr>
              <w:del w:id="7272" w:author="nidal saleh" w:date="2025-06-11T14:07:00Z"/>
            </w:rPr>
          </w:rPrChange>
        </w:rPr>
      </w:pPr>
      <w:del w:id="7273" w:author="nidal saleh" w:date="2025-06-11T14:07:00Z">
        <w:r w:rsidRPr="00CD2EF4" w:rsidDel="00D9545C">
          <w:rPr>
            <w:rStyle w:val="Strong"/>
            <w:b w:val="0"/>
            <w:bCs w:val="0"/>
            <w:sz w:val="36"/>
            <w:szCs w:val="36"/>
            <w:rtl/>
            <w:rPrChange w:id="7274" w:author="nidal saleh" w:date="2025-06-14T11:52:00Z">
              <w:rPr>
                <w:rStyle w:val="Strong"/>
                <w:b w:val="0"/>
                <w:bCs w:val="0"/>
                <w:rtl/>
              </w:rPr>
            </w:rPrChange>
          </w:rPr>
          <w:delText>الفصل الثامن: الخاتمة والتوصيات</w:delText>
        </w:r>
        <w:r w:rsidRPr="00CD2EF4" w:rsidDel="00D9545C">
          <w:rPr>
            <w:rStyle w:val="Strong"/>
            <w:b w:val="0"/>
            <w:bCs w:val="0"/>
            <w:sz w:val="36"/>
            <w:szCs w:val="36"/>
            <w:rPrChange w:id="7275" w:author="nidal saleh" w:date="2025-06-14T11:52:00Z">
              <w:rPr>
                <w:rStyle w:val="Strong"/>
                <w:b w:val="0"/>
                <w:bCs w:val="0"/>
              </w:rPr>
            </w:rPrChange>
          </w:rPr>
          <w:delText xml:space="preserve"> (Conclusion and Recommendations)</w:delText>
        </w:r>
      </w:del>
    </w:p>
    <w:p w14:paraId="7ACECDE5" w14:textId="6A178715" w:rsidR="00011F47" w:rsidRPr="00CD2EF4" w:rsidDel="00D9545C" w:rsidRDefault="00011F47" w:rsidP="00011F47">
      <w:pPr>
        <w:pStyle w:val="NormalWeb"/>
        <w:bidi/>
        <w:rPr>
          <w:del w:id="7276" w:author="nidal saleh" w:date="2025-06-11T14:07:00Z"/>
          <w:sz w:val="36"/>
          <w:szCs w:val="36"/>
          <w:rPrChange w:id="7277" w:author="nidal saleh" w:date="2025-06-14T11:52:00Z">
            <w:rPr>
              <w:del w:id="7278" w:author="nidal saleh" w:date="2025-06-11T14:07:00Z"/>
            </w:rPr>
          </w:rPrChange>
        </w:rPr>
      </w:pPr>
      <w:del w:id="7279" w:author="nidal saleh" w:date="2025-06-11T14:07:00Z">
        <w:r w:rsidRPr="00CD2EF4" w:rsidDel="00D9545C">
          <w:rPr>
            <w:sz w:val="36"/>
            <w:szCs w:val="36"/>
            <w:rtl/>
            <w:rPrChange w:id="7280" w:author="nidal saleh" w:date="2025-06-14T11:52:00Z">
              <w:rPr>
                <w:rtl/>
              </w:rPr>
            </w:rPrChange>
          </w:rPr>
          <w:delText>ملخص لأهم ما توصل إليه المشروع</w:delText>
        </w:r>
      </w:del>
    </w:p>
    <w:p w14:paraId="6ABDCB4A" w14:textId="62A5F0CE" w:rsidR="00011F47" w:rsidRPr="00CD2EF4" w:rsidDel="00D9545C" w:rsidRDefault="00011F47" w:rsidP="00011F47">
      <w:pPr>
        <w:pStyle w:val="NormalWeb"/>
        <w:bidi/>
        <w:rPr>
          <w:del w:id="7281" w:author="nidal saleh" w:date="2025-06-11T14:07:00Z"/>
          <w:sz w:val="36"/>
          <w:szCs w:val="36"/>
          <w:rPrChange w:id="7282" w:author="nidal saleh" w:date="2025-06-14T11:52:00Z">
            <w:rPr>
              <w:del w:id="7283" w:author="nidal saleh" w:date="2025-06-11T14:07:00Z"/>
            </w:rPr>
          </w:rPrChange>
        </w:rPr>
      </w:pPr>
      <w:del w:id="7284" w:author="nidal saleh" w:date="2025-06-11T14:07:00Z">
        <w:r w:rsidRPr="00CD2EF4" w:rsidDel="00D9545C">
          <w:rPr>
            <w:sz w:val="36"/>
            <w:szCs w:val="36"/>
            <w:rtl/>
            <w:rPrChange w:id="7285" w:author="nidal saleh" w:date="2025-06-14T11:52:00Z">
              <w:rPr>
                <w:rtl/>
              </w:rPr>
            </w:rPrChange>
          </w:rPr>
          <w:delText>ما يمكن تحسينه مستقبلاً</w:delText>
        </w:r>
      </w:del>
    </w:p>
    <w:p w14:paraId="0E2CD4E4" w14:textId="00222BE2" w:rsidR="00011F47" w:rsidRPr="00CD2EF4" w:rsidDel="00D9545C" w:rsidRDefault="00011F47" w:rsidP="00011F47">
      <w:pPr>
        <w:pStyle w:val="NormalWeb"/>
        <w:bidi/>
        <w:rPr>
          <w:del w:id="7286" w:author="nidal saleh" w:date="2025-06-11T14:07:00Z"/>
          <w:sz w:val="36"/>
          <w:szCs w:val="36"/>
          <w:rtl/>
          <w:lang w:bidi="ar-SY"/>
          <w:rPrChange w:id="7287" w:author="nidal saleh" w:date="2025-06-14T11:52:00Z">
            <w:rPr>
              <w:del w:id="7288" w:author="nidal saleh" w:date="2025-06-11T14:07:00Z"/>
              <w:rtl/>
              <w:lang w:bidi="ar-SY"/>
            </w:rPr>
          </w:rPrChange>
        </w:rPr>
      </w:pPr>
      <w:del w:id="7289" w:author="nidal saleh" w:date="2025-06-11T14:07:00Z">
        <w:r w:rsidRPr="00CD2EF4" w:rsidDel="00D9545C">
          <w:rPr>
            <w:sz w:val="36"/>
            <w:szCs w:val="36"/>
            <w:rtl/>
            <w:rPrChange w:id="7290" w:author="nidal saleh" w:date="2025-06-14T11:52:00Z">
              <w:rPr>
                <w:rtl/>
              </w:rPr>
            </w:rPrChange>
          </w:rPr>
          <w:delText>اقتراحات لأعمال مستقبلية</w:delText>
        </w:r>
      </w:del>
    </w:p>
    <w:p w14:paraId="645CD25D" w14:textId="6A5AB3FC" w:rsidR="00011F47" w:rsidRPr="00CD2EF4" w:rsidDel="004C1962" w:rsidRDefault="00011F47" w:rsidP="00011F47">
      <w:pPr>
        <w:bidi/>
        <w:rPr>
          <w:del w:id="7291" w:author="nidal saleh" w:date="2025-06-13T22:23:00Z"/>
          <w:sz w:val="36"/>
          <w:szCs w:val="36"/>
          <w:rtl/>
          <w:rPrChange w:id="7292" w:author="nidal saleh" w:date="2025-06-14T11:52:00Z">
            <w:rPr>
              <w:del w:id="7293" w:author="nidal saleh" w:date="2025-06-13T22:23:00Z"/>
              <w:rtl/>
            </w:rPr>
          </w:rPrChange>
        </w:rPr>
      </w:pPr>
    </w:p>
    <w:p w14:paraId="4CBDF857" w14:textId="34B7BD1D" w:rsidR="00193841" w:rsidRPr="00CD2EF4" w:rsidDel="004C1962" w:rsidRDefault="00193841" w:rsidP="00193841">
      <w:pPr>
        <w:bidi/>
        <w:rPr>
          <w:del w:id="7294" w:author="nidal saleh" w:date="2025-06-13T22:23:00Z"/>
          <w:sz w:val="36"/>
          <w:szCs w:val="36"/>
          <w:rtl/>
          <w:rPrChange w:id="7295" w:author="nidal saleh" w:date="2025-06-14T11:52:00Z">
            <w:rPr>
              <w:del w:id="7296" w:author="nidal saleh" w:date="2025-06-13T22:23:00Z"/>
              <w:rtl/>
            </w:rPr>
          </w:rPrChange>
        </w:rPr>
      </w:pPr>
    </w:p>
    <w:p w14:paraId="55C766F4" w14:textId="07DED0F7" w:rsidR="00193841" w:rsidRPr="00CD2EF4" w:rsidDel="004C1962" w:rsidRDefault="00193841" w:rsidP="00193841">
      <w:pPr>
        <w:bidi/>
        <w:rPr>
          <w:del w:id="7297" w:author="nidal saleh" w:date="2025-06-13T22:23:00Z"/>
          <w:sz w:val="36"/>
          <w:szCs w:val="36"/>
          <w:rtl/>
          <w:rPrChange w:id="7298" w:author="nidal saleh" w:date="2025-06-14T11:52:00Z">
            <w:rPr>
              <w:del w:id="7299" w:author="nidal saleh" w:date="2025-06-13T22:23:00Z"/>
              <w:rtl/>
            </w:rPr>
          </w:rPrChange>
        </w:rPr>
      </w:pPr>
    </w:p>
    <w:p w14:paraId="7E15DC8C" w14:textId="0A033587" w:rsidR="00193841" w:rsidRPr="00CD2EF4" w:rsidDel="004C1962" w:rsidRDefault="00193841" w:rsidP="00193841">
      <w:pPr>
        <w:bidi/>
        <w:rPr>
          <w:del w:id="7300" w:author="nidal saleh" w:date="2025-06-13T22:23:00Z"/>
          <w:sz w:val="36"/>
          <w:szCs w:val="36"/>
          <w:rtl/>
          <w:rPrChange w:id="7301" w:author="nidal saleh" w:date="2025-06-14T11:52:00Z">
            <w:rPr>
              <w:del w:id="7302" w:author="nidal saleh" w:date="2025-06-13T22:23:00Z"/>
              <w:rtl/>
            </w:rPr>
          </w:rPrChange>
        </w:rPr>
      </w:pPr>
    </w:p>
    <w:p w14:paraId="47A10999" w14:textId="38292C73" w:rsidR="00193841" w:rsidRPr="00CD2EF4" w:rsidDel="004C1962" w:rsidRDefault="00193841" w:rsidP="00193841">
      <w:pPr>
        <w:bidi/>
        <w:rPr>
          <w:del w:id="7303" w:author="nidal saleh" w:date="2025-06-13T22:23:00Z"/>
          <w:sz w:val="36"/>
          <w:szCs w:val="36"/>
          <w:rtl/>
          <w:rPrChange w:id="7304" w:author="nidal saleh" w:date="2025-06-14T11:52:00Z">
            <w:rPr>
              <w:del w:id="7305" w:author="nidal saleh" w:date="2025-06-13T22:23:00Z"/>
              <w:rtl/>
            </w:rPr>
          </w:rPrChange>
        </w:rPr>
      </w:pPr>
    </w:p>
    <w:p w14:paraId="1E2303C3" w14:textId="1E9AF84B" w:rsidR="00193841" w:rsidRPr="00CD2EF4" w:rsidDel="004C1962" w:rsidRDefault="00193841" w:rsidP="00193841">
      <w:pPr>
        <w:bidi/>
        <w:rPr>
          <w:del w:id="7306" w:author="nidal saleh" w:date="2025-06-13T22:23:00Z"/>
          <w:sz w:val="36"/>
          <w:szCs w:val="36"/>
          <w:rtl/>
          <w:rPrChange w:id="7307" w:author="nidal saleh" w:date="2025-06-14T11:52:00Z">
            <w:rPr>
              <w:del w:id="7308" w:author="nidal saleh" w:date="2025-06-13T22:23:00Z"/>
              <w:rtl/>
            </w:rPr>
          </w:rPrChange>
        </w:rPr>
      </w:pPr>
    </w:p>
    <w:p w14:paraId="75FB3EF6" w14:textId="3A3417C8" w:rsidR="00193841" w:rsidRPr="00CD2EF4" w:rsidDel="004C1962" w:rsidRDefault="00193841" w:rsidP="00193841">
      <w:pPr>
        <w:bidi/>
        <w:rPr>
          <w:del w:id="7309" w:author="nidal saleh" w:date="2025-06-13T22:23:00Z"/>
          <w:sz w:val="36"/>
          <w:szCs w:val="36"/>
          <w:rtl/>
          <w:rPrChange w:id="7310" w:author="nidal saleh" w:date="2025-06-14T11:52:00Z">
            <w:rPr>
              <w:del w:id="7311" w:author="nidal saleh" w:date="2025-06-13T22:23:00Z"/>
              <w:rtl/>
            </w:rPr>
          </w:rPrChange>
        </w:rPr>
      </w:pPr>
    </w:p>
    <w:p w14:paraId="4134EB19" w14:textId="7B8138E2" w:rsidR="00193841" w:rsidRPr="00CD2EF4" w:rsidDel="004C1962" w:rsidRDefault="00193841" w:rsidP="00193841">
      <w:pPr>
        <w:bidi/>
        <w:rPr>
          <w:del w:id="7312" w:author="nidal saleh" w:date="2025-06-13T22:23:00Z"/>
          <w:sz w:val="36"/>
          <w:szCs w:val="36"/>
          <w:rtl/>
          <w:rPrChange w:id="7313" w:author="nidal saleh" w:date="2025-06-14T11:52:00Z">
            <w:rPr>
              <w:del w:id="7314" w:author="nidal saleh" w:date="2025-06-13T22:23:00Z"/>
              <w:rtl/>
            </w:rPr>
          </w:rPrChange>
        </w:rPr>
      </w:pPr>
    </w:p>
    <w:p w14:paraId="7F968D1E" w14:textId="27701F27" w:rsidR="00193841" w:rsidRPr="00CD2EF4" w:rsidDel="004C1962" w:rsidRDefault="00193841" w:rsidP="00193841">
      <w:pPr>
        <w:bidi/>
        <w:rPr>
          <w:del w:id="7315" w:author="nidal saleh" w:date="2025-06-13T22:23:00Z"/>
          <w:sz w:val="36"/>
          <w:szCs w:val="36"/>
          <w:rtl/>
          <w:rPrChange w:id="7316" w:author="nidal saleh" w:date="2025-06-14T11:52:00Z">
            <w:rPr>
              <w:del w:id="7317" w:author="nidal saleh" w:date="2025-06-13T22:23:00Z"/>
              <w:rtl/>
            </w:rPr>
          </w:rPrChange>
        </w:rPr>
      </w:pPr>
    </w:p>
    <w:p w14:paraId="10FADEF4" w14:textId="31219A3A" w:rsidR="00193841" w:rsidRPr="00CD2EF4" w:rsidDel="0001206D" w:rsidRDefault="00193841" w:rsidP="00193841">
      <w:pPr>
        <w:bidi/>
        <w:rPr>
          <w:del w:id="7318" w:author="nidal saleh" w:date="2025-06-13T20:41:00Z"/>
          <w:sz w:val="36"/>
          <w:szCs w:val="36"/>
          <w:rtl/>
          <w:rPrChange w:id="7319" w:author="nidal saleh" w:date="2025-06-14T11:52:00Z">
            <w:rPr>
              <w:del w:id="7320" w:author="nidal saleh" w:date="2025-06-13T20:41:00Z"/>
              <w:rtl/>
            </w:rPr>
          </w:rPrChange>
        </w:rPr>
      </w:pPr>
    </w:p>
    <w:p w14:paraId="7C264D73" w14:textId="71265E1C" w:rsidR="00193841" w:rsidRPr="00CD2EF4" w:rsidDel="0001206D" w:rsidRDefault="00193841" w:rsidP="00193841">
      <w:pPr>
        <w:bidi/>
        <w:rPr>
          <w:del w:id="7321" w:author="nidal saleh" w:date="2025-06-13T20:41:00Z"/>
          <w:sz w:val="36"/>
          <w:szCs w:val="36"/>
          <w:rtl/>
          <w:rPrChange w:id="7322" w:author="nidal saleh" w:date="2025-06-14T11:52:00Z">
            <w:rPr>
              <w:del w:id="7323" w:author="nidal saleh" w:date="2025-06-13T20:41:00Z"/>
              <w:rtl/>
            </w:rPr>
          </w:rPrChange>
        </w:rPr>
      </w:pPr>
    </w:p>
    <w:p w14:paraId="26C43F76" w14:textId="67F55D78" w:rsidR="00193841" w:rsidRPr="00CD2EF4" w:rsidDel="0001206D" w:rsidRDefault="00193841" w:rsidP="00193841">
      <w:pPr>
        <w:bidi/>
        <w:rPr>
          <w:del w:id="7324" w:author="nidal saleh" w:date="2025-06-13T20:41:00Z"/>
          <w:sz w:val="36"/>
          <w:szCs w:val="36"/>
          <w:rtl/>
          <w:rPrChange w:id="7325" w:author="nidal saleh" w:date="2025-06-14T11:52:00Z">
            <w:rPr>
              <w:del w:id="7326" w:author="nidal saleh" w:date="2025-06-13T20:41:00Z"/>
              <w:rtl/>
            </w:rPr>
          </w:rPrChange>
        </w:rPr>
      </w:pPr>
    </w:p>
    <w:p w14:paraId="4C9E2340" w14:textId="4B0FA3D4" w:rsidR="00193841" w:rsidRPr="00CD2EF4" w:rsidDel="0001206D" w:rsidRDefault="00193841" w:rsidP="00193841">
      <w:pPr>
        <w:bidi/>
        <w:rPr>
          <w:del w:id="7327" w:author="nidal saleh" w:date="2025-06-13T20:41:00Z"/>
          <w:sz w:val="36"/>
          <w:szCs w:val="36"/>
          <w:rtl/>
          <w:rPrChange w:id="7328" w:author="nidal saleh" w:date="2025-06-14T11:52:00Z">
            <w:rPr>
              <w:del w:id="7329" w:author="nidal saleh" w:date="2025-06-13T20:41:00Z"/>
              <w:rtl/>
            </w:rPr>
          </w:rPrChange>
        </w:rPr>
      </w:pPr>
    </w:p>
    <w:p w14:paraId="4D2B9E73" w14:textId="320CD0B0" w:rsidR="00193841" w:rsidRPr="00CD2EF4" w:rsidDel="0001206D" w:rsidRDefault="00193841" w:rsidP="00193841">
      <w:pPr>
        <w:bidi/>
        <w:rPr>
          <w:del w:id="7330" w:author="nidal saleh" w:date="2025-06-13T20:41:00Z"/>
          <w:sz w:val="36"/>
          <w:szCs w:val="36"/>
          <w:rtl/>
          <w:rPrChange w:id="7331" w:author="nidal saleh" w:date="2025-06-14T11:52:00Z">
            <w:rPr>
              <w:del w:id="7332" w:author="nidal saleh" w:date="2025-06-13T20:41:00Z"/>
              <w:rtl/>
            </w:rPr>
          </w:rPrChange>
        </w:rPr>
      </w:pPr>
    </w:p>
    <w:p w14:paraId="1768E158" w14:textId="2DE0222C" w:rsidR="00193841" w:rsidRPr="00CD2EF4" w:rsidDel="0001206D" w:rsidRDefault="00193841" w:rsidP="00193841">
      <w:pPr>
        <w:bidi/>
        <w:rPr>
          <w:del w:id="7333" w:author="nidal saleh" w:date="2025-06-13T20:41:00Z"/>
          <w:sz w:val="36"/>
          <w:szCs w:val="36"/>
          <w:rtl/>
          <w:rPrChange w:id="7334" w:author="nidal saleh" w:date="2025-06-14T11:52:00Z">
            <w:rPr>
              <w:del w:id="7335" w:author="nidal saleh" w:date="2025-06-13T20:41:00Z"/>
              <w:rtl/>
            </w:rPr>
          </w:rPrChange>
        </w:rPr>
      </w:pPr>
    </w:p>
    <w:p w14:paraId="79A46778" w14:textId="0A8BC29C" w:rsidR="00193841" w:rsidRPr="00CD2EF4" w:rsidDel="0001206D" w:rsidRDefault="00193841" w:rsidP="00193841">
      <w:pPr>
        <w:bidi/>
        <w:rPr>
          <w:del w:id="7336" w:author="nidal saleh" w:date="2025-06-13T20:41:00Z"/>
          <w:sz w:val="36"/>
          <w:szCs w:val="36"/>
          <w:rtl/>
          <w:rPrChange w:id="7337" w:author="nidal saleh" w:date="2025-06-14T11:52:00Z">
            <w:rPr>
              <w:del w:id="7338" w:author="nidal saleh" w:date="2025-06-13T20:41:00Z"/>
              <w:rtl/>
            </w:rPr>
          </w:rPrChange>
        </w:rPr>
      </w:pPr>
    </w:p>
    <w:p w14:paraId="4B977D5E" w14:textId="2EB59F3C" w:rsidR="00193841" w:rsidRPr="00CD2EF4" w:rsidDel="0001206D" w:rsidRDefault="00193841" w:rsidP="00193841">
      <w:pPr>
        <w:bidi/>
        <w:rPr>
          <w:del w:id="7339" w:author="nidal saleh" w:date="2025-06-13T20:41:00Z"/>
          <w:sz w:val="36"/>
          <w:szCs w:val="36"/>
          <w:rtl/>
          <w:rPrChange w:id="7340" w:author="nidal saleh" w:date="2025-06-14T11:52:00Z">
            <w:rPr>
              <w:del w:id="7341" w:author="nidal saleh" w:date="2025-06-13T20:41:00Z"/>
              <w:rtl/>
            </w:rPr>
          </w:rPrChange>
        </w:rPr>
      </w:pPr>
    </w:p>
    <w:p w14:paraId="693F419A" w14:textId="08AA7BFE" w:rsidR="00193841" w:rsidRPr="00CD2EF4" w:rsidDel="0001206D" w:rsidRDefault="00193841" w:rsidP="00193841">
      <w:pPr>
        <w:bidi/>
        <w:rPr>
          <w:del w:id="7342" w:author="nidal saleh" w:date="2025-06-13T20:41:00Z"/>
          <w:sz w:val="36"/>
          <w:szCs w:val="36"/>
          <w:rtl/>
          <w:rPrChange w:id="7343" w:author="nidal saleh" w:date="2025-06-14T11:52:00Z">
            <w:rPr>
              <w:del w:id="7344" w:author="nidal saleh" w:date="2025-06-13T20:41:00Z"/>
              <w:rtl/>
            </w:rPr>
          </w:rPrChange>
        </w:rPr>
      </w:pPr>
    </w:p>
    <w:p w14:paraId="27202CBA" w14:textId="0F6385C9" w:rsidR="00193841" w:rsidRPr="00CD2EF4" w:rsidDel="0001206D" w:rsidRDefault="00193841" w:rsidP="00193841">
      <w:pPr>
        <w:bidi/>
        <w:rPr>
          <w:del w:id="7345" w:author="nidal saleh" w:date="2025-06-13T20:41:00Z"/>
          <w:sz w:val="36"/>
          <w:szCs w:val="36"/>
          <w:rtl/>
          <w:rPrChange w:id="7346" w:author="nidal saleh" w:date="2025-06-14T11:52:00Z">
            <w:rPr>
              <w:del w:id="7347" w:author="nidal saleh" w:date="2025-06-13T20:41:00Z"/>
              <w:rtl/>
            </w:rPr>
          </w:rPrChange>
        </w:rPr>
      </w:pPr>
    </w:p>
    <w:p w14:paraId="50617739" w14:textId="78102092" w:rsidR="00193841" w:rsidRPr="00CD2EF4" w:rsidDel="0001206D" w:rsidRDefault="00193841" w:rsidP="00193841">
      <w:pPr>
        <w:bidi/>
        <w:rPr>
          <w:del w:id="7348" w:author="nidal saleh" w:date="2025-06-13T20:41:00Z"/>
          <w:sz w:val="36"/>
          <w:szCs w:val="36"/>
          <w:rtl/>
          <w:rPrChange w:id="7349" w:author="nidal saleh" w:date="2025-06-14T11:52:00Z">
            <w:rPr>
              <w:del w:id="7350" w:author="nidal saleh" w:date="2025-06-13T20:41:00Z"/>
              <w:rtl/>
            </w:rPr>
          </w:rPrChange>
        </w:rPr>
      </w:pPr>
    </w:p>
    <w:p w14:paraId="78F57178" w14:textId="1DBE75DB" w:rsidR="00193841" w:rsidRPr="00CD2EF4" w:rsidDel="0001206D" w:rsidRDefault="00193841" w:rsidP="00193841">
      <w:pPr>
        <w:bidi/>
        <w:rPr>
          <w:del w:id="7351" w:author="nidal saleh" w:date="2025-06-13T20:41:00Z"/>
          <w:sz w:val="36"/>
          <w:szCs w:val="36"/>
          <w:rtl/>
          <w:rPrChange w:id="7352" w:author="nidal saleh" w:date="2025-06-14T11:52:00Z">
            <w:rPr>
              <w:del w:id="7353" w:author="nidal saleh" w:date="2025-06-13T20:41:00Z"/>
              <w:rtl/>
            </w:rPr>
          </w:rPrChange>
        </w:rPr>
      </w:pPr>
    </w:p>
    <w:p w14:paraId="08840672" w14:textId="2EBC0CEE" w:rsidR="00193841" w:rsidRPr="00CD2EF4" w:rsidDel="0001206D" w:rsidRDefault="00193841" w:rsidP="00193841">
      <w:pPr>
        <w:bidi/>
        <w:rPr>
          <w:del w:id="7354" w:author="nidal saleh" w:date="2025-06-13T20:41:00Z"/>
          <w:sz w:val="36"/>
          <w:szCs w:val="36"/>
          <w:rtl/>
          <w:rPrChange w:id="7355" w:author="nidal saleh" w:date="2025-06-14T11:52:00Z">
            <w:rPr>
              <w:del w:id="7356" w:author="nidal saleh" w:date="2025-06-13T20:41:00Z"/>
              <w:rtl/>
            </w:rPr>
          </w:rPrChange>
        </w:rPr>
      </w:pPr>
    </w:p>
    <w:p w14:paraId="04EF41AC" w14:textId="7F48CD0A" w:rsidR="00193841" w:rsidRPr="00CD2EF4" w:rsidDel="0001206D" w:rsidRDefault="00193841" w:rsidP="00193841">
      <w:pPr>
        <w:bidi/>
        <w:rPr>
          <w:del w:id="7357" w:author="nidal saleh" w:date="2025-06-13T20:41:00Z"/>
          <w:sz w:val="36"/>
          <w:szCs w:val="36"/>
          <w:rtl/>
          <w:rPrChange w:id="7358" w:author="nidal saleh" w:date="2025-06-14T11:52:00Z">
            <w:rPr>
              <w:del w:id="7359" w:author="nidal saleh" w:date="2025-06-13T20:41:00Z"/>
              <w:rtl/>
            </w:rPr>
          </w:rPrChange>
        </w:rPr>
      </w:pPr>
    </w:p>
    <w:p w14:paraId="67B9F184" w14:textId="30AEAD28" w:rsidR="00260A78" w:rsidRPr="00CD2EF4" w:rsidDel="0001206D" w:rsidRDefault="00260A78" w:rsidP="00260A78">
      <w:pPr>
        <w:bidi/>
        <w:rPr>
          <w:del w:id="7360" w:author="nidal saleh" w:date="2025-06-13T20:41:00Z"/>
          <w:sz w:val="36"/>
          <w:szCs w:val="36"/>
          <w:rtl/>
          <w:rPrChange w:id="7361" w:author="nidal saleh" w:date="2025-06-14T11:52:00Z">
            <w:rPr>
              <w:del w:id="7362" w:author="nidal saleh" w:date="2025-06-13T20:41:00Z"/>
              <w:rtl/>
            </w:rPr>
          </w:rPrChange>
        </w:rPr>
      </w:pPr>
    </w:p>
    <w:p w14:paraId="5C397B58" w14:textId="243DC300" w:rsidR="00193841" w:rsidRPr="00CD2EF4" w:rsidRDefault="00193841" w:rsidP="00193841">
      <w:pPr>
        <w:bidi/>
        <w:rPr>
          <w:sz w:val="36"/>
          <w:szCs w:val="36"/>
          <w:rtl/>
          <w:rPrChange w:id="7363" w:author="nidal saleh" w:date="2025-06-14T11:52:00Z">
            <w:rPr>
              <w:rtl/>
            </w:rPr>
          </w:rPrChange>
        </w:rPr>
      </w:pPr>
    </w:p>
    <w:p w14:paraId="39FA2B2F" w14:textId="24D6D15D" w:rsidR="00D9545C" w:rsidRPr="00B63E95" w:rsidRDefault="00D9545C">
      <w:pPr>
        <w:pStyle w:val="Heading3"/>
        <w:bidi/>
        <w:rPr>
          <w:ins w:id="7364" w:author="nidal saleh" w:date="2025-06-11T14:07:00Z"/>
          <w:b/>
          <w:bCs/>
          <w:sz w:val="36"/>
          <w:szCs w:val="36"/>
          <w:rPrChange w:id="7365" w:author="nidal saleh" w:date="2025-06-18T09:19:00Z">
            <w:rPr>
              <w:ins w:id="7366" w:author="nidal saleh" w:date="2025-06-11T14:07:00Z"/>
            </w:rPr>
          </w:rPrChange>
        </w:rPr>
        <w:pPrChange w:id="7367" w:author="nidal saleh" w:date="2025-06-11T14:07:00Z">
          <w:pPr>
            <w:pStyle w:val="Heading3"/>
          </w:pPr>
        </w:pPrChange>
      </w:pPr>
      <w:bookmarkStart w:id="7368" w:name="_Toc201131142"/>
      <w:ins w:id="7369" w:author="nidal saleh" w:date="2025-06-11T14:07:00Z">
        <w:r w:rsidRPr="00B63E95">
          <w:rPr>
            <w:b/>
            <w:bCs/>
            <w:sz w:val="36"/>
            <w:szCs w:val="36"/>
            <w:rtl/>
            <w:rPrChange w:id="7370" w:author="nidal saleh" w:date="2025-06-18T09:19:00Z">
              <w:rPr>
                <w:rtl/>
              </w:rPr>
            </w:rPrChange>
          </w:rPr>
          <w:lastRenderedPageBreak/>
          <w:t>الفصل الثامن: الخاتمة والتوصيات</w:t>
        </w:r>
        <w:bookmarkEnd w:id="7368"/>
      </w:ins>
    </w:p>
    <w:p w14:paraId="7222EF70" w14:textId="69794024" w:rsidR="000707EC" w:rsidRPr="00BA1C4E" w:rsidRDefault="0066679F">
      <w:pPr>
        <w:pStyle w:val="Heading4"/>
        <w:bidi/>
        <w:rPr>
          <w:ins w:id="7371" w:author="nidal saleh" w:date="2025-06-11T14:19:00Z"/>
          <w:i w:val="0"/>
          <w:iCs w:val="0"/>
          <w:sz w:val="32"/>
          <w:szCs w:val="32"/>
          <w:rPrChange w:id="7372" w:author="nidal saleh" w:date="2025-06-14T12:10:00Z">
            <w:rPr>
              <w:ins w:id="7373" w:author="nidal saleh" w:date="2025-06-11T14:19:00Z"/>
            </w:rPr>
          </w:rPrChange>
        </w:rPr>
        <w:pPrChange w:id="7374" w:author="nidal saleh" w:date="2025-06-11T14:19:00Z">
          <w:pPr>
            <w:pStyle w:val="Heading4"/>
          </w:pPr>
        </w:pPrChange>
      </w:pPr>
      <w:ins w:id="7375" w:author="nidal saleh" w:date="2025-06-26T16:06:00Z">
        <w:r>
          <w:rPr>
            <w:rStyle w:val="Strong"/>
            <w:b w:val="0"/>
            <w:bCs w:val="0"/>
            <w:i w:val="0"/>
            <w:iCs w:val="0"/>
            <w:sz w:val="32"/>
            <w:szCs w:val="32"/>
          </w:rPr>
          <w:t xml:space="preserve"> </w:t>
        </w:r>
      </w:ins>
      <w:ins w:id="7376" w:author="nidal saleh" w:date="2025-06-11T14:19:00Z">
        <w:r w:rsidR="000707EC" w:rsidRPr="00BA1C4E">
          <w:rPr>
            <w:rStyle w:val="Strong"/>
            <w:b w:val="0"/>
            <w:bCs w:val="0"/>
            <w:i w:val="0"/>
            <w:iCs w:val="0"/>
            <w:sz w:val="32"/>
            <w:szCs w:val="32"/>
            <w:rPrChange w:id="7377" w:author="nidal saleh" w:date="2025-06-14T12:10:00Z">
              <w:rPr>
                <w:rStyle w:val="Strong"/>
                <w:b w:val="0"/>
                <w:bCs w:val="0"/>
              </w:rPr>
            </w:rPrChange>
          </w:rPr>
          <w:t xml:space="preserve">8.1 </w:t>
        </w:r>
        <w:r w:rsidR="000707EC" w:rsidRPr="00BA1C4E">
          <w:rPr>
            <w:rStyle w:val="Strong"/>
            <w:b w:val="0"/>
            <w:bCs w:val="0"/>
            <w:i w:val="0"/>
            <w:iCs w:val="0"/>
            <w:sz w:val="32"/>
            <w:szCs w:val="32"/>
            <w:rtl/>
            <w:rPrChange w:id="7378" w:author="nidal saleh" w:date="2025-06-14T12:10:00Z">
              <w:rPr>
                <w:rStyle w:val="Strong"/>
                <w:b w:val="0"/>
                <w:bCs w:val="0"/>
                <w:rtl/>
              </w:rPr>
            </w:rPrChange>
          </w:rPr>
          <w:t>الخاتمة</w:t>
        </w:r>
        <w:r w:rsidR="000707EC" w:rsidRPr="00BA1C4E">
          <w:rPr>
            <w:rStyle w:val="Strong"/>
            <w:b w:val="0"/>
            <w:bCs w:val="0"/>
            <w:i w:val="0"/>
            <w:iCs w:val="0"/>
            <w:sz w:val="32"/>
            <w:szCs w:val="32"/>
            <w:rPrChange w:id="7379" w:author="nidal saleh" w:date="2025-06-14T12:10:00Z">
              <w:rPr>
                <w:rStyle w:val="Strong"/>
                <w:b w:val="0"/>
                <w:bCs w:val="0"/>
              </w:rPr>
            </w:rPrChange>
          </w:rPr>
          <w:t>:</w:t>
        </w:r>
      </w:ins>
    </w:p>
    <w:p w14:paraId="4148972B" w14:textId="77777777" w:rsidR="000707EC" w:rsidRPr="00CD2EF4" w:rsidRDefault="000707EC">
      <w:pPr>
        <w:pStyle w:val="NormalWeb"/>
        <w:bidi/>
        <w:rPr>
          <w:ins w:id="7380" w:author="nidal saleh" w:date="2025-06-11T14:19:00Z"/>
          <w:sz w:val="32"/>
          <w:szCs w:val="32"/>
          <w:rPrChange w:id="7381" w:author="nidal saleh" w:date="2025-06-14T11:52:00Z">
            <w:rPr>
              <w:ins w:id="7382" w:author="nidal saleh" w:date="2025-06-11T14:19:00Z"/>
            </w:rPr>
          </w:rPrChange>
        </w:rPr>
        <w:pPrChange w:id="7383" w:author="nidal saleh" w:date="2025-06-11T14:19:00Z">
          <w:pPr>
            <w:pStyle w:val="NormalWeb"/>
          </w:pPr>
        </w:pPrChange>
      </w:pPr>
      <w:ins w:id="7384" w:author="nidal saleh" w:date="2025-06-11T14:19:00Z">
        <w:r w:rsidRPr="00CD2EF4">
          <w:rPr>
            <w:sz w:val="32"/>
            <w:szCs w:val="32"/>
            <w:rtl/>
            <w:rPrChange w:id="7385" w:author="nidal saleh" w:date="2025-06-14T11:52:00Z">
              <w:rPr>
                <w:rtl/>
              </w:rPr>
            </w:rPrChange>
          </w:rPr>
          <w:t>يمثل نظام كشف التشتت أثناء القيادة أحد التطبيقات العملية المهمة لتقنيات الذكاء الاصطناعي والرؤية الحاسوبية في مجال السلامة المرورية. من خلال المشروع، تم تصميم وتنفيذ نظام متكامل قادر على مراقبة وجه السائق واكتشاف حالات التشتت الذهني مثل إغلاق العينين، التثاؤب، انحراف الرأس، والانشغال باليدين</w:t>
        </w:r>
        <w:r w:rsidRPr="00CD2EF4">
          <w:rPr>
            <w:sz w:val="32"/>
            <w:szCs w:val="32"/>
            <w:rPrChange w:id="7386" w:author="nidal saleh" w:date="2025-06-14T11:52:00Z">
              <w:rPr/>
            </w:rPrChange>
          </w:rPr>
          <w:t>.</w:t>
        </w:r>
      </w:ins>
    </w:p>
    <w:p w14:paraId="18DC33A6" w14:textId="77777777" w:rsidR="000707EC" w:rsidRPr="00CD2EF4" w:rsidRDefault="000707EC">
      <w:pPr>
        <w:pStyle w:val="NormalWeb"/>
        <w:bidi/>
        <w:rPr>
          <w:ins w:id="7387" w:author="nidal saleh" w:date="2025-06-11T14:19:00Z"/>
          <w:sz w:val="32"/>
          <w:szCs w:val="32"/>
          <w:rPrChange w:id="7388" w:author="nidal saleh" w:date="2025-06-14T11:52:00Z">
            <w:rPr>
              <w:ins w:id="7389" w:author="nidal saleh" w:date="2025-06-11T14:19:00Z"/>
            </w:rPr>
          </w:rPrChange>
        </w:rPr>
        <w:pPrChange w:id="7390" w:author="nidal saleh" w:date="2025-06-11T14:19:00Z">
          <w:pPr>
            <w:pStyle w:val="NormalWeb"/>
          </w:pPr>
        </w:pPrChange>
      </w:pPr>
      <w:ins w:id="7391" w:author="nidal saleh" w:date="2025-06-11T14:19:00Z">
        <w:r w:rsidRPr="00CD2EF4">
          <w:rPr>
            <w:sz w:val="32"/>
            <w:szCs w:val="32"/>
            <w:rtl/>
            <w:rPrChange w:id="7392" w:author="nidal saleh" w:date="2025-06-14T11:52:00Z">
              <w:rPr>
                <w:rtl/>
              </w:rPr>
            </w:rPrChange>
          </w:rPr>
          <w:t>تميز النظام بالقدرة على</w:t>
        </w:r>
        <w:r w:rsidRPr="00CD2EF4">
          <w:rPr>
            <w:sz w:val="32"/>
            <w:szCs w:val="32"/>
            <w:rPrChange w:id="7393" w:author="nidal saleh" w:date="2025-06-14T11:52:00Z">
              <w:rPr/>
            </w:rPrChange>
          </w:rPr>
          <w:t>:</w:t>
        </w:r>
      </w:ins>
    </w:p>
    <w:p w14:paraId="52B637C7" w14:textId="77777777" w:rsidR="000707EC" w:rsidRPr="00CD2EF4" w:rsidRDefault="000707EC">
      <w:pPr>
        <w:pStyle w:val="NormalWeb"/>
        <w:numPr>
          <w:ilvl w:val="0"/>
          <w:numId w:val="65"/>
        </w:numPr>
        <w:bidi/>
        <w:rPr>
          <w:ins w:id="7394" w:author="nidal saleh" w:date="2025-06-13T22:24:00Z"/>
          <w:sz w:val="32"/>
          <w:szCs w:val="32"/>
          <w:rPrChange w:id="7395" w:author="nidal saleh" w:date="2025-06-14T11:52:00Z">
            <w:rPr>
              <w:ins w:id="7396" w:author="nidal saleh" w:date="2025-06-13T22:24:00Z"/>
            </w:rPr>
          </w:rPrChange>
        </w:rPr>
      </w:pPr>
      <w:ins w:id="7397" w:author="nidal saleh" w:date="2025-06-11T14:19:00Z">
        <w:r w:rsidRPr="00CD2EF4">
          <w:rPr>
            <w:sz w:val="32"/>
            <w:szCs w:val="32"/>
            <w:rtl/>
            <w:rPrChange w:id="7398" w:author="nidal saleh" w:date="2025-06-14T11:52:00Z">
              <w:rPr>
                <w:rtl/>
              </w:rPr>
            </w:rPrChange>
          </w:rPr>
          <w:t>الكشف اللحظي والدقيق للحالات</w:t>
        </w:r>
        <w:r w:rsidRPr="00CD2EF4">
          <w:rPr>
            <w:sz w:val="32"/>
            <w:szCs w:val="32"/>
            <w:rPrChange w:id="7399" w:author="nidal saleh" w:date="2025-06-14T11:52:00Z">
              <w:rPr/>
            </w:rPrChange>
          </w:rPr>
          <w:t>.</w:t>
        </w:r>
      </w:ins>
    </w:p>
    <w:p w14:paraId="617B8E3E" w14:textId="4EFEAC83" w:rsidR="004C1962" w:rsidRPr="00CD2EF4" w:rsidRDefault="004C1962">
      <w:pPr>
        <w:pStyle w:val="NormalWeb"/>
        <w:numPr>
          <w:ilvl w:val="0"/>
          <w:numId w:val="65"/>
        </w:numPr>
        <w:bidi/>
        <w:rPr>
          <w:ins w:id="7400" w:author="nidal saleh" w:date="2025-06-11T14:19:00Z"/>
          <w:sz w:val="32"/>
          <w:szCs w:val="32"/>
          <w:rPrChange w:id="7401" w:author="nidal saleh" w:date="2025-06-14T11:52:00Z">
            <w:rPr>
              <w:ins w:id="7402" w:author="nidal saleh" w:date="2025-06-11T14:19:00Z"/>
            </w:rPr>
          </w:rPrChange>
        </w:rPr>
        <w:pPrChange w:id="7403" w:author="nidal saleh" w:date="2025-06-13T22:24:00Z">
          <w:pPr>
            <w:pStyle w:val="NormalWeb"/>
            <w:numPr>
              <w:numId w:val="65"/>
            </w:numPr>
            <w:tabs>
              <w:tab w:val="num" w:pos="720"/>
            </w:tabs>
            <w:ind w:left="720" w:hanging="360"/>
          </w:pPr>
        </w:pPrChange>
      </w:pPr>
      <w:ins w:id="7404" w:author="nidal saleh" w:date="2025-06-13T22:24:00Z">
        <w:r w:rsidRPr="00CD2EF4">
          <w:rPr>
            <w:rFonts w:hint="eastAsia"/>
            <w:sz w:val="32"/>
            <w:szCs w:val="32"/>
            <w:rtl/>
            <w:rPrChange w:id="7405" w:author="nidal saleh" w:date="2025-06-14T11:52:00Z">
              <w:rPr>
                <w:rFonts w:hint="eastAsia"/>
                <w:rtl/>
              </w:rPr>
            </w:rPrChange>
          </w:rPr>
          <w:t>تنبيه</w:t>
        </w:r>
        <w:r w:rsidRPr="00CD2EF4">
          <w:rPr>
            <w:sz w:val="32"/>
            <w:szCs w:val="32"/>
            <w:rtl/>
            <w:rPrChange w:id="7406" w:author="nidal saleh" w:date="2025-06-14T11:52:00Z">
              <w:rPr>
                <w:rtl/>
              </w:rPr>
            </w:rPrChange>
          </w:rPr>
          <w:t xml:space="preserve"> </w:t>
        </w:r>
        <w:r w:rsidRPr="00CD2EF4">
          <w:rPr>
            <w:rFonts w:hint="eastAsia"/>
            <w:sz w:val="32"/>
            <w:szCs w:val="32"/>
            <w:rtl/>
            <w:rPrChange w:id="7407" w:author="nidal saleh" w:date="2025-06-14T11:52:00Z">
              <w:rPr>
                <w:rFonts w:hint="eastAsia"/>
                <w:rtl/>
              </w:rPr>
            </w:rPrChange>
          </w:rPr>
          <w:t>صوتي</w:t>
        </w:r>
        <w:r w:rsidRPr="00CD2EF4">
          <w:rPr>
            <w:sz w:val="32"/>
            <w:szCs w:val="32"/>
            <w:rtl/>
            <w:rPrChange w:id="7408" w:author="nidal saleh" w:date="2025-06-14T11:52:00Z">
              <w:rPr>
                <w:rtl/>
              </w:rPr>
            </w:rPrChange>
          </w:rPr>
          <w:t>.</w:t>
        </w:r>
      </w:ins>
    </w:p>
    <w:p w14:paraId="3386AA48" w14:textId="77777777" w:rsidR="000707EC" w:rsidRPr="00CD2EF4" w:rsidRDefault="000707EC">
      <w:pPr>
        <w:pStyle w:val="NormalWeb"/>
        <w:numPr>
          <w:ilvl w:val="0"/>
          <w:numId w:val="65"/>
        </w:numPr>
        <w:bidi/>
        <w:rPr>
          <w:ins w:id="7409" w:author="nidal saleh" w:date="2025-06-11T14:19:00Z"/>
          <w:sz w:val="32"/>
          <w:szCs w:val="32"/>
          <w:rPrChange w:id="7410" w:author="nidal saleh" w:date="2025-06-14T11:52:00Z">
            <w:rPr>
              <w:ins w:id="7411" w:author="nidal saleh" w:date="2025-06-11T14:19:00Z"/>
            </w:rPr>
          </w:rPrChange>
        </w:rPr>
        <w:pPrChange w:id="7412" w:author="nidal saleh" w:date="2025-06-11T14:19:00Z">
          <w:pPr>
            <w:pStyle w:val="NormalWeb"/>
            <w:numPr>
              <w:numId w:val="65"/>
            </w:numPr>
            <w:tabs>
              <w:tab w:val="num" w:pos="720"/>
            </w:tabs>
            <w:ind w:left="720" w:hanging="360"/>
          </w:pPr>
        </w:pPrChange>
      </w:pPr>
      <w:ins w:id="7413" w:author="nidal saleh" w:date="2025-06-11T14:19:00Z">
        <w:r w:rsidRPr="00CD2EF4">
          <w:rPr>
            <w:sz w:val="32"/>
            <w:szCs w:val="32"/>
            <w:rtl/>
            <w:rPrChange w:id="7414" w:author="nidal saleh" w:date="2025-06-14T11:52:00Z">
              <w:rPr>
                <w:rtl/>
              </w:rPr>
            </w:rPrChange>
          </w:rPr>
          <w:t>تسجيلها في قاعدة بيانات محلية</w:t>
        </w:r>
        <w:r w:rsidRPr="00CD2EF4">
          <w:rPr>
            <w:sz w:val="32"/>
            <w:szCs w:val="32"/>
            <w:rPrChange w:id="7415" w:author="nidal saleh" w:date="2025-06-14T11:52:00Z">
              <w:rPr/>
            </w:rPrChange>
          </w:rPr>
          <w:t>.</w:t>
        </w:r>
      </w:ins>
    </w:p>
    <w:p w14:paraId="503F4F97" w14:textId="77777777" w:rsidR="000707EC" w:rsidRPr="00CD2EF4" w:rsidRDefault="000707EC">
      <w:pPr>
        <w:pStyle w:val="NormalWeb"/>
        <w:numPr>
          <w:ilvl w:val="0"/>
          <w:numId w:val="65"/>
        </w:numPr>
        <w:bidi/>
        <w:rPr>
          <w:ins w:id="7416" w:author="nidal saleh" w:date="2025-06-11T14:19:00Z"/>
          <w:sz w:val="32"/>
          <w:szCs w:val="32"/>
          <w:rPrChange w:id="7417" w:author="nidal saleh" w:date="2025-06-14T11:52:00Z">
            <w:rPr>
              <w:ins w:id="7418" w:author="nidal saleh" w:date="2025-06-11T14:19:00Z"/>
            </w:rPr>
          </w:rPrChange>
        </w:rPr>
        <w:pPrChange w:id="7419" w:author="nidal saleh" w:date="2025-06-11T14:19:00Z">
          <w:pPr>
            <w:pStyle w:val="NormalWeb"/>
            <w:numPr>
              <w:numId w:val="65"/>
            </w:numPr>
            <w:tabs>
              <w:tab w:val="num" w:pos="720"/>
            </w:tabs>
            <w:ind w:left="720" w:hanging="360"/>
          </w:pPr>
        </w:pPrChange>
      </w:pPr>
      <w:ins w:id="7420" w:author="nidal saleh" w:date="2025-06-11T14:19:00Z">
        <w:r w:rsidRPr="00CD2EF4">
          <w:rPr>
            <w:sz w:val="32"/>
            <w:szCs w:val="32"/>
            <w:rtl/>
            <w:rPrChange w:id="7421" w:author="nidal saleh" w:date="2025-06-14T11:52:00Z">
              <w:rPr>
                <w:rtl/>
              </w:rPr>
            </w:rPrChange>
          </w:rPr>
          <w:t>تحديد الموقع الجغرافي تلقائيًا</w:t>
        </w:r>
        <w:r w:rsidRPr="00CD2EF4">
          <w:rPr>
            <w:sz w:val="32"/>
            <w:szCs w:val="32"/>
            <w:rPrChange w:id="7422" w:author="nidal saleh" w:date="2025-06-14T11:52:00Z">
              <w:rPr/>
            </w:rPrChange>
          </w:rPr>
          <w:t>.</w:t>
        </w:r>
      </w:ins>
    </w:p>
    <w:p w14:paraId="27DD3FFB" w14:textId="77777777" w:rsidR="000707EC" w:rsidRPr="00CD2EF4" w:rsidRDefault="000707EC">
      <w:pPr>
        <w:pStyle w:val="NormalWeb"/>
        <w:numPr>
          <w:ilvl w:val="0"/>
          <w:numId w:val="65"/>
        </w:numPr>
        <w:bidi/>
        <w:rPr>
          <w:ins w:id="7423" w:author="nidal saleh" w:date="2025-06-11T14:19:00Z"/>
          <w:sz w:val="32"/>
          <w:szCs w:val="32"/>
          <w:rPrChange w:id="7424" w:author="nidal saleh" w:date="2025-06-14T11:52:00Z">
            <w:rPr>
              <w:ins w:id="7425" w:author="nidal saleh" w:date="2025-06-11T14:19:00Z"/>
            </w:rPr>
          </w:rPrChange>
        </w:rPr>
        <w:pPrChange w:id="7426" w:author="nidal saleh" w:date="2025-06-11T14:19:00Z">
          <w:pPr>
            <w:pStyle w:val="NormalWeb"/>
            <w:numPr>
              <w:numId w:val="65"/>
            </w:numPr>
            <w:tabs>
              <w:tab w:val="num" w:pos="720"/>
            </w:tabs>
            <w:ind w:left="720" w:hanging="360"/>
          </w:pPr>
        </w:pPrChange>
      </w:pPr>
      <w:ins w:id="7427" w:author="nidal saleh" w:date="2025-06-11T14:19:00Z">
        <w:r w:rsidRPr="00CD2EF4">
          <w:rPr>
            <w:sz w:val="32"/>
            <w:szCs w:val="32"/>
            <w:rtl/>
            <w:rPrChange w:id="7428" w:author="nidal saleh" w:date="2025-06-14T11:52:00Z">
              <w:rPr>
                <w:rtl/>
              </w:rPr>
            </w:rPrChange>
          </w:rPr>
          <w:t xml:space="preserve">إرسال تنبيهات فورية عبر البريد الإلكتروني </w:t>
        </w:r>
        <w:proofErr w:type="spellStart"/>
        <w:r w:rsidRPr="00CD2EF4">
          <w:rPr>
            <w:sz w:val="32"/>
            <w:szCs w:val="32"/>
            <w:rtl/>
            <w:rPrChange w:id="7429" w:author="nidal saleh" w:date="2025-06-14T11:52:00Z">
              <w:rPr>
                <w:rtl/>
              </w:rPr>
            </w:rPrChange>
          </w:rPr>
          <w:t>وتيليجرام</w:t>
        </w:r>
        <w:proofErr w:type="spellEnd"/>
        <w:r w:rsidRPr="00CD2EF4">
          <w:rPr>
            <w:sz w:val="32"/>
            <w:szCs w:val="32"/>
            <w:rPrChange w:id="7430" w:author="nidal saleh" w:date="2025-06-14T11:52:00Z">
              <w:rPr/>
            </w:rPrChange>
          </w:rPr>
          <w:t>.</w:t>
        </w:r>
      </w:ins>
    </w:p>
    <w:p w14:paraId="6DEC37C7" w14:textId="77777777" w:rsidR="000707EC" w:rsidRPr="00CD2EF4" w:rsidRDefault="000707EC">
      <w:pPr>
        <w:pStyle w:val="NormalWeb"/>
        <w:numPr>
          <w:ilvl w:val="0"/>
          <w:numId w:val="65"/>
        </w:numPr>
        <w:bidi/>
        <w:rPr>
          <w:ins w:id="7431" w:author="nidal saleh" w:date="2025-06-11T14:19:00Z"/>
          <w:sz w:val="32"/>
          <w:szCs w:val="32"/>
          <w:rPrChange w:id="7432" w:author="nidal saleh" w:date="2025-06-14T11:52:00Z">
            <w:rPr>
              <w:ins w:id="7433" w:author="nidal saleh" w:date="2025-06-11T14:19:00Z"/>
            </w:rPr>
          </w:rPrChange>
        </w:rPr>
        <w:pPrChange w:id="7434" w:author="nidal saleh" w:date="2025-06-11T14:19:00Z">
          <w:pPr>
            <w:pStyle w:val="NormalWeb"/>
            <w:numPr>
              <w:numId w:val="65"/>
            </w:numPr>
            <w:tabs>
              <w:tab w:val="num" w:pos="720"/>
            </w:tabs>
            <w:ind w:left="720" w:hanging="360"/>
          </w:pPr>
        </w:pPrChange>
      </w:pPr>
      <w:ins w:id="7435" w:author="nidal saleh" w:date="2025-06-11T14:19:00Z">
        <w:r w:rsidRPr="00CD2EF4">
          <w:rPr>
            <w:sz w:val="32"/>
            <w:szCs w:val="32"/>
            <w:rtl/>
            <w:rPrChange w:id="7436" w:author="nidal saleh" w:date="2025-06-14T11:52:00Z">
              <w:rPr>
                <w:rtl/>
              </w:rPr>
            </w:rPrChange>
          </w:rPr>
          <w:t>عرض سجل الحالات في واجهة رسومية سهلة الاستخدام</w:t>
        </w:r>
        <w:r w:rsidRPr="00CD2EF4">
          <w:rPr>
            <w:sz w:val="32"/>
            <w:szCs w:val="32"/>
            <w:rPrChange w:id="7437" w:author="nidal saleh" w:date="2025-06-14T11:52:00Z">
              <w:rPr/>
            </w:rPrChange>
          </w:rPr>
          <w:t>.</w:t>
        </w:r>
      </w:ins>
    </w:p>
    <w:p w14:paraId="1A24C4F5" w14:textId="473D5339" w:rsidR="000707EC" w:rsidRPr="00CD2EF4" w:rsidRDefault="000707EC">
      <w:pPr>
        <w:pStyle w:val="NormalWeb"/>
        <w:numPr>
          <w:ilvl w:val="0"/>
          <w:numId w:val="65"/>
        </w:numPr>
        <w:bidi/>
        <w:rPr>
          <w:ins w:id="7438" w:author="nidal saleh" w:date="2025-06-11T14:19:00Z"/>
          <w:sz w:val="32"/>
          <w:szCs w:val="32"/>
          <w:rPrChange w:id="7439" w:author="nidal saleh" w:date="2025-06-14T11:52:00Z">
            <w:rPr>
              <w:ins w:id="7440" w:author="nidal saleh" w:date="2025-06-11T14:19:00Z"/>
            </w:rPr>
          </w:rPrChange>
        </w:rPr>
        <w:pPrChange w:id="7441" w:author="nidal saleh" w:date="2025-06-11T14:19:00Z">
          <w:pPr>
            <w:pStyle w:val="NormalWeb"/>
            <w:numPr>
              <w:numId w:val="65"/>
            </w:numPr>
            <w:tabs>
              <w:tab w:val="num" w:pos="720"/>
            </w:tabs>
            <w:ind w:left="720" w:hanging="360"/>
          </w:pPr>
        </w:pPrChange>
      </w:pPr>
      <w:ins w:id="7442" w:author="nidal saleh" w:date="2025-06-11T14:19:00Z">
        <w:r w:rsidRPr="00CD2EF4">
          <w:rPr>
            <w:sz w:val="32"/>
            <w:szCs w:val="32"/>
            <w:rtl/>
            <w:rPrChange w:id="7443" w:author="nidal saleh" w:date="2025-06-14T11:52:00Z">
              <w:rPr>
                <w:rtl/>
              </w:rPr>
            </w:rPrChange>
          </w:rPr>
          <w:t>توليد تقارير نصية و</w:t>
        </w:r>
        <w:r w:rsidRPr="00CD2EF4">
          <w:rPr>
            <w:sz w:val="32"/>
            <w:szCs w:val="32"/>
            <w:rPrChange w:id="7444" w:author="nidal saleh" w:date="2025-06-14T11:52:00Z">
              <w:rPr/>
            </w:rPrChange>
          </w:rPr>
          <w:t xml:space="preserve">PDF </w:t>
        </w:r>
      </w:ins>
      <w:ins w:id="7445" w:author="nidal saleh" w:date="2025-06-13T22:24:00Z">
        <w:r w:rsidR="004C1962" w:rsidRPr="00CD2EF4">
          <w:rPr>
            <w:sz w:val="32"/>
            <w:szCs w:val="32"/>
            <w:rtl/>
            <w:rPrChange w:id="7446" w:author="nidal saleh" w:date="2025-06-14T11:52:00Z">
              <w:rPr>
                <w:rtl/>
              </w:rPr>
            </w:rPrChange>
          </w:rPr>
          <w:t xml:space="preserve"> </w:t>
        </w:r>
      </w:ins>
      <w:ins w:id="7447" w:author="nidal saleh" w:date="2025-06-11T14:19:00Z">
        <w:r w:rsidRPr="00CD2EF4">
          <w:rPr>
            <w:sz w:val="32"/>
            <w:szCs w:val="32"/>
            <w:rtl/>
            <w:rPrChange w:id="7448" w:author="nidal saleh" w:date="2025-06-14T11:52:00Z">
              <w:rPr>
                <w:rtl/>
              </w:rPr>
            </w:rPrChange>
          </w:rPr>
          <w:t>يومية شاملة</w:t>
        </w:r>
        <w:r w:rsidRPr="00CD2EF4">
          <w:rPr>
            <w:sz w:val="32"/>
            <w:szCs w:val="32"/>
            <w:rPrChange w:id="7449" w:author="nidal saleh" w:date="2025-06-14T11:52:00Z">
              <w:rPr/>
            </w:rPrChange>
          </w:rPr>
          <w:t>.</w:t>
        </w:r>
      </w:ins>
    </w:p>
    <w:p w14:paraId="0FA4A1A1" w14:textId="77777777" w:rsidR="000707EC" w:rsidRPr="00CD2EF4" w:rsidRDefault="000707EC">
      <w:pPr>
        <w:pStyle w:val="NormalWeb"/>
        <w:bidi/>
        <w:rPr>
          <w:ins w:id="7450" w:author="nidal saleh" w:date="2025-06-11T14:19:00Z"/>
          <w:sz w:val="32"/>
          <w:szCs w:val="32"/>
          <w:rPrChange w:id="7451" w:author="nidal saleh" w:date="2025-06-14T11:52:00Z">
            <w:rPr>
              <w:ins w:id="7452" w:author="nidal saleh" w:date="2025-06-11T14:19:00Z"/>
            </w:rPr>
          </w:rPrChange>
        </w:rPr>
        <w:pPrChange w:id="7453" w:author="nidal saleh" w:date="2025-06-11T14:19:00Z">
          <w:pPr>
            <w:pStyle w:val="NormalWeb"/>
          </w:pPr>
        </w:pPrChange>
      </w:pPr>
      <w:ins w:id="7454" w:author="nidal saleh" w:date="2025-06-11T14:19:00Z">
        <w:r w:rsidRPr="00CD2EF4">
          <w:rPr>
            <w:sz w:val="32"/>
            <w:szCs w:val="32"/>
            <w:rtl/>
            <w:rPrChange w:id="7455" w:author="nidal saleh" w:date="2025-06-14T11:52:00Z">
              <w:rPr>
                <w:rtl/>
              </w:rPr>
            </w:rPrChange>
          </w:rPr>
          <w:t>وقد أثبتت نتائج الاختبارات أن النظام يعمل بكفاءة ودقة عالية، مما يجعله أداة فعّالة يمكن استخدامها في سيارات الأفراد، أو من قبل شركات النقل لتقليل مخاطر الحوادث الناتجة عن التشتت</w:t>
        </w:r>
        <w:r w:rsidRPr="00CD2EF4">
          <w:rPr>
            <w:sz w:val="32"/>
            <w:szCs w:val="32"/>
            <w:rPrChange w:id="7456" w:author="nidal saleh" w:date="2025-06-14T11:52:00Z">
              <w:rPr/>
            </w:rPrChange>
          </w:rPr>
          <w:t>.</w:t>
        </w:r>
      </w:ins>
    </w:p>
    <w:p w14:paraId="7CB1270F" w14:textId="6A5D0B7C" w:rsidR="00D9545C" w:rsidRPr="00BA1C4E" w:rsidRDefault="00D9545C">
      <w:pPr>
        <w:pStyle w:val="Heading4"/>
        <w:bidi/>
        <w:rPr>
          <w:ins w:id="7457" w:author="nidal saleh" w:date="2025-06-11T14:07:00Z"/>
          <w:i w:val="0"/>
          <w:iCs w:val="0"/>
          <w:sz w:val="32"/>
          <w:szCs w:val="32"/>
          <w:rPrChange w:id="7458" w:author="nidal saleh" w:date="2025-06-14T12:10:00Z">
            <w:rPr>
              <w:ins w:id="7459" w:author="nidal saleh" w:date="2025-06-11T14:07:00Z"/>
            </w:rPr>
          </w:rPrChange>
        </w:rPr>
        <w:pPrChange w:id="7460" w:author="nidal saleh" w:date="2025-06-11T14:07:00Z">
          <w:pPr>
            <w:pStyle w:val="Heading4"/>
          </w:pPr>
        </w:pPrChange>
      </w:pPr>
      <w:ins w:id="7461" w:author="nidal saleh" w:date="2025-06-11T14:07:00Z">
        <w:r w:rsidRPr="00BA1C4E">
          <w:rPr>
            <w:i w:val="0"/>
            <w:iCs w:val="0"/>
            <w:sz w:val="32"/>
            <w:szCs w:val="32"/>
            <w:rPrChange w:id="7462" w:author="nidal saleh" w:date="2025-06-14T12:10:00Z">
              <w:rPr/>
            </w:rPrChange>
          </w:rPr>
          <w:t xml:space="preserve">8.2 </w:t>
        </w:r>
      </w:ins>
      <w:ins w:id="7463" w:author="nidal saleh" w:date="2025-06-11T14:17:00Z">
        <w:r w:rsidR="00496186" w:rsidRPr="00BA1C4E">
          <w:rPr>
            <w:i w:val="0"/>
            <w:iCs w:val="0"/>
            <w:sz w:val="32"/>
            <w:szCs w:val="32"/>
            <w:rtl/>
            <w:rPrChange w:id="7464" w:author="nidal saleh" w:date="2025-06-14T12:10:00Z">
              <w:rPr>
                <w:rtl/>
              </w:rPr>
            </w:rPrChange>
          </w:rPr>
          <w:t xml:space="preserve"> </w:t>
        </w:r>
      </w:ins>
      <w:ins w:id="7465" w:author="nidal saleh" w:date="2025-06-11T14:07:00Z">
        <w:r w:rsidRPr="00BA1C4E">
          <w:rPr>
            <w:i w:val="0"/>
            <w:iCs w:val="0"/>
            <w:sz w:val="32"/>
            <w:szCs w:val="32"/>
            <w:rtl/>
            <w:rPrChange w:id="7466" w:author="nidal saleh" w:date="2025-06-14T12:10:00Z">
              <w:rPr>
                <w:rtl/>
              </w:rPr>
            </w:rPrChange>
          </w:rPr>
          <w:t>ما يمكن تحسينه مستقبلًا</w:t>
        </w:r>
      </w:ins>
    </w:p>
    <w:p w14:paraId="33345BF7" w14:textId="77777777" w:rsidR="00D9545C" w:rsidRPr="00CD2EF4" w:rsidRDefault="00D9545C">
      <w:pPr>
        <w:pStyle w:val="NormalWeb"/>
        <w:bidi/>
        <w:rPr>
          <w:ins w:id="7467" w:author="nidal saleh" w:date="2025-06-11T14:07:00Z"/>
          <w:sz w:val="32"/>
          <w:szCs w:val="32"/>
          <w:rPrChange w:id="7468" w:author="nidal saleh" w:date="2025-06-14T11:52:00Z">
            <w:rPr>
              <w:ins w:id="7469" w:author="nidal saleh" w:date="2025-06-11T14:07:00Z"/>
            </w:rPr>
          </w:rPrChange>
        </w:rPr>
        <w:pPrChange w:id="7470" w:author="nidal saleh" w:date="2025-06-11T14:07:00Z">
          <w:pPr>
            <w:pStyle w:val="NormalWeb"/>
          </w:pPr>
        </w:pPrChange>
      </w:pPr>
      <w:ins w:id="7471" w:author="nidal saleh" w:date="2025-06-11T14:07:00Z">
        <w:r w:rsidRPr="00CD2EF4">
          <w:rPr>
            <w:sz w:val="32"/>
            <w:szCs w:val="32"/>
            <w:rtl/>
            <w:rPrChange w:id="7472" w:author="nidal saleh" w:date="2025-06-14T11:52:00Z">
              <w:rPr>
                <w:rtl/>
              </w:rPr>
            </w:rPrChange>
          </w:rPr>
          <w:t>على الرغم من نجاح المشروع، هناك مجالات للتحسين</w:t>
        </w:r>
        <w:r w:rsidRPr="00CD2EF4">
          <w:rPr>
            <w:sz w:val="32"/>
            <w:szCs w:val="32"/>
            <w:rPrChange w:id="7473" w:author="nidal saleh" w:date="2025-06-14T11:52:00Z">
              <w:rPr/>
            </w:rPrChange>
          </w:rPr>
          <w:t>:</w:t>
        </w:r>
      </w:ins>
    </w:p>
    <w:p w14:paraId="7AB8F3C2" w14:textId="77777777" w:rsidR="00D9545C" w:rsidRPr="00CD2EF4" w:rsidRDefault="00D9545C">
      <w:pPr>
        <w:numPr>
          <w:ilvl w:val="0"/>
          <w:numId w:val="63"/>
        </w:numPr>
        <w:bidi/>
        <w:spacing w:before="100" w:beforeAutospacing="1" w:after="100" w:afterAutospacing="1" w:line="240" w:lineRule="auto"/>
        <w:rPr>
          <w:ins w:id="7474" w:author="nidal saleh" w:date="2025-06-11T14:07:00Z"/>
          <w:sz w:val="32"/>
          <w:szCs w:val="32"/>
          <w:rPrChange w:id="7475" w:author="nidal saleh" w:date="2025-06-14T11:52:00Z">
            <w:rPr>
              <w:ins w:id="7476" w:author="nidal saleh" w:date="2025-06-11T14:07:00Z"/>
            </w:rPr>
          </w:rPrChange>
        </w:rPr>
        <w:pPrChange w:id="7477" w:author="nidal saleh" w:date="2025-06-11T14:07:00Z">
          <w:pPr>
            <w:numPr>
              <w:numId w:val="63"/>
            </w:numPr>
            <w:tabs>
              <w:tab w:val="num" w:pos="720"/>
            </w:tabs>
            <w:spacing w:before="100" w:beforeAutospacing="1" w:after="100" w:afterAutospacing="1" w:line="240" w:lineRule="auto"/>
            <w:ind w:left="720" w:hanging="360"/>
          </w:pPr>
        </w:pPrChange>
      </w:pPr>
      <w:ins w:id="7478" w:author="nidal saleh" w:date="2025-06-11T14:07:00Z">
        <w:r w:rsidRPr="00CD2EF4">
          <w:rPr>
            <w:rStyle w:val="Strong"/>
            <w:sz w:val="32"/>
            <w:szCs w:val="32"/>
            <w:rtl/>
            <w:rPrChange w:id="7479" w:author="nidal saleh" w:date="2025-06-14T11:52:00Z">
              <w:rPr>
                <w:rStyle w:val="Strong"/>
                <w:rtl/>
              </w:rPr>
            </w:rPrChange>
          </w:rPr>
          <w:t>تحسين الأداء في ظروف الإضاءة المنخفضة</w:t>
        </w:r>
        <w:r w:rsidRPr="00CD2EF4">
          <w:rPr>
            <w:sz w:val="32"/>
            <w:szCs w:val="32"/>
            <w:rPrChange w:id="7480" w:author="nidal saleh" w:date="2025-06-14T11:52:00Z">
              <w:rPr/>
            </w:rPrChange>
          </w:rPr>
          <w:t xml:space="preserve">: </w:t>
        </w:r>
        <w:r w:rsidRPr="00CD2EF4">
          <w:rPr>
            <w:sz w:val="32"/>
            <w:szCs w:val="32"/>
            <w:rtl/>
            <w:rPrChange w:id="7481" w:author="nidal saleh" w:date="2025-06-14T11:52:00Z">
              <w:rPr>
                <w:rtl/>
              </w:rPr>
            </w:rPrChange>
          </w:rPr>
          <w:t>دقة النظام انخفضت قليلًا في الإضاءة السيئة. يمكن استخدام تقنيات التعلم العميق أو تحسينات إضافية في معالجة الصور لتعزيز الأداء</w:t>
        </w:r>
        <w:r w:rsidRPr="00CD2EF4">
          <w:rPr>
            <w:sz w:val="32"/>
            <w:szCs w:val="32"/>
            <w:rPrChange w:id="7482" w:author="nidal saleh" w:date="2025-06-14T11:52:00Z">
              <w:rPr/>
            </w:rPrChange>
          </w:rPr>
          <w:t>.</w:t>
        </w:r>
      </w:ins>
    </w:p>
    <w:p w14:paraId="6D03CB28" w14:textId="0D64B502" w:rsidR="00D9545C" w:rsidRPr="00CD2EF4" w:rsidRDefault="00D9545C">
      <w:pPr>
        <w:numPr>
          <w:ilvl w:val="0"/>
          <w:numId w:val="63"/>
        </w:numPr>
        <w:bidi/>
        <w:spacing w:before="100" w:beforeAutospacing="1" w:after="100" w:afterAutospacing="1" w:line="240" w:lineRule="auto"/>
        <w:rPr>
          <w:ins w:id="7483" w:author="nidal saleh" w:date="2025-06-11T14:07:00Z"/>
          <w:sz w:val="32"/>
          <w:szCs w:val="32"/>
          <w:rPrChange w:id="7484" w:author="nidal saleh" w:date="2025-06-14T11:52:00Z">
            <w:rPr>
              <w:ins w:id="7485" w:author="nidal saleh" w:date="2025-06-11T14:07:00Z"/>
            </w:rPr>
          </w:rPrChange>
        </w:rPr>
        <w:pPrChange w:id="7486" w:author="nidal saleh" w:date="2025-06-11T14:07:00Z">
          <w:pPr>
            <w:numPr>
              <w:numId w:val="63"/>
            </w:numPr>
            <w:tabs>
              <w:tab w:val="num" w:pos="720"/>
            </w:tabs>
            <w:spacing w:before="100" w:beforeAutospacing="1" w:after="100" w:afterAutospacing="1" w:line="240" w:lineRule="auto"/>
            <w:ind w:left="720" w:hanging="360"/>
          </w:pPr>
        </w:pPrChange>
      </w:pPr>
      <w:ins w:id="7487" w:author="nidal saleh" w:date="2025-06-11T14:07:00Z">
        <w:r w:rsidRPr="00CD2EF4">
          <w:rPr>
            <w:rStyle w:val="Strong"/>
            <w:sz w:val="32"/>
            <w:szCs w:val="32"/>
            <w:rtl/>
            <w:rPrChange w:id="7488" w:author="nidal saleh" w:date="2025-06-14T11:52:00Z">
              <w:rPr>
                <w:rStyle w:val="Strong"/>
                <w:rtl/>
              </w:rPr>
            </w:rPrChange>
          </w:rPr>
          <w:t>ضبط ديناميكي للحدود</w:t>
        </w:r>
        <w:r w:rsidRPr="00CD2EF4">
          <w:rPr>
            <w:sz w:val="32"/>
            <w:szCs w:val="32"/>
            <w:rPrChange w:id="7489" w:author="nidal saleh" w:date="2025-06-14T11:52:00Z">
              <w:rPr/>
            </w:rPrChange>
          </w:rPr>
          <w:t xml:space="preserve">: </w:t>
        </w:r>
        <w:r w:rsidRPr="00CD2EF4">
          <w:rPr>
            <w:sz w:val="32"/>
            <w:szCs w:val="32"/>
            <w:rtl/>
            <w:rPrChange w:id="7490" w:author="nidal saleh" w:date="2025-06-14T11:52:00Z">
              <w:rPr>
                <w:rtl/>
              </w:rPr>
            </w:rPrChange>
          </w:rPr>
          <w:t>تطوير النظام لضبط حدود التشتت</w:t>
        </w:r>
        <w:r w:rsidRPr="00CD2EF4">
          <w:rPr>
            <w:sz w:val="32"/>
            <w:szCs w:val="32"/>
            <w:rPrChange w:id="7491" w:author="nidal saleh" w:date="2025-06-14T11:52:00Z">
              <w:rPr/>
            </w:rPrChange>
          </w:rPr>
          <w:t xml:space="preserve"> </w:t>
        </w:r>
      </w:ins>
      <w:ins w:id="7492" w:author="nidal saleh" w:date="2025-06-13T22:25:00Z">
        <w:r w:rsidR="004C1962" w:rsidRPr="00CD2EF4">
          <w:rPr>
            <w:sz w:val="32"/>
            <w:szCs w:val="32"/>
            <w:rPrChange w:id="7493" w:author="nidal saleh" w:date="2025-06-14T11:52:00Z">
              <w:rPr/>
            </w:rPrChange>
          </w:rPr>
          <w:t>)</w:t>
        </w:r>
      </w:ins>
      <w:ins w:id="7494" w:author="nidal saleh" w:date="2025-06-11T14:07:00Z">
        <w:r w:rsidRPr="00CD2EF4">
          <w:rPr>
            <w:sz w:val="32"/>
            <w:szCs w:val="32"/>
            <w:rtl/>
            <w:rPrChange w:id="7495" w:author="nidal saleh" w:date="2025-06-14T11:52:00Z">
              <w:rPr>
                <w:rtl/>
              </w:rPr>
            </w:rPrChange>
          </w:rPr>
          <w:t>مثل</w:t>
        </w:r>
        <w:r w:rsidRPr="00CD2EF4">
          <w:rPr>
            <w:sz w:val="32"/>
            <w:szCs w:val="32"/>
            <w:rPrChange w:id="7496" w:author="nidal saleh" w:date="2025-06-14T11:52:00Z">
              <w:rPr/>
            </w:rPrChange>
          </w:rPr>
          <w:t xml:space="preserve"> EAR </w:t>
        </w:r>
        <w:r w:rsidRPr="00CD2EF4">
          <w:rPr>
            <w:sz w:val="32"/>
            <w:szCs w:val="32"/>
            <w:rtl/>
            <w:rPrChange w:id="7497" w:author="nidal saleh" w:date="2025-06-14T11:52:00Z">
              <w:rPr>
                <w:rtl/>
              </w:rPr>
            </w:rPrChange>
          </w:rPr>
          <w:t>و</w:t>
        </w:r>
      </w:ins>
      <w:ins w:id="7498" w:author="nidal saleh" w:date="2025-06-13T22:25:00Z">
        <w:r w:rsidR="004C1962" w:rsidRPr="00CD2EF4">
          <w:rPr>
            <w:sz w:val="32"/>
            <w:szCs w:val="32"/>
            <w:rPrChange w:id="7499" w:author="nidal saleh" w:date="2025-06-14T11:52:00Z">
              <w:rPr/>
            </w:rPrChange>
          </w:rPr>
          <w:t xml:space="preserve"> (</w:t>
        </w:r>
      </w:ins>
      <w:ins w:id="7500" w:author="nidal saleh" w:date="2025-06-11T14:07:00Z">
        <w:r w:rsidRPr="00CD2EF4">
          <w:rPr>
            <w:sz w:val="32"/>
            <w:szCs w:val="32"/>
            <w:rPrChange w:id="7501" w:author="nidal saleh" w:date="2025-06-14T11:52:00Z">
              <w:rPr/>
            </w:rPrChange>
          </w:rPr>
          <w:t xml:space="preserve">MAR </w:t>
        </w:r>
        <w:r w:rsidRPr="00CD2EF4">
          <w:rPr>
            <w:sz w:val="32"/>
            <w:szCs w:val="32"/>
            <w:rtl/>
            <w:rPrChange w:id="7502" w:author="nidal saleh" w:date="2025-06-14T11:52:00Z">
              <w:rPr>
                <w:rtl/>
              </w:rPr>
            </w:rPrChange>
          </w:rPr>
          <w:t>تلقائيًا بناءً على خصائص السائق (مثل حجم العين أو شكل الوجه) لتقليل الأخطاء</w:t>
        </w:r>
        <w:r w:rsidRPr="00CD2EF4">
          <w:rPr>
            <w:sz w:val="32"/>
            <w:szCs w:val="32"/>
            <w:rPrChange w:id="7503" w:author="nidal saleh" w:date="2025-06-14T11:52:00Z">
              <w:rPr/>
            </w:rPrChange>
          </w:rPr>
          <w:t>.</w:t>
        </w:r>
      </w:ins>
    </w:p>
    <w:p w14:paraId="4595BDA9" w14:textId="274442A0" w:rsidR="00D9545C" w:rsidRPr="00CD2EF4" w:rsidRDefault="00D9545C">
      <w:pPr>
        <w:numPr>
          <w:ilvl w:val="0"/>
          <w:numId w:val="63"/>
        </w:numPr>
        <w:bidi/>
        <w:spacing w:before="100" w:beforeAutospacing="1" w:after="100" w:afterAutospacing="1" w:line="240" w:lineRule="auto"/>
        <w:rPr>
          <w:ins w:id="7504" w:author="nidal saleh" w:date="2025-06-11T14:07:00Z"/>
          <w:sz w:val="32"/>
          <w:szCs w:val="32"/>
          <w:rPrChange w:id="7505" w:author="nidal saleh" w:date="2025-06-14T11:52:00Z">
            <w:rPr>
              <w:ins w:id="7506" w:author="nidal saleh" w:date="2025-06-11T14:07:00Z"/>
            </w:rPr>
          </w:rPrChange>
        </w:rPr>
        <w:pPrChange w:id="7507" w:author="nidal saleh" w:date="2025-06-11T14:07:00Z">
          <w:pPr>
            <w:numPr>
              <w:numId w:val="63"/>
            </w:numPr>
            <w:tabs>
              <w:tab w:val="num" w:pos="720"/>
            </w:tabs>
            <w:spacing w:before="100" w:beforeAutospacing="1" w:after="100" w:afterAutospacing="1" w:line="240" w:lineRule="auto"/>
            <w:ind w:left="720" w:hanging="360"/>
          </w:pPr>
        </w:pPrChange>
      </w:pPr>
      <w:ins w:id="7508" w:author="nidal saleh" w:date="2025-06-11T14:07:00Z">
        <w:r w:rsidRPr="00CD2EF4">
          <w:rPr>
            <w:rStyle w:val="Strong"/>
            <w:sz w:val="32"/>
            <w:szCs w:val="32"/>
            <w:rtl/>
            <w:rPrChange w:id="7509" w:author="nidal saleh" w:date="2025-06-14T11:52:00Z">
              <w:rPr>
                <w:rStyle w:val="Strong"/>
                <w:rtl/>
              </w:rPr>
            </w:rPrChange>
          </w:rPr>
          <w:t>تعزيز الخصوصية</w:t>
        </w:r>
        <w:r w:rsidRPr="00CD2EF4">
          <w:rPr>
            <w:sz w:val="32"/>
            <w:szCs w:val="32"/>
            <w:rPrChange w:id="7510" w:author="nidal saleh" w:date="2025-06-14T11:52:00Z">
              <w:rPr/>
            </w:rPrChange>
          </w:rPr>
          <w:t xml:space="preserve">: </w:t>
        </w:r>
        <w:r w:rsidRPr="00CD2EF4">
          <w:rPr>
            <w:sz w:val="32"/>
            <w:szCs w:val="32"/>
            <w:rtl/>
            <w:rPrChange w:id="7511" w:author="nidal saleh" w:date="2025-06-14T11:52:00Z">
              <w:rPr>
                <w:rtl/>
              </w:rPr>
            </w:rPrChange>
          </w:rPr>
          <w:t>إضافة تشفير قوي للبيانات المخزنة وإعدادات موافقة المستخدم لتسجيل الفيديو</w:t>
        </w:r>
      </w:ins>
      <w:ins w:id="7512" w:author="nidal saleh" w:date="2025-06-13T22:25:00Z">
        <w:r w:rsidR="004C1962" w:rsidRPr="00CD2EF4">
          <w:rPr>
            <w:sz w:val="32"/>
            <w:szCs w:val="32"/>
            <w:rtl/>
            <w:rPrChange w:id="7513" w:author="nidal saleh" w:date="2025-06-14T11:52:00Z">
              <w:rPr>
                <w:rtl/>
              </w:rPr>
            </w:rPrChange>
          </w:rPr>
          <w:t>.</w:t>
        </w:r>
      </w:ins>
    </w:p>
    <w:p w14:paraId="1C99C740" w14:textId="77777777" w:rsidR="00D9545C" w:rsidRPr="00CD2EF4" w:rsidRDefault="00D9545C">
      <w:pPr>
        <w:numPr>
          <w:ilvl w:val="0"/>
          <w:numId w:val="63"/>
        </w:numPr>
        <w:bidi/>
        <w:spacing w:before="100" w:beforeAutospacing="1" w:after="100" w:afterAutospacing="1" w:line="240" w:lineRule="auto"/>
        <w:rPr>
          <w:ins w:id="7514" w:author="nidal saleh" w:date="2025-06-11T14:07:00Z"/>
          <w:sz w:val="32"/>
          <w:szCs w:val="32"/>
          <w:rPrChange w:id="7515" w:author="nidal saleh" w:date="2025-06-14T11:52:00Z">
            <w:rPr>
              <w:ins w:id="7516" w:author="nidal saleh" w:date="2025-06-11T14:07:00Z"/>
            </w:rPr>
          </w:rPrChange>
        </w:rPr>
        <w:pPrChange w:id="7517" w:author="nidal saleh" w:date="2025-06-11T14:07:00Z">
          <w:pPr>
            <w:numPr>
              <w:numId w:val="63"/>
            </w:numPr>
            <w:tabs>
              <w:tab w:val="num" w:pos="720"/>
            </w:tabs>
            <w:spacing w:before="100" w:beforeAutospacing="1" w:after="100" w:afterAutospacing="1" w:line="240" w:lineRule="auto"/>
            <w:ind w:left="720" w:hanging="360"/>
          </w:pPr>
        </w:pPrChange>
      </w:pPr>
      <w:ins w:id="7518" w:author="nidal saleh" w:date="2025-06-11T14:07:00Z">
        <w:r w:rsidRPr="00CD2EF4">
          <w:rPr>
            <w:rStyle w:val="Strong"/>
            <w:sz w:val="32"/>
            <w:szCs w:val="32"/>
            <w:rtl/>
            <w:rPrChange w:id="7519" w:author="nidal saleh" w:date="2025-06-14T11:52:00Z">
              <w:rPr>
                <w:rStyle w:val="Strong"/>
                <w:rtl/>
              </w:rPr>
            </w:rPrChange>
          </w:rPr>
          <w:t>تحسين استقرار الإشعارات</w:t>
        </w:r>
        <w:r w:rsidRPr="00CD2EF4">
          <w:rPr>
            <w:sz w:val="32"/>
            <w:szCs w:val="32"/>
            <w:rPrChange w:id="7520" w:author="nidal saleh" w:date="2025-06-14T11:52:00Z">
              <w:rPr/>
            </w:rPrChange>
          </w:rPr>
          <w:t xml:space="preserve">: </w:t>
        </w:r>
        <w:r w:rsidRPr="00CD2EF4">
          <w:rPr>
            <w:sz w:val="32"/>
            <w:szCs w:val="32"/>
            <w:rtl/>
            <w:rPrChange w:id="7521" w:author="nidal saleh" w:date="2025-06-14T11:52:00Z">
              <w:rPr>
                <w:rtl/>
              </w:rPr>
            </w:rPrChange>
          </w:rPr>
          <w:t xml:space="preserve">تقليل تأخير إرسال الإشعارات عبر </w:t>
        </w:r>
        <w:proofErr w:type="spellStart"/>
        <w:r w:rsidRPr="00CD2EF4">
          <w:rPr>
            <w:sz w:val="32"/>
            <w:szCs w:val="32"/>
            <w:rtl/>
            <w:rPrChange w:id="7522" w:author="nidal saleh" w:date="2025-06-14T11:52:00Z">
              <w:rPr>
                <w:rtl/>
              </w:rPr>
            </w:rPrChange>
          </w:rPr>
          <w:t>تيليجرام</w:t>
        </w:r>
        <w:proofErr w:type="spellEnd"/>
        <w:r w:rsidRPr="00CD2EF4">
          <w:rPr>
            <w:sz w:val="32"/>
            <w:szCs w:val="32"/>
            <w:rtl/>
            <w:rPrChange w:id="7523" w:author="nidal saleh" w:date="2025-06-14T11:52:00Z">
              <w:rPr>
                <w:rtl/>
              </w:rPr>
            </w:rPrChange>
          </w:rPr>
          <w:t xml:space="preserve"> من خلال تحسين إدارة الاتصال بالإنترنت أو دعم قنوات إضافية (مثل واتساب)</w:t>
        </w:r>
        <w:r w:rsidRPr="00CD2EF4">
          <w:rPr>
            <w:sz w:val="32"/>
            <w:szCs w:val="32"/>
            <w:rPrChange w:id="7524" w:author="nidal saleh" w:date="2025-06-14T11:52:00Z">
              <w:rPr/>
            </w:rPrChange>
          </w:rPr>
          <w:t>.</w:t>
        </w:r>
      </w:ins>
    </w:p>
    <w:p w14:paraId="527DA755" w14:textId="56AF33DE" w:rsidR="00D9545C" w:rsidRPr="00BA1C4E" w:rsidRDefault="00496186">
      <w:pPr>
        <w:pStyle w:val="Heading4"/>
        <w:bidi/>
        <w:rPr>
          <w:ins w:id="7525" w:author="nidal saleh" w:date="2025-06-11T14:07:00Z"/>
          <w:sz w:val="32"/>
          <w:szCs w:val="32"/>
          <w:rPrChange w:id="7526" w:author="nidal saleh" w:date="2025-06-14T12:10:00Z">
            <w:rPr>
              <w:ins w:id="7527" w:author="nidal saleh" w:date="2025-06-11T14:07:00Z"/>
            </w:rPr>
          </w:rPrChange>
        </w:rPr>
        <w:pPrChange w:id="7528" w:author="nidal saleh" w:date="2025-06-11T14:07:00Z">
          <w:pPr>
            <w:pStyle w:val="Heading4"/>
          </w:pPr>
        </w:pPrChange>
      </w:pPr>
      <w:ins w:id="7529" w:author="nidal saleh" w:date="2025-06-11T14:17:00Z">
        <w:r w:rsidRPr="00BA1C4E">
          <w:rPr>
            <w:sz w:val="32"/>
            <w:szCs w:val="32"/>
            <w:rPrChange w:id="7530" w:author="nidal saleh" w:date="2025-06-14T12:10:00Z">
              <w:rPr/>
            </w:rPrChange>
          </w:rPr>
          <w:t xml:space="preserve"> </w:t>
        </w:r>
      </w:ins>
      <w:ins w:id="7531" w:author="nidal saleh" w:date="2025-06-11T14:07:00Z">
        <w:r w:rsidR="00D9545C" w:rsidRPr="00BA1C4E">
          <w:rPr>
            <w:sz w:val="32"/>
            <w:szCs w:val="32"/>
            <w:rPrChange w:id="7532" w:author="nidal saleh" w:date="2025-06-14T12:10:00Z">
              <w:rPr/>
            </w:rPrChange>
          </w:rPr>
          <w:t xml:space="preserve">8.3 </w:t>
        </w:r>
        <w:r w:rsidR="00D9545C" w:rsidRPr="00BA1C4E">
          <w:rPr>
            <w:sz w:val="32"/>
            <w:szCs w:val="32"/>
            <w:rtl/>
            <w:rPrChange w:id="7533" w:author="nidal saleh" w:date="2025-06-14T12:10:00Z">
              <w:rPr>
                <w:rtl/>
              </w:rPr>
            </w:rPrChange>
          </w:rPr>
          <w:t>اقتراحات لأعمال مستقبلية</w:t>
        </w:r>
      </w:ins>
    </w:p>
    <w:p w14:paraId="398953DA" w14:textId="77777777" w:rsidR="00D9545C" w:rsidRPr="00CD2EF4" w:rsidRDefault="00D9545C">
      <w:pPr>
        <w:pStyle w:val="NormalWeb"/>
        <w:bidi/>
        <w:rPr>
          <w:ins w:id="7534" w:author="nidal saleh" w:date="2025-06-11T14:07:00Z"/>
          <w:sz w:val="32"/>
          <w:szCs w:val="32"/>
          <w:rPrChange w:id="7535" w:author="nidal saleh" w:date="2025-06-14T11:52:00Z">
            <w:rPr>
              <w:ins w:id="7536" w:author="nidal saleh" w:date="2025-06-11T14:07:00Z"/>
            </w:rPr>
          </w:rPrChange>
        </w:rPr>
        <w:pPrChange w:id="7537" w:author="nidal saleh" w:date="2025-06-11T14:07:00Z">
          <w:pPr>
            <w:pStyle w:val="NormalWeb"/>
          </w:pPr>
        </w:pPrChange>
      </w:pPr>
      <w:ins w:id="7538" w:author="nidal saleh" w:date="2025-06-11T14:07:00Z">
        <w:r w:rsidRPr="00CD2EF4">
          <w:rPr>
            <w:sz w:val="32"/>
            <w:szCs w:val="32"/>
            <w:rtl/>
            <w:rPrChange w:id="7539" w:author="nidal saleh" w:date="2025-06-14T11:52:00Z">
              <w:rPr>
                <w:rtl/>
              </w:rPr>
            </w:rPrChange>
          </w:rPr>
          <w:t>بناءً على النتائج والتحديات، يمكن اقتراح الأعمال المستقبلية التالية</w:t>
        </w:r>
        <w:r w:rsidRPr="00CD2EF4">
          <w:rPr>
            <w:sz w:val="32"/>
            <w:szCs w:val="32"/>
            <w:rPrChange w:id="7540" w:author="nidal saleh" w:date="2025-06-14T11:52:00Z">
              <w:rPr/>
            </w:rPrChange>
          </w:rPr>
          <w:t>:</w:t>
        </w:r>
      </w:ins>
    </w:p>
    <w:p w14:paraId="6462A238" w14:textId="16CF5A8D" w:rsidR="00D9545C" w:rsidRPr="00CD2EF4" w:rsidRDefault="00D9545C">
      <w:pPr>
        <w:numPr>
          <w:ilvl w:val="0"/>
          <w:numId w:val="64"/>
        </w:numPr>
        <w:bidi/>
        <w:spacing w:before="100" w:beforeAutospacing="1" w:after="100" w:afterAutospacing="1" w:line="240" w:lineRule="auto"/>
        <w:rPr>
          <w:ins w:id="7541" w:author="nidal saleh" w:date="2025-06-11T14:07:00Z"/>
          <w:sz w:val="32"/>
          <w:szCs w:val="32"/>
          <w:rPrChange w:id="7542" w:author="nidal saleh" w:date="2025-06-14T11:52:00Z">
            <w:rPr>
              <w:ins w:id="7543" w:author="nidal saleh" w:date="2025-06-11T14:07:00Z"/>
            </w:rPr>
          </w:rPrChange>
        </w:rPr>
        <w:pPrChange w:id="7544" w:author="nidal saleh" w:date="2025-06-11T14:07:00Z">
          <w:pPr>
            <w:numPr>
              <w:numId w:val="64"/>
            </w:numPr>
            <w:tabs>
              <w:tab w:val="num" w:pos="720"/>
            </w:tabs>
            <w:spacing w:before="100" w:beforeAutospacing="1" w:after="100" w:afterAutospacing="1" w:line="240" w:lineRule="auto"/>
            <w:ind w:left="720" w:hanging="360"/>
          </w:pPr>
        </w:pPrChange>
      </w:pPr>
      <w:ins w:id="7545" w:author="nidal saleh" w:date="2025-06-11T14:07:00Z">
        <w:r w:rsidRPr="00CD2EF4">
          <w:rPr>
            <w:rStyle w:val="Strong"/>
            <w:sz w:val="32"/>
            <w:szCs w:val="32"/>
            <w:rtl/>
            <w:rPrChange w:id="7546" w:author="nidal saleh" w:date="2025-06-14T11:52:00Z">
              <w:rPr>
                <w:rStyle w:val="Strong"/>
                <w:rtl/>
              </w:rPr>
            </w:rPrChange>
          </w:rPr>
          <w:t>دمج التعلم العميق</w:t>
        </w:r>
        <w:r w:rsidRPr="00CD2EF4">
          <w:rPr>
            <w:sz w:val="32"/>
            <w:szCs w:val="32"/>
            <w:rPrChange w:id="7547" w:author="nidal saleh" w:date="2025-06-14T11:52:00Z">
              <w:rPr/>
            </w:rPrChange>
          </w:rPr>
          <w:t xml:space="preserve">: </w:t>
        </w:r>
        <w:r w:rsidRPr="00CD2EF4">
          <w:rPr>
            <w:sz w:val="32"/>
            <w:szCs w:val="32"/>
            <w:rtl/>
            <w:rPrChange w:id="7548" w:author="nidal saleh" w:date="2025-06-14T11:52:00Z">
              <w:rPr>
                <w:rtl/>
              </w:rPr>
            </w:rPrChange>
          </w:rPr>
          <w:t>استخدام نماذج التعلم العميق</w:t>
        </w:r>
        <w:r w:rsidRPr="00CD2EF4">
          <w:rPr>
            <w:sz w:val="32"/>
            <w:szCs w:val="32"/>
            <w:rPrChange w:id="7549" w:author="nidal saleh" w:date="2025-06-14T11:52:00Z">
              <w:rPr/>
            </w:rPrChange>
          </w:rPr>
          <w:t xml:space="preserve"> </w:t>
        </w:r>
      </w:ins>
      <w:ins w:id="7550" w:author="nidal saleh" w:date="2025-06-13T22:26:00Z">
        <w:r w:rsidR="00D94705" w:rsidRPr="00CD2EF4">
          <w:rPr>
            <w:sz w:val="32"/>
            <w:szCs w:val="32"/>
            <w:rPrChange w:id="7551" w:author="nidal saleh" w:date="2025-06-14T11:52:00Z">
              <w:rPr/>
            </w:rPrChange>
          </w:rPr>
          <w:t>)</w:t>
        </w:r>
      </w:ins>
      <w:ins w:id="7552" w:author="nidal saleh" w:date="2025-06-11T14:07:00Z">
        <w:r w:rsidRPr="00CD2EF4">
          <w:rPr>
            <w:sz w:val="32"/>
            <w:szCs w:val="32"/>
            <w:rtl/>
            <w:rPrChange w:id="7553" w:author="nidal saleh" w:date="2025-06-14T11:52:00Z">
              <w:rPr>
                <w:rtl/>
              </w:rPr>
            </w:rPrChange>
          </w:rPr>
          <w:t>مثل</w:t>
        </w:r>
        <w:r w:rsidRPr="00CD2EF4">
          <w:rPr>
            <w:sz w:val="32"/>
            <w:szCs w:val="32"/>
            <w:rPrChange w:id="7554" w:author="nidal saleh" w:date="2025-06-14T11:52:00Z">
              <w:rPr/>
            </w:rPrChange>
          </w:rPr>
          <w:t xml:space="preserve"> TensorFlow </w:t>
        </w:r>
        <w:r w:rsidRPr="00CD2EF4">
          <w:rPr>
            <w:sz w:val="32"/>
            <w:szCs w:val="32"/>
            <w:rtl/>
            <w:rPrChange w:id="7555" w:author="nidal saleh" w:date="2025-06-14T11:52:00Z">
              <w:rPr>
                <w:rtl/>
              </w:rPr>
            </w:rPrChange>
          </w:rPr>
          <w:t>أو</w:t>
        </w:r>
        <w:r w:rsidRPr="00CD2EF4">
          <w:rPr>
            <w:sz w:val="32"/>
            <w:szCs w:val="32"/>
            <w:rPrChange w:id="7556" w:author="nidal saleh" w:date="2025-06-14T11:52:00Z">
              <w:rPr/>
            </w:rPrChange>
          </w:rPr>
          <w:t xml:space="preserve"> </w:t>
        </w:r>
      </w:ins>
      <w:ins w:id="7557" w:author="nidal saleh" w:date="2025-06-13T22:26:00Z">
        <w:r w:rsidR="00D94705" w:rsidRPr="00CD2EF4">
          <w:rPr>
            <w:sz w:val="32"/>
            <w:szCs w:val="32"/>
            <w:rPrChange w:id="7558" w:author="nidal saleh" w:date="2025-06-14T11:52:00Z">
              <w:rPr/>
            </w:rPrChange>
          </w:rPr>
          <w:t xml:space="preserve">( </w:t>
        </w:r>
      </w:ins>
      <w:ins w:id="7559" w:author="nidal saleh" w:date="2025-06-11T14:07:00Z">
        <w:r w:rsidRPr="00CD2EF4">
          <w:rPr>
            <w:sz w:val="32"/>
            <w:szCs w:val="32"/>
            <w:rPrChange w:id="7560" w:author="nidal saleh" w:date="2025-06-14T11:52:00Z">
              <w:rPr/>
            </w:rPrChange>
          </w:rPr>
          <w:t xml:space="preserve">YOLO </w:t>
        </w:r>
        <w:r w:rsidRPr="00CD2EF4">
          <w:rPr>
            <w:sz w:val="32"/>
            <w:szCs w:val="32"/>
            <w:rtl/>
            <w:rPrChange w:id="7561" w:author="nidal saleh" w:date="2025-06-14T11:52:00Z">
              <w:rPr>
                <w:rtl/>
              </w:rPr>
            </w:rPrChange>
          </w:rPr>
          <w:t>لتحسين دقة رصد التشتت، خاصة في ظروف الإضاءة الصعبة أو مع السائقين ذوي الخصائص المتنوعة</w:t>
        </w:r>
        <w:r w:rsidRPr="00CD2EF4">
          <w:rPr>
            <w:sz w:val="32"/>
            <w:szCs w:val="32"/>
            <w:rPrChange w:id="7562" w:author="nidal saleh" w:date="2025-06-14T11:52:00Z">
              <w:rPr/>
            </w:rPrChange>
          </w:rPr>
          <w:t>.</w:t>
        </w:r>
      </w:ins>
    </w:p>
    <w:p w14:paraId="36F617E2" w14:textId="77777777" w:rsidR="00D9545C" w:rsidRPr="00CD2EF4" w:rsidRDefault="00D9545C">
      <w:pPr>
        <w:numPr>
          <w:ilvl w:val="0"/>
          <w:numId w:val="64"/>
        </w:numPr>
        <w:bidi/>
        <w:spacing w:before="100" w:beforeAutospacing="1" w:after="100" w:afterAutospacing="1" w:line="240" w:lineRule="auto"/>
        <w:rPr>
          <w:ins w:id="7563" w:author="nidal saleh" w:date="2025-06-11T14:07:00Z"/>
          <w:sz w:val="32"/>
          <w:szCs w:val="32"/>
          <w:rPrChange w:id="7564" w:author="nidal saleh" w:date="2025-06-14T11:52:00Z">
            <w:rPr>
              <w:ins w:id="7565" w:author="nidal saleh" w:date="2025-06-11T14:07:00Z"/>
            </w:rPr>
          </w:rPrChange>
        </w:rPr>
        <w:pPrChange w:id="7566" w:author="nidal saleh" w:date="2025-06-11T14:07:00Z">
          <w:pPr>
            <w:numPr>
              <w:numId w:val="64"/>
            </w:numPr>
            <w:tabs>
              <w:tab w:val="num" w:pos="720"/>
            </w:tabs>
            <w:spacing w:before="100" w:beforeAutospacing="1" w:after="100" w:afterAutospacing="1" w:line="240" w:lineRule="auto"/>
            <w:ind w:left="720" w:hanging="360"/>
          </w:pPr>
        </w:pPrChange>
      </w:pPr>
      <w:ins w:id="7567" w:author="nidal saleh" w:date="2025-06-11T14:07:00Z">
        <w:r w:rsidRPr="00CD2EF4">
          <w:rPr>
            <w:rStyle w:val="Strong"/>
            <w:sz w:val="32"/>
            <w:szCs w:val="32"/>
            <w:rtl/>
            <w:rPrChange w:id="7568" w:author="nidal saleh" w:date="2025-06-14T11:52:00Z">
              <w:rPr>
                <w:rStyle w:val="Strong"/>
                <w:rtl/>
              </w:rPr>
            </w:rPrChange>
          </w:rPr>
          <w:lastRenderedPageBreak/>
          <w:t>تطوير تطبيق جوال</w:t>
        </w:r>
        <w:r w:rsidRPr="00CD2EF4">
          <w:rPr>
            <w:sz w:val="32"/>
            <w:szCs w:val="32"/>
            <w:rPrChange w:id="7569" w:author="nidal saleh" w:date="2025-06-14T11:52:00Z">
              <w:rPr/>
            </w:rPrChange>
          </w:rPr>
          <w:t xml:space="preserve">: </w:t>
        </w:r>
        <w:r w:rsidRPr="00CD2EF4">
          <w:rPr>
            <w:sz w:val="32"/>
            <w:szCs w:val="32"/>
            <w:rtl/>
            <w:rPrChange w:id="7570" w:author="nidal saleh" w:date="2025-06-14T11:52:00Z">
              <w:rPr>
                <w:rtl/>
              </w:rPr>
            </w:rPrChange>
          </w:rPr>
          <w:t>تصميم تطبيق جوال لعرض السجلات والإحصائيات، مع إشعارات مباشرة، لتسهيل الوصول للسائقين ومديري الأساطيل</w:t>
        </w:r>
        <w:r w:rsidRPr="00CD2EF4">
          <w:rPr>
            <w:sz w:val="32"/>
            <w:szCs w:val="32"/>
            <w:rPrChange w:id="7571" w:author="nidal saleh" w:date="2025-06-14T11:52:00Z">
              <w:rPr/>
            </w:rPrChange>
          </w:rPr>
          <w:t>.</w:t>
        </w:r>
      </w:ins>
    </w:p>
    <w:p w14:paraId="19FF1544" w14:textId="77777777" w:rsidR="00D9545C" w:rsidRPr="00CD2EF4" w:rsidRDefault="00D9545C">
      <w:pPr>
        <w:numPr>
          <w:ilvl w:val="0"/>
          <w:numId w:val="64"/>
        </w:numPr>
        <w:bidi/>
        <w:spacing w:before="100" w:beforeAutospacing="1" w:after="100" w:afterAutospacing="1" w:line="240" w:lineRule="auto"/>
        <w:rPr>
          <w:ins w:id="7572" w:author="nidal saleh" w:date="2025-06-11T14:07:00Z"/>
          <w:sz w:val="32"/>
          <w:szCs w:val="32"/>
          <w:rPrChange w:id="7573" w:author="nidal saleh" w:date="2025-06-14T11:52:00Z">
            <w:rPr>
              <w:ins w:id="7574" w:author="nidal saleh" w:date="2025-06-11T14:07:00Z"/>
            </w:rPr>
          </w:rPrChange>
        </w:rPr>
        <w:pPrChange w:id="7575" w:author="nidal saleh" w:date="2025-06-11T14:07:00Z">
          <w:pPr>
            <w:numPr>
              <w:numId w:val="64"/>
            </w:numPr>
            <w:tabs>
              <w:tab w:val="num" w:pos="720"/>
            </w:tabs>
            <w:spacing w:before="100" w:beforeAutospacing="1" w:after="100" w:afterAutospacing="1" w:line="240" w:lineRule="auto"/>
            <w:ind w:left="720" w:hanging="360"/>
          </w:pPr>
        </w:pPrChange>
      </w:pPr>
      <w:ins w:id="7576" w:author="nidal saleh" w:date="2025-06-11T14:07:00Z">
        <w:r w:rsidRPr="00CD2EF4">
          <w:rPr>
            <w:rStyle w:val="Strong"/>
            <w:sz w:val="32"/>
            <w:szCs w:val="32"/>
            <w:rtl/>
            <w:rPrChange w:id="7577" w:author="nidal saleh" w:date="2025-06-14T11:52:00Z">
              <w:rPr>
                <w:rStyle w:val="Strong"/>
                <w:rtl/>
              </w:rPr>
            </w:rPrChange>
          </w:rPr>
          <w:t>إضافة ميزات تحليلية متقدمة</w:t>
        </w:r>
        <w:r w:rsidRPr="00CD2EF4">
          <w:rPr>
            <w:sz w:val="32"/>
            <w:szCs w:val="32"/>
            <w:rPrChange w:id="7578" w:author="nidal saleh" w:date="2025-06-14T11:52:00Z">
              <w:rPr/>
            </w:rPrChange>
          </w:rPr>
          <w:t xml:space="preserve">: </w:t>
        </w:r>
        <w:r w:rsidRPr="00CD2EF4">
          <w:rPr>
            <w:sz w:val="32"/>
            <w:szCs w:val="32"/>
            <w:rtl/>
            <w:rPrChange w:id="7579" w:author="nidal saleh" w:date="2025-06-14T11:52:00Z">
              <w:rPr>
                <w:rtl/>
              </w:rPr>
            </w:rPrChange>
          </w:rPr>
          <w:t>تطوير أدوات تحليل بيانات متقدمة (مثل توقع أنماط التشتت بناءً على البيانات التاريخية) لتقديم توصيات مخصصة لتحسين سلوك القيادة</w:t>
        </w:r>
        <w:r w:rsidRPr="00CD2EF4">
          <w:rPr>
            <w:sz w:val="32"/>
            <w:szCs w:val="32"/>
            <w:rPrChange w:id="7580" w:author="nidal saleh" w:date="2025-06-14T11:52:00Z">
              <w:rPr/>
            </w:rPrChange>
          </w:rPr>
          <w:t>.</w:t>
        </w:r>
      </w:ins>
    </w:p>
    <w:p w14:paraId="416C2BB5" w14:textId="05A0029C" w:rsidR="00D9545C" w:rsidRPr="00CD2EF4" w:rsidRDefault="00D9545C">
      <w:pPr>
        <w:numPr>
          <w:ilvl w:val="0"/>
          <w:numId w:val="64"/>
        </w:numPr>
        <w:bidi/>
        <w:spacing w:before="100" w:beforeAutospacing="1" w:after="100" w:afterAutospacing="1" w:line="240" w:lineRule="auto"/>
        <w:rPr>
          <w:ins w:id="7581" w:author="nidal saleh" w:date="2025-06-11T14:07:00Z"/>
          <w:sz w:val="32"/>
          <w:szCs w:val="32"/>
          <w:rPrChange w:id="7582" w:author="nidal saleh" w:date="2025-06-14T11:52:00Z">
            <w:rPr>
              <w:ins w:id="7583" w:author="nidal saleh" w:date="2025-06-11T14:07:00Z"/>
            </w:rPr>
          </w:rPrChange>
        </w:rPr>
        <w:pPrChange w:id="7584" w:author="nidal saleh" w:date="2025-06-11T14:07:00Z">
          <w:pPr>
            <w:numPr>
              <w:numId w:val="64"/>
            </w:numPr>
            <w:tabs>
              <w:tab w:val="num" w:pos="720"/>
            </w:tabs>
            <w:spacing w:before="100" w:beforeAutospacing="1" w:after="100" w:afterAutospacing="1" w:line="240" w:lineRule="auto"/>
            <w:ind w:left="720" w:hanging="360"/>
          </w:pPr>
        </w:pPrChange>
      </w:pPr>
      <w:ins w:id="7585" w:author="nidal saleh" w:date="2025-06-11T14:07:00Z">
        <w:r w:rsidRPr="00CD2EF4">
          <w:rPr>
            <w:rStyle w:val="Strong"/>
            <w:sz w:val="32"/>
            <w:szCs w:val="32"/>
            <w:rtl/>
            <w:rPrChange w:id="7586" w:author="nidal saleh" w:date="2025-06-14T11:52:00Z">
              <w:rPr>
                <w:rStyle w:val="Strong"/>
                <w:rtl/>
              </w:rPr>
            </w:rPrChange>
          </w:rPr>
          <w:t>توسيع نطاق التشتت</w:t>
        </w:r>
        <w:r w:rsidRPr="00CD2EF4">
          <w:rPr>
            <w:sz w:val="32"/>
            <w:szCs w:val="32"/>
            <w:rPrChange w:id="7587" w:author="nidal saleh" w:date="2025-06-14T11:52:00Z">
              <w:rPr/>
            </w:rPrChange>
          </w:rPr>
          <w:t xml:space="preserve">: </w:t>
        </w:r>
        <w:r w:rsidRPr="00CD2EF4">
          <w:rPr>
            <w:sz w:val="32"/>
            <w:szCs w:val="32"/>
            <w:rtl/>
            <w:rPrChange w:id="7588" w:author="nidal saleh" w:date="2025-06-14T11:52:00Z">
              <w:rPr>
                <w:rtl/>
              </w:rPr>
            </w:rPrChange>
          </w:rPr>
          <w:t>إضافة رصد أنواع تشتت إضافية، لزيادة شمولية النظام</w:t>
        </w:r>
        <w:r w:rsidRPr="00CD2EF4">
          <w:rPr>
            <w:sz w:val="32"/>
            <w:szCs w:val="32"/>
            <w:rPrChange w:id="7589" w:author="nidal saleh" w:date="2025-06-14T11:52:00Z">
              <w:rPr/>
            </w:rPrChange>
          </w:rPr>
          <w:t>.</w:t>
        </w:r>
      </w:ins>
    </w:p>
    <w:p w14:paraId="5B4C2ED5" w14:textId="77777777" w:rsidR="0001206D" w:rsidRPr="005552D4" w:rsidRDefault="0001206D" w:rsidP="0001206D">
      <w:pPr>
        <w:bidi/>
        <w:spacing w:before="100" w:beforeAutospacing="1" w:after="100" w:afterAutospacing="1" w:line="240" w:lineRule="auto"/>
        <w:rPr>
          <w:ins w:id="7590" w:author="nidal saleh" w:date="2025-06-13T20:41:00Z"/>
          <w:rtl/>
        </w:rPr>
      </w:pPr>
    </w:p>
    <w:p w14:paraId="1BC961B2" w14:textId="77777777" w:rsidR="0001206D" w:rsidRDefault="0001206D">
      <w:pPr>
        <w:bidi/>
        <w:spacing w:before="100" w:beforeAutospacing="1" w:after="100" w:afterAutospacing="1" w:line="240" w:lineRule="auto"/>
        <w:rPr>
          <w:ins w:id="7591" w:author="nidal saleh" w:date="2025-06-14T11:52:00Z"/>
          <w:rtl/>
        </w:rPr>
      </w:pPr>
    </w:p>
    <w:p w14:paraId="5065B265" w14:textId="77777777" w:rsidR="00CD2EF4" w:rsidRDefault="00CD2EF4" w:rsidP="00CD2EF4">
      <w:pPr>
        <w:bidi/>
        <w:spacing w:before="100" w:beforeAutospacing="1" w:after="100" w:afterAutospacing="1" w:line="240" w:lineRule="auto"/>
        <w:rPr>
          <w:ins w:id="7592" w:author="nidal saleh" w:date="2025-06-14T11:52:00Z"/>
          <w:rtl/>
        </w:rPr>
      </w:pPr>
    </w:p>
    <w:p w14:paraId="6BDCCB9F" w14:textId="77777777" w:rsidR="00CD2EF4" w:rsidRDefault="00CD2EF4" w:rsidP="00CD2EF4">
      <w:pPr>
        <w:bidi/>
        <w:spacing w:before="100" w:beforeAutospacing="1" w:after="100" w:afterAutospacing="1" w:line="240" w:lineRule="auto"/>
        <w:rPr>
          <w:ins w:id="7593" w:author="nidal saleh" w:date="2025-06-14T11:52:00Z"/>
          <w:rtl/>
        </w:rPr>
      </w:pPr>
    </w:p>
    <w:p w14:paraId="579E779A" w14:textId="77777777" w:rsidR="00CD2EF4" w:rsidRDefault="00CD2EF4" w:rsidP="00CD2EF4">
      <w:pPr>
        <w:bidi/>
        <w:spacing w:before="100" w:beforeAutospacing="1" w:after="100" w:afterAutospacing="1" w:line="240" w:lineRule="auto"/>
        <w:rPr>
          <w:ins w:id="7594" w:author="nidal saleh" w:date="2025-06-14T12:11:00Z"/>
          <w:rtl/>
        </w:rPr>
      </w:pPr>
    </w:p>
    <w:p w14:paraId="0CE9451B" w14:textId="77777777" w:rsidR="00BA1C4E" w:rsidRDefault="00BA1C4E" w:rsidP="00BA1C4E">
      <w:pPr>
        <w:bidi/>
        <w:spacing w:before="100" w:beforeAutospacing="1" w:after="100" w:afterAutospacing="1" w:line="240" w:lineRule="auto"/>
        <w:rPr>
          <w:ins w:id="7595" w:author="nidal saleh" w:date="2025-06-14T12:11:00Z"/>
          <w:rtl/>
        </w:rPr>
      </w:pPr>
    </w:p>
    <w:p w14:paraId="789126E8" w14:textId="77777777" w:rsidR="00BA1C4E" w:rsidRDefault="00BA1C4E" w:rsidP="00BA1C4E">
      <w:pPr>
        <w:bidi/>
        <w:spacing w:before="100" w:beforeAutospacing="1" w:after="100" w:afterAutospacing="1" w:line="240" w:lineRule="auto"/>
        <w:rPr>
          <w:ins w:id="7596" w:author="nidal saleh" w:date="2025-06-14T11:52:00Z"/>
          <w:rtl/>
        </w:rPr>
      </w:pPr>
    </w:p>
    <w:p w14:paraId="25926136" w14:textId="77777777" w:rsidR="00CD2EF4" w:rsidRDefault="00CD2EF4">
      <w:pPr>
        <w:bidi/>
        <w:spacing w:before="100" w:beforeAutospacing="1" w:after="100" w:afterAutospacing="1" w:line="240" w:lineRule="auto"/>
        <w:rPr>
          <w:ins w:id="7597" w:author="nidal saleh" w:date="2025-06-11T14:07:00Z"/>
        </w:rPr>
        <w:pPrChange w:id="7598" w:author="nidal saleh" w:date="2025-06-14T11:52:00Z">
          <w:pPr>
            <w:numPr>
              <w:numId w:val="64"/>
            </w:numPr>
            <w:tabs>
              <w:tab w:val="num" w:pos="720"/>
            </w:tabs>
            <w:spacing w:before="100" w:beforeAutospacing="1" w:after="100" w:afterAutospacing="1" w:line="240" w:lineRule="auto"/>
            <w:ind w:left="720" w:hanging="360"/>
          </w:pPr>
        </w:pPrChange>
      </w:pPr>
    </w:p>
    <w:p w14:paraId="7B3F83B1" w14:textId="1C2AC0C1" w:rsidR="00193841" w:rsidRDefault="00193841" w:rsidP="00193841">
      <w:pPr>
        <w:pStyle w:val="Heading1"/>
        <w:bidi/>
        <w:rPr>
          <w:ins w:id="7599" w:author="nidal saleh" w:date="2025-06-18T09:19:00Z"/>
          <w:b/>
          <w:bCs/>
          <w:sz w:val="36"/>
          <w:szCs w:val="36"/>
          <w:rtl/>
          <w:lang w:bidi="ar-SY"/>
        </w:rPr>
      </w:pPr>
      <w:bookmarkStart w:id="7600" w:name="_Toc201131143"/>
      <w:r w:rsidRPr="00B63E95">
        <w:rPr>
          <w:rStyle w:val="Strong"/>
          <w:sz w:val="36"/>
          <w:szCs w:val="36"/>
          <w:rtl/>
          <w:rPrChange w:id="7601" w:author="nidal saleh" w:date="2025-06-18T09:19:00Z">
            <w:rPr>
              <w:rStyle w:val="Strong"/>
              <w:b w:val="0"/>
              <w:bCs w:val="0"/>
              <w:rtl/>
            </w:rPr>
          </w:rPrChange>
        </w:rPr>
        <w:t>المراجع</w:t>
      </w:r>
      <w:r w:rsidRPr="00B63E95">
        <w:rPr>
          <w:rStyle w:val="Strong"/>
          <w:sz w:val="36"/>
          <w:szCs w:val="36"/>
          <w:rPrChange w:id="7602" w:author="nidal saleh" w:date="2025-06-18T09:19:00Z">
            <w:rPr>
              <w:rStyle w:val="Strong"/>
              <w:b w:val="0"/>
              <w:bCs w:val="0"/>
            </w:rPr>
          </w:rPrChange>
        </w:rPr>
        <w:t xml:space="preserve"> (References / Bibliography)</w:t>
      </w:r>
      <w:bookmarkEnd w:id="7600"/>
    </w:p>
    <w:p w14:paraId="36BD343F" w14:textId="77777777" w:rsidR="00B63E95" w:rsidRPr="00B63E95" w:rsidRDefault="00B63E95">
      <w:pPr>
        <w:bidi/>
        <w:rPr>
          <w:lang w:bidi="ar-SY"/>
          <w:rPrChange w:id="7603" w:author="nidal saleh" w:date="2025-06-18T09:19:00Z">
            <w:rPr/>
          </w:rPrChange>
        </w:rPr>
        <w:pPrChange w:id="7604" w:author="nidal saleh" w:date="2025-06-18T09:19:00Z">
          <w:pPr>
            <w:pStyle w:val="Heading1"/>
            <w:bidi/>
          </w:pPr>
        </w:pPrChange>
      </w:pPr>
    </w:p>
    <w:p w14:paraId="4EA4DD20" w14:textId="5E2E58B3" w:rsidR="006138A8" w:rsidRPr="00CD2EF4" w:rsidRDefault="006138A8">
      <w:pPr>
        <w:bidi/>
        <w:rPr>
          <w:ins w:id="7605" w:author="nidal saleh" w:date="2025-06-14T04:32:00Z"/>
          <w:b/>
          <w:bCs/>
          <w:sz w:val="32"/>
          <w:szCs w:val="32"/>
          <w:rtl/>
          <w:lang w:bidi="ar-SY"/>
          <w:rPrChange w:id="7606" w:author="nidal saleh" w:date="2025-06-14T11:53:00Z">
            <w:rPr>
              <w:ins w:id="7607" w:author="nidal saleh" w:date="2025-06-14T04:32:00Z"/>
              <w:rtl/>
              <w:lang w:bidi="ar-SY"/>
            </w:rPr>
          </w:rPrChange>
        </w:rPr>
        <w:pPrChange w:id="7608" w:author="nidal saleh" w:date="2025-06-14T11:53:00Z">
          <w:pPr>
            <w:pStyle w:val="Heading2"/>
          </w:pPr>
        </w:pPrChange>
      </w:pPr>
      <w:ins w:id="7609" w:author="nidal saleh" w:date="2025-06-14T04:32:00Z">
        <w:r w:rsidRPr="00CD2EF4">
          <w:rPr>
            <w:rFonts w:ascii="Segoe UI Emoji" w:hAnsi="Segoe UI Emoji" w:cs="Segoe UI Emoji"/>
            <w:b/>
            <w:bCs/>
            <w:sz w:val="32"/>
            <w:szCs w:val="32"/>
            <w:rPrChange w:id="7610" w:author="nidal saleh" w:date="2025-06-14T11:53:00Z">
              <w:rPr>
                <w:rFonts w:ascii="Segoe UI Emoji" w:hAnsi="Segoe UI Emoji" w:cs="Segoe UI Emoji"/>
              </w:rPr>
            </w:rPrChange>
          </w:rPr>
          <w:t>📚</w:t>
        </w:r>
        <w:r w:rsidRPr="00CD2EF4">
          <w:rPr>
            <w:b/>
            <w:bCs/>
            <w:sz w:val="32"/>
            <w:szCs w:val="32"/>
            <w:rPrChange w:id="7611" w:author="nidal saleh" w:date="2025-06-14T11:53:00Z">
              <w:rPr/>
            </w:rPrChange>
          </w:rPr>
          <w:t xml:space="preserve"> </w:t>
        </w:r>
        <w:r w:rsidRPr="00CD2EF4">
          <w:rPr>
            <w:b/>
            <w:bCs/>
            <w:sz w:val="32"/>
            <w:szCs w:val="32"/>
            <w:rtl/>
            <w:rPrChange w:id="7612" w:author="nidal saleh" w:date="2025-06-14T11:53:00Z">
              <w:rPr>
                <w:rtl/>
              </w:rPr>
            </w:rPrChange>
          </w:rPr>
          <w:t>المراجع حسب نمط</w:t>
        </w:r>
        <w:r w:rsidRPr="00CD2EF4">
          <w:rPr>
            <w:b/>
            <w:bCs/>
            <w:sz w:val="32"/>
            <w:szCs w:val="32"/>
            <w:rPrChange w:id="7613" w:author="nidal saleh" w:date="2025-06-14T11:53:00Z">
              <w:rPr/>
            </w:rPrChange>
          </w:rPr>
          <w:t xml:space="preserve"> </w:t>
        </w:r>
      </w:ins>
      <w:ins w:id="7614" w:author="nidal saleh" w:date="2025-06-14T11:53:00Z">
        <w:r w:rsidR="00CD2EF4">
          <w:rPr>
            <w:b/>
            <w:bCs/>
            <w:sz w:val="32"/>
            <w:szCs w:val="32"/>
          </w:rPr>
          <w:t>:</w:t>
        </w:r>
      </w:ins>
      <w:ins w:id="7615" w:author="nidal saleh" w:date="2025-06-14T04:32:00Z">
        <w:r w:rsidRPr="00CD2EF4">
          <w:rPr>
            <w:b/>
            <w:bCs/>
            <w:sz w:val="32"/>
            <w:szCs w:val="32"/>
            <w:rPrChange w:id="7616" w:author="nidal saleh" w:date="2025-06-14T11:53:00Z">
              <w:rPr/>
            </w:rPrChange>
          </w:rPr>
          <w:t>APA</w:t>
        </w:r>
      </w:ins>
    </w:p>
    <w:p w14:paraId="047C7F72" w14:textId="3B717A8B" w:rsidR="00D22CD4" w:rsidRPr="00CD2EF4" w:rsidRDefault="00D22CD4">
      <w:pPr>
        <w:bidi/>
        <w:rPr>
          <w:ins w:id="7617" w:author="nidal saleh" w:date="2025-06-14T04:59:00Z"/>
          <w:sz w:val="32"/>
          <w:szCs w:val="32"/>
          <w:lang w:bidi="ar-SY"/>
          <w:rPrChange w:id="7618" w:author="nidal saleh" w:date="2025-06-14T11:52:00Z">
            <w:rPr>
              <w:ins w:id="7619" w:author="nidal saleh" w:date="2025-06-14T04:59:00Z"/>
            </w:rPr>
          </w:rPrChange>
        </w:rPr>
        <w:pPrChange w:id="7620" w:author="nidal saleh" w:date="2025-06-14T04:59:00Z">
          <w:pPr>
            <w:pStyle w:val="Heading2"/>
          </w:pPr>
        </w:pPrChange>
      </w:pPr>
      <w:ins w:id="7621" w:author="nidal saleh" w:date="2025-06-14T04:59:00Z">
        <w:r w:rsidRPr="00CD2EF4">
          <w:rPr>
            <w:rFonts w:ascii="Segoe UI Emoji" w:hAnsi="Segoe UI Emoji" w:cs="Segoe UI Emoji"/>
            <w:sz w:val="32"/>
            <w:szCs w:val="32"/>
            <w:rPrChange w:id="7622" w:author="nidal saleh" w:date="2025-06-14T11:52:00Z">
              <w:rPr>
                <w:rFonts w:ascii="Segoe UI Emoji" w:hAnsi="Segoe UI Emoji" w:cs="Segoe UI Emoji"/>
              </w:rPr>
            </w:rPrChange>
          </w:rPr>
          <w:t>🔗</w:t>
        </w:r>
        <w:r w:rsidRPr="00CD2EF4">
          <w:rPr>
            <w:sz w:val="32"/>
            <w:szCs w:val="32"/>
            <w:rPrChange w:id="7623" w:author="nidal saleh" w:date="2025-06-14T11:52:00Z">
              <w:rPr/>
            </w:rPrChange>
          </w:rPr>
          <w:t xml:space="preserve"> </w:t>
        </w:r>
        <w:r w:rsidRPr="00CD2EF4">
          <w:rPr>
            <w:sz w:val="32"/>
            <w:szCs w:val="32"/>
            <w:rtl/>
            <w:rPrChange w:id="7624" w:author="nidal saleh" w:date="2025-06-14T11:52:00Z">
              <w:rPr>
                <w:rtl/>
              </w:rPr>
            </w:rPrChange>
          </w:rPr>
          <w:t>روابط المشاريع المشابهة</w:t>
        </w:r>
        <w:r w:rsidRPr="00CD2EF4">
          <w:rPr>
            <w:sz w:val="32"/>
            <w:szCs w:val="32"/>
            <w:rPrChange w:id="7625" w:author="nidal saleh" w:date="2025-06-14T11:52:00Z">
              <w:rPr/>
            </w:rPrChange>
          </w:rPr>
          <w:t xml:space="preserve"> </w:t>
        </w:r>
        <w:r w:rsidRPr="00CD2EF4">
          <w:rPr>
            <w:sz w:val="32"/>
            <w:szCs w:val="32"/>
            <w:rPrChange w:id="7626" w:author="nidal saleh" w:date="2025-06-14T11:52:00Z">
              <w:rPr>
                <w:sz w:val="28"/>
                <w:szCs w:val="28"/>
              </w:rPr>
            </w:rPrChange>
          </w:rPr>
          <w:t>:</w:t>
        </w:r>
        <w:r w:rsidRPr="00CD2EF4">
          <w:rPr>
            <w:sz w:val="32"/>
            <w:szCs w:val="32"/>
            <w:rPrChange w:id="7627" w:author="nidal saleh" w:date="2025-06-14T11:52:00Z">
              <w:rPr/>
            </w:rPrChange>
          </w:rPr>
          <w:t>(APA Format)</w:t>
        </w:r>
      </w:ins>
    </w:p>
    <w:p w14:paraId="3731FC9A" w14:textId="203536BB" w:rsidR="00D22CD4" w:rsidRPr="00CD2EF4" w:rsidRDefault="00D22CD4">
      <w:pPr>
        <w:pStyle w:val="NormalWeb"/>
        <w:bidi/>
        <w:rPr>
          <w:ins w:id="7628" w:author="nidal saleh" w:date="2025-06-14T04:59:00Z"/>
          <w:sz w:val="32"/>
          <w:szCs w:val="32"/>
          <w:rPrChange w:id="7629" w:author="nidal saleh" w:date="2025-06-14T11:52:00Z">
            <w:rPr>
              <w:ins w:id="7630" w:author="nidal saleh" w:date="2025-06-14T04:59:00Z"/>
            </w:rPr>
          </w:rPrChange>
        </w:rPr>
        <w:pPrChange w:id="7631" w:author="nidal saleh" w:date="2025-06-14T04:59:00Z">
          <w:pPr>
            <w:pStyle w:val="NormalWeb"/>
          </w:pPr>
        </w:pPrChange>
      </w:pPr>
      <w:ins w:id="7632" w:author="nidal saleh" w:date="2025-06-14T04:59:00Z">
        <w:r w:rsidRPr="002105E9">
          <w:rPr>
            <w:rStyle w:val="Strong"/>
            <w:rFonts w:eastAsiaTheme="majorEastAsia"/>
            <w:sz w:val="28"/>
            <w:szCs w:val="28"/>
            <w:rPrChange w:id="7633" w:author="nidal saleh" w:date="2025-06-26T14:06:00Z">
              <w:rPr>
                <w:rStyle w:val="Strong"/>
                <w:rFonts w:eastAsiaTheme="majorEastAsia"/>
              </w:rPr>
            </w:rPrChange>
          </w:rPr>
          <w:t>Lee, J., Kim, H., &amp; Park, S. (2020)</w:t>
        </w:r>
        <w:r w:rsidRPr="00CD2EF4">
          <w:rPr>
            <w:sz w:val="32"/>
            <w:szCs w:val="32"/>
            <w:rPrChange w:id="7634" w:author="nidal saleh" w:date="2025-06-14T11:52:00Z">
              <w:rPr/>
            </w:rPrChange>
          </w:rPr>
          <w:br/>
        </w:r>
        <w:r w:rsidRPr="002105E9">
          <w:t xml:space="preserve">Driver’s head pose estimation using convolutional neural networks with multimodal sensor data. </w:t>
        </w:r>
        <w:r w:rsidRPr="002105E9">
          <w:rPr>
            <w:rStyle w:val="Emphasis"/>
            <w:rFonts w:eastAsiaTheme="majorEastAsia"/>
          </w:rPr>
          <w:t>Sensors, 20</w:t>
        </w:r>
        <w:r w:rsidRPr="002105E9">
          <w:t>(5), 1303.</w:t>
        </w:r>
        <w:r w:rsidRPr="002105E9">
          <w:br/>
          <w:t>https://doi.org/10.3390/s20051303</w:t>
        </w:r>
      </w:ins>
    </w:p>
    <w:p w14:paraId="13B45EAA" w14:textId="08ED329D" w:rsidR="00D22CD4" w:rsidRPr="00CD2EF4" w:rsidRDefault="00D22CD4">
      <w:pPr>
        <w:pStyle w:val="NormalWeb"/>
        <w:bidi/>
        <w:rPr>
          <w:ins w:id="7635" w:author="nidal saleh" w:date="2025-06-14T04:59:00Z"/>
          <w:sz w:val="32"/>
          <w:szCs w:val="32"/>
          <w:rPrChange w:id="7636" w:author="nidal saleh" w:date="2025-06-14T11:52:00Z">
            <w:rPr>
              <w:ins w:id="7637" w:author="nidal saleh" w:date="2025-06-14T04:59:00Z"/>
            </w:rPr>
          </w:rPrChange>
        </w:rPr>
        <w:pPrChange w:id="7638" w:author="nidal saleh" w:date="2025-06-14T04:59:00Z">
          <w:pPr>
            <w:pStyle w:val="NormalWeb"/>
          </w:pPr>
        </w:pPrChange>
      </w:pPr>
      <w:ins w:id="7639" w:author="nidal saleh" w:date="2025-06-14T04:59:00Z">
        <w:r w:rsidRPr="002105E9">
          <w:rPr>
            <w:rStyle w:val="Strong"/>
            <w:rFonts w:eastAsiaTheme="majorEastAsia"/>
            <w:sz w:val="28"/>
            <w:szCs w:val="28"/>
            <w:rPrChange w:id="7640" w:author="nidal saleh" w:date="2025-06-26T14:07:00Z">
              <w:rPr>
                <w:rStyle w:val="Strong"/>
                <w:rFonts w:eastAsiaTheme="majorEastAsia"/>
              </w:rPr>
            </w:rPrChange>
          </w:rPr>
          <w:t>Zhang, Z., Li, B., &amp; Zhang, Y. (2021)</w:t>
        </w:r>
        <w:r w:rsidRPr="00CD2EF4">
          <w:rPr>
            <w:sz w:val="32"/>
            <w:szCs w:val="32"/>
            <w:rPrChange w:id="7641" w:author="nidal saleh" w:date="2025-06-14T11:52:00Z">
              <w:rPr/>
            </w:rPrChange>
          </w:rPr>
          <w:br/>
        </w:r>
        <w:r w:rsidRPr="002105E9">
          <w:t xml:space="preserve">Real-time driver distraction detection based on hand movement and gaze estimation. </w:t>
        </w:r>
        <w:r w:rsidRPr="002105E9">
          <w:rPr>
            <w:rStyle w:val="Emphasis"/>
            <w:rFonts w:eastAsiaTheme="majorEastAsia"/>
          </w:rPr>
          <w:t>Sensors, 21</w:t>
        </w:r>
        <w:r w:rsidRPr="002105E9">
          <w:t>(9), 2950.</w:t>
        </w:r>
        <w:r w:rsidRPr="002105E9">
          <w:br/>
          <w:t>https://doi.org/10.3390/s21092950</w:t>
        </w:r>
      </w:ins>
    </w:p>
    <w:p w14:paraId="09A05483" w14:textId="67D0938F" w:rsidR="00D22CD4" w:rsidRPr="00CD2EF4" w:rsidRDefault="00D22CD4">
      <w:pPr>
        <w:pStyle w:val="NormalWeb"/>
        <w:bidi/>
        <w:rPr>
          <w:ins w:id="7642" w:author="nidal saleh" w:date="2025-06-14T04:59:00Z"/>
          <w:sz w:val="32"/>
          <w:szCs w:val="32"/>
          <w:rPrChange w:id="7643" w:author="nidal saleh" w:date="2025-06-14T11:52:00Z">
            <w:rPr>
              <w:ins w:id="7644" w:author="nidal saleh" w:date="2025-06-14T04:59:00Z"/>
            </w:rPr>
          </w:rPrChange>
        </w:rPr>
        <w:pPrChange w:id="7645" w:author="nidal saleh" w:date="2025-06-14T04:59:00Z">
          <w:pPr>
            <w:pStyle w:val="NormalWeb"/>
          </w:pPr>
        </w:pPrChange>
      </w:pPr>
      <w:proofErr w:type="spellStart"/>
      <w:ins w:id="7646" w:author="nidal saleh" w:date="2025-06-14T04:59:00Z">
        <w:r w:rsidRPr="002105E9">
          <w:rPr>
            <w:rStyle w:val="Strong"/>
            <w:rFonts w:eastAsiaTheme="majorEastAsia"/>
            <w:sz w:val="28"/>
            <w:szCs w:val="28"/>
            <w:rPrChange w:id="7647" w:author="nidal saleh" w:date="2025-06-26T14:07:00Z">
              <w:rPr>
                <w:rStyle w:val="Strong"/>
                <w:rFonts w:eastAsiaTheme="majorEastAsia"/>
              </w:rPr>
            </w:rPrChange>
          </w:rPr>
          <w:t>Lugaresi</w:t>
        </w:r>
        <w:proofErr w:type="spellEnd"/>
        <w:r w:rsidRPr="002105E9">
          <w:rPr>
            <w:rStyle w:val="Strong"/>
            <w:rFonts w:eastAsiaTheme="majorEastAsia"/>
            <w:sz w:val="28"/>
            <w:szCs w:val="28"/>
            <w:rPrChange w:id="7648" w:author="nidal saleh" w:date="2025-06-26T14:07:00Z">
              <w:rPr>
                <w:rStyle w:val="Strong"/>
                <w:rFonts w:eastAsiaTheme="majorEastAsia"/>
              </w:rPr>
            </w:rPrChange>
          </w:rPr>
          <w:t>, C., Tang, J., Nash, H., et al. (2019)</w:t>
        </w:r>
        <w:r w:rsidRPr="00CD2EF4">
          <w:rPr>
            <w:sz w:val="32"/>
            <w:szCs w:val="32"/>
            <w:rPrChange w:id="7649" w:author="nidal saleh" w:date="2025-06-14T11:52:00Z">
              <w:rPr/>
            </w:rPrChange>
          </w:rPr>
          <w:br/>
        </w:r>
        <w:proofErr w:type="spellStart"/>
        <w:r w:rsidRPr="002105E9">
          <w:t>MediaPipe</w:t>
        </w:r>
        <w:proofErr w:type="spellEnd"/>
        <w:r w:rsidRPr="002105E9">
          <w:t xml:space="preserve">: A framework for building perception pipelines. </w:t>
        </w:r>
        <w:proofErr w:type="spellStart"/>
        <w:r w:rsidRPr="002105E9">
          <w:rPr>
            <w:rStyle w:val="Emphasis"/>
            <w:rFonts w:eastAsiaTheme="majorEastAsia"/>
          </w:rPr>
          <w:t>arXiv</w:t>
        </w:r>
        <w:proofErr w:type="spellEnd"/>
        <w:r w:rsidRPr="002105E9">
          <w:rPr>
            <w:rStyle w:val="Emphasis"/>
            <w:rFonts w:eastAsiaTheme="majorEastAsia"/>
          </w:rPr>
          <w:t xml:space="preserve"> preprint arXiv:1906.08172.</w:t>
        </w:r>
        <w:r w:rsidRPr="002105E9">
          <w:br/>
        </w:r>
        <w:r w:rsidRPr="002105E9">
          <w:fldChar w:fldCharType="begin"/>
        </w:r>
        <w:r w:rsidRPr="002105E9">
          <w:instrText xml:space="preserve"> HYPERLINK "https://arxiv.org/abs/1906.08172" \t "_new" </w:instrText>
        </w:r>
        <w:r w:rsidRPr="002105E9">
          <w:fldChar w:fldCharType="separate"/>
        </w:r>
        <w:r w:rsidRPr="002105E9">
          <w:rPr>
            <w:rStyle w:val="Hyperlink"/>
          </w:rPr>
          <w:t>ht</w:t>
        </w:r>
        <w:r w:rsidRPr="002105E9">
          <w:rPr>
            <w:rStyle w:val="Hyperlink"/>
          </w:rPr>
          <w:t>t</w:t>
        </w:r>
        <w:r w:rsidRPr="002105E9">
          <w:rPr>
            <w:rStyle w:val="Hyperlink"/>
          </w:rPr>
          <w:t>ps://arxiv.org/abs/1906.08172</w:t>
        </w:r>
        <w:r w:rsidRPr="002105E9">
          <w:fldChar w:fldCharType="end"/>
        </w:r>
      </w:ins>
    </w:p>
    <w:p w14:paraId="3C92C893" w14:textId="087645AD" w:rsidR="00193841" w:rsidRPr="00D22CD4" w:rsidDel="006138A8" w:rsidRDefault="00D22CD4" w:rsidP="00193841">
      <w:pPr>
        <w:pStyle w:val="NormalWeb"/>
        <w:bidi/>
        <w:rPr>
          <w:del w:id="7650" w:author="nidal saleh" w:date="2025-06-14T04:32:00Z"/>
        </w:rPr>
      </w:pPr>
      <w:ins w:id="7651" w:author="nidal saleh" w:date="2025-06-14T05:02:00Z">
        <w:r w:rsidRPr="002105E9">
          <w:rPr>
            <w:rStyle w:val="Strong"/>
            <w:rFonts w:eastAsiaTheme="majorEastAsia"/>
            <w:sz w:val="28"/>
            <w:szCs w:val="28"/>
            <w:rPrChange w:id="7652" w:author="nidal saleh" w:date="2025-06-26T14:07:00Z">
              <w:rPr>
                <w:rStyle w:val="Strong"/>
                <w:rFonts w:eastAsiaTheme="majorEastAsia"/>
              </w:rPr>
            </w:rPrChange>
          </w:rPr>
          <w:t>Tesla, Inc. (2021)</w:t>
        </w:r>
        <w:r w:rsidRPr="00CD2EF4">
          <w:rPr>
            <w:sz w:val="32"/>
            <w:szCs w:val="32"/>
            <w:rPrChange w:id="7653" w:author="nidal saleh" w:date="2025-06-14T11:52:00Z">
              <w:rPr/>
            </w:rPrChange>
          </w:rPr>
          <w:br/>
        </w:r>
        <w:r w:rsidRPr="002105E9">
          <w:rPr>
            <w:rStyle w:val="Emphasis"/>
            <w:rFonts w:eastAsiaTheme="majorEastAsia"/>
          </w:rPr>
          <w:t>Autopilot and Full Self-Driving Capability.</w:t>
        </w:r>
        <w:r w:rsidRPr="002105E9">
          <w:t xml:space="preserve"> Retrieved from</w:t>
        </w:r>
        <w:r w:rsidRPr="002105E9">
          <w:br/>
          <w:t>https://www.tesla.com/autopilot</w:t>
        </w:r>
        <w:r w:rsidRPr="002105E9" w:rsidDel="006138A8">
          <w:rPr>
            <w:rtl/>
          </w:rPr>
          <w:t xml:space="preserve"> </w:t>
        </w:r>
      </w:ins>
      <w:del w:id="7654" w:author="nidal saleh" w:date="2025-06-14T04:32:00Z">
        <w:r w:rsidR="00193841" w:rsidRPr="00D22CD4" w:rsidDel="006138A8">
          <w:rPr>
            <w:rtl/>
          </w:rPr>
          <w:delText>كل الكتب، الأبحاث، المواقع العلمية التي تم الاعتماد عليها</w:delText>
        </w:r>
      </w:del>
    </w:p>
    <w:p w14:paraId="662573E3" w14:textId="536B18D7" w:rsidR="00193841" w:rsidRPr="00D22CD4" w:rsidDel="006138A8" w:rsidRDefault="00193841" w:rsidP="00193841">
      <w:pPr>
        <w:pStyle w:val="NormalWeb"/>
        <w:bidi/>
        <w:rPr>
          <w:del w:id="7655" w:author="nidal saleh" w:date="2025-06-14T04:32:00Z"/>
        </w:rPr>
      </w:pPr>
      <w:del w:id="7656" w:author="nidal saleh" w:date="2025-06-14T04:32:00Z">
        <w:r w:rsidRPr="00D22CD4" w:rsidDel="006138A8">
          <w:rPr>
            <w:rtl/>
          </w:rPr>
          <w:delText>يُفضل استخدام نمط توثيق موحّد مثل</w:delText>
        </w:r>
        <w:r w:rsidRPr="00D22CD4" w:rsidDel="006138A8">
          <w:delText xml:space="preserve"> APA </w:delText>
        </w:r>
        <w:r w:rsidRPr="00D22CD4" w:rsidDel="006138A8">
          <w:rPr>
            <w:rtl/>
          </w:rPr>
          <w:delText>أو</w:delText>
        </w:r>
        <w:r w:rsidRPr="00D22CD4" w:rsidDel="006138A8">
          <w:delText xml:space="preserve"> IEEE</w:delText>
        </w:r>
      </w:del>
    </w:p>
    <w:p w14:paraId="706E9D48" w14:textId="45DBA60E" w:rsidR="00193841" w:rsidRPr="00D22CD4" w:rsidRDefault="00193841" w:rsidP="00193841">
      <w:pPr>
        <w:bidi/>
        <w:rPr>
          <w:sz w:val="24"/>
          <w:szCs w:val="24"/>
          <w:rtl/>
          <w:rPrChange w:id="7657" w:author="nidal saleh" w:date="2025-06-14T05:02:00Z">
            <w:rPr>
              <w:rtl/>
            </w:rPr>
          </w:rPrChange>
        </w:rPr>
      </w:pPr>
    </w:p>
    <w:p w14:paraId="167E31B8" w14:textId="02461007" w:rsidR="00193841" w:rsidRPr="00D22CD4" w:rsidRDefault="00193841" w:rsidP="00193841">
      <w:pPr>
        <w:bidi/>
        <w:rPr>
          <w:sz w:val="24"/>
          <w:szCs w:val="24"/>
          <w:rtl/>
          <w:rPrChange w:id="7658" w:author="nidal saleh" w:date="2025-06-14T05:02:00Z">
            <w:rPr>
              <w:rtl/>
            </w:rPr>
          </w:rPrChange>
        </w:rPr>
      </w:pPr>
    </w:p>
    <w:p w14:paraId="54E18826" w14:textId="6B310F11" w:rsidR="00193841" w:rsidRDefault="00193841" w:rsidP="00193841">
      <w:pPr>
        <w:bidi/>
        <w:rPr>
          <w:rtl/>
          <w:lang w:bidi="ar-SY"/>
        </w:rPr>
      </w:pPr>
    </w:p>
    <w:p w14:paraId="541BFA48" w14:textId="505D86C7" w:rsidR="00193841" w:rsidRDefault="00193841" w:rsidP="00193841">
      <w:pPr>
        <w:bidi/>
        <w:rPr>
          <w:rtl/>
          <w:lang w:bidi="ar-SY"/>
        </w:rPr>
      </w:pPr>
    </w:p>
    <w:p w14:paraId="2F086C57" w14:textId="71311C98" w:rsidR="00193841" w:rsidRDefault="00193841" w:rsidP="00193841">
      <w:pPr>
        <w:bidi/>
        <w:rPr>
          <w:rtl/>
        </w:rPr>
      </w:pPr>
    </w:p>
    <w:p w14:paraId="0422EF01" w14:textId="4B37AF89" w:rsidR="00193841" w:rsidRDefault="00193841" w:rsidP="00193841">
      <w:pPr>
        <w:bidi/>
        <w:rPr>
          <w:rtl/>
        </w:rPr>
      </w:pPr>
    </w:p>
    <w:p w14:paraId="3256011F" w14:textId="2875E0C0" w:rsidR="00193841" w:rsidRDefault="00193841" w:rsidP="00193841">
      <w:pPr>
        <w:bidi/>
        <w:rPr>
          <w:rtl/>
        </w:rPr>
      </w:pPr>
    </w:p>
    <w:p w14:paraId="4D3BDB19" w14:textId="0C513483" w:rsidR="00193841" w:rsidRDefault="00193841" w:rsidP="00193841">
      <w:pPr>
        <w:bidi/>
        <w:rPr>
          <w:rtl/>
        </w:rPr>
      </w:pPr>
    </w:p>
    <w:p w14:paraId="225844AE" w14:textId="77966280" w:rsidR="001767C8" w:rsidRDefault="001767C8">
      <w:pPr>
        <w:rPr>
          <w:ins w:id="7659" w:author="nidal saleh" w:date="2025-06-26T17:20:00Z"/>
          <w:lang w:bidi="ar-SY"/>
        </w:rPr>
      </w:pPr>
      <w:ins w:id="7660" w:author="nidal saleh" w:date="2025-06-26T17:20:00Z">
        <w:r>
          <w:rPr>
            <w:rtl/>
          </w:rPr>
          <w:br w:type="page"/>
        </w:r>
      </w:ins>
    </w:p>
    <w:p w14:paraId="5F4DCD59" w14:textId="77777777" w:rsidR="00193841" w:rsidRDefault="00193841" w:rsidP="00193841">
      <w:pPr>
        <w:bidi/>
        <w:rPr>
          <w:rtl/>
        </w:rPr>
      </w:pPr>
    </w:p>
    <w:p w14:paraId="1C8C0547" w14:textId="4CD18817" w:rsidR="00193841" w:rsidDel="002105E9" w:rsidRDefault="00193841" w:rsidP="00193841">
      <w:pPr>
        <w:bidi/>
        <w:rPr>
          <w:del w:id="7661" w:author="nidal saleh" w:date="2025-06-26T14:08:00Z"/>
          <w:rtl/>
        </w:rPr>
      </w:pPr>
    </w:p>
    <w:p w14:paraId="6F5322C5" w14:textId="1D5ECAD3" w:rsidR="00193841" w:rsidDel="002105E9" w:rsidRDefault="00193841" w:rsidP="00193841">
      <w:pPr>
        <w:bidi/>
        <w:rPr>
          <w:del w:id="7662" w:author="nidal saleh" w:date="2025-06-26T14:08:00Z"/>
          <w:rtl/>
        </w:rPr>
      </w:pPr>
    </w:p>
    <w:p w14:paraId="6C33C2EB" w14:textId="5897CCC7" w:rsidR="00193841" w:rsidDel="002105E9" w:rsidRDefault="00193841" w:rsidP="00193841">
      <w:pPr>
        <w:bidi/>
        <w:rPr>
          <w:del w:id="7663" w:author="nidal saleh" w:date="2025-06-26T14:08:00Z"/>
          <w:rtl/>
        </w:rPr>
      </w:pPr>
    </w:p>
    <w:p w14:paraId="0C1B8CAC" w14:textId="5297DD1C" w:rsidR="00193841" w:rsidDel="002105E9" w:rsidRDefault="00193841" w:rsidP="00193841">
      <w:pPr>
        <w:bidi/>
        <w:rPr>
          <w:del w:id="7664" w:author="nidal saleh" w:date="2025-06-26T14:08:00Z"/>
          <w:rtl/>
        </w:rPr>
      </w:pPr>
    </w:p>
    <w:p w14:paraId="7CCD9120" w14:textId="270A6DD0" w:rsidR="00193841" w:rsidDel="002105E9" w:rsidRDefault="00193841" w:rsidP="00193841">
      <w:pPr>
        <w:bidi/>
        <w:rPr>
          <w:del w:id="7665" w:author="nidal saleh" w:date="2025-06-26T14:08:00Z"/>
          <w:rtl/>
        </w:rPr>
      </w:pPr>
    </w:p>
    <w:p w14:paraId="0707F9DF" w14:textId="36A5D134" w:rsidR="00193841" w:rsidDel="00CD2EF4" w:rsidRDefault="00193841" w:rsidP="00193841">
      <w:pPr>
        <w:bidi/>
        <w:rPr>
          <w:del w:id="7666" w:author="nidal saleh" w:date="2025-06-14T11:54:00Z"/>
          <w:rtl/>
        </w:rPr>
      </w:pPr>
    </w:p>
    <w:p w14:paraId="00AB8843" w14:textId="125781B3" w:rsidR="00193841" w:rsidDel="00CD2EF4" w:rsidRDefault="00193841" w:rsidP="00193841">
      <w:pPr>
        <w:bidi/>
        <w:rPr>
          <w:del w:id="7667" w:author="nidal saleh" w:date="2025-06-14T11:54:00Z"/>
          <w:rtl/>
        </w:rPr>
      </w:pPr>
    </w:p>
    <w:p w14:paraId="731CE569" w14:textId="42176048" w:rsidR="00193841" w:rsidDel="00CD2EF4" w:rsidRDefault="00193841" w:rsidP="00193841">
      <w:pPr>
        <w:bidi/>
        <w:rPr>
          <w:del w:id="7668" w:author="nidal saleh" w:date="2025-06-14T11:54:00Z"/>
          <w:rtl/>
        </w:rPr>
      </w:pPr>
    </w:p>
    <w:p w14:paraId="45E65289" w14:textId="15D58319" w:rsidR="00193841" w:rsidDel="00CD2EF4" w:rsidRDefault="00193841" w:rsidP="00193841">
      <w:pPr>
        <w:bidi/>
        <w:rPr>
          <w:del w:id="7669" w:author="nidal saleh" w:date="2025-06-14T11:54:00Z"/>
          <w:rtl/>
        </w:rPr>
      </w:pPr>
    </w:p>
    <w:p w14:paraId="05CB68AF" w14:textId="3B1320DC" w:rsidR="00193841" w:rsidDel="00CD2EF4" w:rsidRDefault="00193841" w:rsidP="00193841">
      <w:pPr>
        <w:bidi/>
        <w:rPr>
          <w:del w:id="7670" w:author="nidal saleh" w:date="2025-06-14T11:54:00Z"/>
          <w:rtl/>
        </w:rPr>
      </w:pPr>
    </w:p>
    <w:p w14:paraId="0EA9F33C" w14:textId="67E07C66" w:rsidR="00193841" w:rsidDel="00CD2EF4" w:rsidRDefault="00193841" w:rsidP="00193841">
      <w:pPr>
        <w:bidi/>
        <w:rPr>
          <w:del w:id="7671" w:author="nidal saleh" w:date="2025-06-14T11:54:00Z"/>
          <w:rtl/>
        </w:rPr>
      </w:pPr>
    </w:p>
    <w:p w14:paraId="75DB6728" w14:textId="2A114526" w:rsidR="00193841" w:rsidDel="00CD2EF4" w:rsidRDefault="00193841" w:rsidP="00193841">
      <w:pPr>
        <w:bidi/>
        <w:rPr>
          <w:del w:id="7672" w:author="nidal saleh" w:date="2025-06-14T11:54:00Z"/>
          <w:rtl/>
        </w:rPr>
      </w:pPr>
    </w:p>
    <w:p w14:paraId="1CF0270E" w14:textId="73969273" w:rsidR="00193841" w:rsidDel="00CD2EF4" w:rsidRDefault="00193841" w:rsidP="00193841">
      <w:pPr>
        <w:bidi/>
        <w:rPr>
          <w:del w:id="7673" w:author="nidal saleh" w:date="2025-06-14T11:54:00Z"/>
          <w:rtl/>
        </w:rPr>
      </w:pPr>
    </w:p>
    <w:p w14:paraId="3FEAA392" w14:textId="727D4933" w:rsidR="00193841" w:rsidDel="00CD2EF4" w:rsidRDefault="00193841" w:rsidP="00193841">
      <w:pPr>
        <w:bidi/>
        <w:rPr>
          <w:del w:id="7674" w:author="nidal saleh" w:date="2025-06-14T11:54:00Z"/>
          <w:rtl/>
        </w:rPr>
      </w:pPr>
    </w:p>
    <w:p w14:paraId="587489C6" w14:textId="4B6E1A72" w:rsidR="00260A78" w:rsidDel="00CD2EF4" w:rsidRDefault="00260A78" w:rsidP="00260A78">
      <w:pPr>
        <w:bidi/>
        <w:rPr>
          <w:del w:id="7675" w:author="nidal saleh" w:date="2025-06-14T11:54:00Z"/>
          <w:rtl/>
        </w:rPr>
      </w:pPr>
    </w:p>
    <w:p w14:paraId="25C24D5C" w14:textId="59F95710" w:rsidR="00193841" w:rsidDel="00CD2EF4" w:rsidRDefault="00193841" w:rsidP="00193841">
      <w:pPr>
        <w:bidi/>
        <w:rPr>
          <w:del w:id="7676" w:author="nidal saleh" w:date="2025-06-14T11:54:00Z"/>
          <w:rtl/>
        </w:rPr>
      </w:pPr>
    </w:p>
    <w:p w14:paraId="704FAB30" w14:textId="4D8DDDDF" w:rsidR="00193841" w:rsidDel="00CD2EF4" w:rsidRDefault="00193841" w:rsidP="00193841">
      <w:pPr>
        <w:bidi/>
        <w:rPr>
          <w:del w:id="7677" w:author="nidal saleh" w:date="2025-06-14T11:54:00Z"/>
          <w:rtl/>
        </w:rPr>
      </w:pPr>
    </w:p>
    <w:p w14:paraId="07981A5E" w14:textId="5685A4C7" w:rsidR="00193841" w:rsidDel="00CD2EF4" w:rsidRDefault="00193841" w:rsidP="00193841">
      <w:pPr>
        <w:bidi/>
        <w:rPr>
          <w:del w:id="7678" w:author="nidal saleh" w:date="2025-06-14T11:54:00Z"/>
          <w:rtl/>
        </w:rPr>
      </w:pPr>
    </w:p>
    <w:p w14:paraId="7409C2F3" w14:textId="721C2E66" w:rsidR="00193841" w:rsidRPr="00193841" w:rsidDel="00CF47DF" w:rsidRDefault="00193841" w:rsidP="00193841">
      <w:pPr>
        <w:pStyle w:val="Heading1"/>
        <w:bidi/>
        <w:rPr>
          <w:del w:id="7679" w:author="nidal saleh" w:date="2025-06-13T13:39:00Z"/>
        </w:rPr>
      </w:pPr>
      <w:del w:id="7680" w:author="nidal saleh" w:date="2025-06-13T13:39:00Z">
        <w:r w:rsidRPr="00193841" w:rsidDel="00CF47DF">
          <w:rPr>
            <w:rStyle w:val="Strong"/>
            <w:b w:val="0"/>
            <w:bCs w:val="0"/>
            <w:rtl/>
          </w:rPr>
          <w:delText>الملاحق</w:delText>
        </w:r>
        <w:r w:rsidRPr="00193841" w:rsidDel="00CF47DF">
          <w:rPr>
            <w:rStyle w:val="Strong"/>
            <w:b w:val="0"/>
            <w:bCs w:val="0"/>
          </w:rPr>
          <w:delText xml:space="preserve"> </w:delText>
        </w:r>
        <w:r w:rsidRPr="00193841" w:rsidDel="00CF47DF">
          <w:rPr>
            <w:rStyle w:val="Strong"/>
            <w:rFonts w:hint="cs"/>
            <w:b w:val="0"/>
            <w:bCs w:val="0"/>
            <w:rtl/>
          </w:rPr>
          <w:delText xml:space="preserve"> </w:delText>
        </w:r>
        <w:r w:rsidRPr="00193841" w:rsidDel="00CF47DF">
          <w:rPr>
            <w:rStyle w:val="Strong"/>
            <w:b w:val="0"/>
            <w:bCs w:val="0"/>
          </w:rPr>
          <w:delText>(Appendices)</w:delText>
        </w:r>
        <w:r w:rsidRPr="00193841" w:rsidDel="00CF47DF">
          <w:delText xml:space="preserve"> </w:delText>
        </w:r>
        <w:r w:rsidRPr="00193841" w:rsidDel="00CF47DF">
          <w:rPr>
            <w:rFonts w:hint="cs"/>
            <w:rtl/>
          </w:rPr>
          <w:delText xml:space="preserve">             (</w:delText>
        </w:r>
        <w:r w:rsidRPr="00193841" w:rsidDel="00CF47DF">
          <w:rPr>
            <w:rStyle w:val="Emphasis"/>
            <w:i w:val="0"/>
            <w:iCs w:val="0"/>
            <w:rtl/>
          </w:rPr>
          <w:delText>إن وجدت</w:delText>
        </w:r>
        <w:r w:rsidRPr="00193841" w:rsidDel="00CF47DF">
          <w:rPr>
            <w:rStyle w:val="Emphasis"/>
            <w:rFonts w:hint="cs"/>
            <w:i w:val="0"/>
            <w:iCs w:val="0"/>
            <w:rtl/>
          </w:rPr>
          <w:delText>)</w:delText>
        </w:r>
      </w:del>
    </w:p>
    <w:p w14:paraId="5D594F88" w14:textId="5E43C46A" w:rsidR="00193841" w:rsidDel="00CF47DF" w:rsidRDefault="00193841" w:rsidP="007D67A5">
      <w:pPr>
        <w:pStyle w:val="NormalWeb"/>
        <w:bidi/>
        <w:rPr>
          <w:del w:id="7681" w:author="nidal saleh" w:date="2025-06-13T13:39:00Z"/>
        </w:rPr>
      </w:pPr>
      <w:del w:id="7682" w:author="nidal saleh" w:date="2025-06-13T13:39:00Z">
        <w:r w:rsidDel="00CF47DF">
          <w:rPr>
            <w:rtl/>
          </w:rPr>
          <w:delText>شيفرات برمجية كاملة</w:delText>
        </w:r>
      </w:del>
    </w:p>
    <w:p w14:paraId="464D0D0A" w14:textId="03BF4571" w:rsidR="00193841" w:rsidDel="00CF47DF" w:rsidRDefault="00193841" w:rsidP="007D67A5">
      <w:pPr>
        <w:pStyle w:val="NormalWeb"/>
        <w:bidi/>
        <w:rPr>
          <w:del w:id="7683" w:author="nidal saleh" w:date="2025-06-13T13:39:00Z"/>
        </w:rPr>
      </w:pPr>
      <w:del w:id="7684" w:author="nidal saleh" w:date="2025-06-13T13:39:00Z">
        <w:r w:rsidDel="00CF47DF">
          <w:rPr>
            <w:rtl/>
          </w:rPr>
          <w:delText>استبيانات أو بيانات أولية</w:delText>
        </w:r>
      </w:del>
    </w:p>
    <w:p w14:paraId="14FA2369" w14:textId="7CFAF49E" w:rsidR="00193841" w:rsidDel="00CF47DF" w:rsidRDefault="00193841" w:rsidP="007D67A5">
      <w:pPr>
        <w:pStyle w:val="NormalWeb"/>
        <w:bidi/>
        <w:rPr>
          <w:del w:id="7685" w:author="nidal saleh" w:date="2025-06-13T13:39:00Z"/>
        </w:rPr>
      </w:pPr>
      <w:del w:id="7686" w:author="nidal saleh" w:date="2025-06-13T13:39:00Z">
        <w:r w:rsidDel="00CF47DF">
          <w:rPr>
            <w:rtl/>
          </w:rPr>
          <w:delText>صور أو وثائق داعمة</w:delText>
        </w:r>
      </w:del>
    </w:p>
    <w:p w14:paraId="174E240A" w14:textId="04269831" w:rsidR="00193841" w:rsidDel="00CD2EF4" w:rsidRDefault="00193841" w:rsidP="00193841">
      <w:pPr>
        <w:bidi/>
        <w:rPr>
          <w:del w:id="7687" w:author="nidal saleh" w:date="2025-06-14T11:54:00Z"/>
          <w:rtl/>
        </w:rPr>
      </w:pPr>
    </w:p>
    <w:p w14:paraId="57A93959" w14:textId="0DE370BC" w:rsidR="00B21089" w:rsidDel="00CF47DF" w:rsidRDefault="00B21089" w:rsidP="00B21089">
      <w:pPr>
        <w:bidi/>
        <w:rPr>
          <w:del w:id="7688" w:author="nidal saleh" w:date="2025-06-13T13:39:00Z"/>
          <w:rtl/>
          <w:lang w:bidi="ar-SY"/>
        </w:rPr>
      </w:pPr>
    </w:p>
    <w:p w14:paraId="21ECFC12" w14:textId="6968958A" w:rsidR="00B21089" w:rsidDel="00CF47DF" w:rsidRDefault="00B21089" w:rsidP="00B21089">
      <w:pPr>
        <w:bidi/>
        <w:rPr>
          <w:del w:id="7689" w:author="nidal saleh" w:date="2025-06-13T13:39:00Z"/>
          <w:rtl/>
        </w:rPr>
      </w:pPr>
    </w:p>
    <w:p w14:paraId="5A931F53" w14:textId="6C3DC6A4" w:rsidR="00B21089" w:rsidDel="00CF47DF" w:rsidRDefault="00B21089" w:rsidP="00B21089">
      <w:pPr>
        <w:bidi/>
        <w:rPr>
          <w:del w:id="7690" w:author="nidal saleh" w:date="2025-06-13T13:39:00Z"/>
          <w:rtl/>
        </w:rPr>
      </w:pPr>
    </w:p>
    <w:p w14:paraId="12596A08" w14:textId="18FA76EB" w:rsidR="00B21089" w:rsidDel="00CF47DF" w:rsidRDefault="00B21089" w:rsidP="00B21089">
      <w:pPr>
        <w:bidi/>
        <w:rPr>
          <w:del w:id="7691" w:author="nidal saleh" w:date="2025-06-13T13:39:00Z"/>
          <w:rtl/>
        </w:rPr>
      </w:pPr>
    </w:p>
    <w:p w14:paraId="0351ABCB" w14:textId="5BB0DA3B" w:rsidR="00B21089" w:rsidDel="00CF47DF" w:rsidRDefault="00B21089" w:rsidP="00B21089">
      <w:pPr>
        <w:bidi/>
        <w:rPr>
          <w:del w:id="7692" w:author="nidal saleh" w:date="2025-06-13T13:39:00Z"/>
          <w:rtl/>
        </w:rPr>
      </w:pPr>
    </w:p>
    <w:p w14:paraId="58D243BF" w14:textId="2AB0E080" w:rsidR="00B21089" w:rsidDel="00CF47DF" w:rsidRDefault="00B21089" w:rsidP="00B21089">
      <w:pPr>
        <w:bidi/>
        <w:rPr>
          <w:del w:id="7693" w:author="nidal saleh" w:date="2025-06-13T13:39:00Z"/>
          <w:rtl/>
        </w:rPr>
      </w:pPr>
    </w:p>
    <w:p w14:paraId="186A7E92" w14:textId="5EA16AE3" w:rsidR="00B21089" w:rsidDel="00CF47DF" w:rsidRDefault="00B21089" w:rsidP="00B21089">
      <w:pPr>
        <w:bidi/>
        <w:rPr>
          <w:del w:id="7694" w:author="nidal saleh" w:date="2025-06-13T13:39:00Z"/>
          <w:rtl/>
        </w:rPr>
      </w:pPr>
    </w:p>
    <w:p w14:paraId="669E7C5D" w14:textId="718E5EE1" w:rsidR="00B21089" w:rsidDel="00CF47DF" w:rsidRDefault="00B21089" w:rsidP="00B21089">
      <w:pPr>
        <w:bidi/>
        <w:rPr>
          <w:del w:id="7695" w:author="nidal saleh" w:date="2025-06-13T13:39:00Z"/>
          <w:rtl/>
        </w:rPr>
      </w:pPr>
    </w:p>
    <w:p w14:paraId="077D181C" w14:textId="7DDAC476" w:rsidR="00B21089" w:rsidDel="00CF47DF" w:rsidRDefault="00B21089" w:rsidP="00B21089">
      <w:pPr>
        <w:bidi/>
        <w:rPr>
          <w:del w:id="7696" w:author="nidal saleh" w:date="2025-06-13T13:39:00Z"/>
          <w:rtl/>
        </w:rPr>
      </w:pPr>
    </w:p>
    <w:p w14:paraId="1511882C" w14:textId="4CAFE445" w:rsidR="00B21089" w:rsidDel="00CF47DF" w:rsidRDefault="00B21089" w:rsidP="00B21089">
      <w:pPr>
        <w:bidi/>
        <w:rPr>
          <w:del w:id="7697" w:author="nidal saleh" w:date="2025-06-13T13:39:00Z"/>
          <w:rtl/>
        </w:rPr>
      </w:pPr>
    </w:p>
    <w:p w14:paraId="421E0B29" w14:textId="12D4F938" w:rsidR="00B21089" w:rsidDel="00CF47DF" w:rsidRDefault="00B21089" w:rsidP="00B21089">
      <w:pPr>
        <w:bidi/>
        <w:rPr>
          <w:del w:id="7698" w:author="nidal saleh" w:date="2025-06-13T13:39:00Z"/>
          <w:rtl/>
        </w:rPr>
      </w:pPr>
    </w:p>
    <w:p w14:paraId="0F73273B" w14:textId="0F699E22" w:rsidR="00B21089" w:rsidDel="00CF47DF" w:rsidRDefault="00B21089" w:rsidP="00B21089">
      <w:pPr>
        <w:bidi/>
        <w:rPr>
          <w:del w:id="7699" w:author="nidal saleh" w:date="2025-06-13T13:39:00Z"/>
          <w:rtl/>
        </w:rPr>
      </w:pPr>
    </w:p>
    <w:p w14:paraId="63DE6FDD" w14:textId="61E42816" w:rsidR="00B21089" w:rsidDel="00CF47DF" w:rsidRDefault="00B21089" w:rsidP="00B21089">
      <w:pPr>
        <w:bidi/>
        <w:rPr>
          <w:del w:id="7700" w:author="nidal saleh" w:date="2025-06-13T13:39:00Z"/>
          <w:rtl/>
        </w:rPr>
      </w:pPr>
    </w:p>
    <w:p w14:paraId="44DE663D" w14:textId="08E2B481" w:rsidR="00B21089" w:rsidDel="00CF47DF" w:rsidRDefault="00B21089" w:rsidP="00B21089">
      <w:pPr>
        <w:bidi/>
        <w:rPr>
          <w:del w:id="7701" w:author="nidal saleh" w:date="2025-06-13T13:39:00Z"/>
          <w:rtl/>
        </w:rPr>
      </w:pPr>
    </w:p>
    <w:p w14:paraId="1428A7FC" w14:textId="7C336A8A" w:rsidR="00B21089" w:rsidDel="00CF47DF" w:rsidRDefault="00B21089" w:rsidP="00B21089">
      <w:pPr>
        <w:bidi/>
        <w:rPr>
          <w:del w:id="7702" w:author="nidal saleh" w:date="2025-06-13T13:39:00Z"/>
          <w:rtl/>
        </w:rPr>
      </w:pPr>
    </w:p>
    <w:p w14:paraId="6BC44085" w14:textId="5B8B1A61" w:rsidR="00B21089" w:rsidDel="00CF47DF" w:rsidRDefault="00B21089" w:rsidP="00B21089">
      <w:pPr>
        <w:bidi/>
        <w:rPr>
          <w:del w:id="7703" w:author="nidal saleh" w:date="2025-06-13T13:39:00Z"/>
          <w:rtl/>
        </w:rPr>
      </w:pPr>
    </w:p>
    <w:p w14:paraId="176B90F7" w14:textId="027FEAF6" w:rsidR="00B21089" w:rsidDel="00CF47DF" w:rsidRDefault="00B21089" w:rsidP="00B21089">
      <w:pPr>
        <w:bidi/>
        <w:rPr>
          <w:del w:id="7704" w:author="nidal saleh" w:date="2025-06-13T13:39:00Z"/>
          <w:rtl/>
        </w:rPr>
      </w:pPr>
    </w:p>
    <w:p w14:paraId="1D064BEA" w14:textId="00658C2E" w:rsidR="00B21089" w:rsidDel="00CF47DF" w:rsidRDefault="00B21089" w:rsidP="00B21089">
      <w:pPr>
        <w:bidi/>
        <w:rPr>
          <w:del w:id="7705" w:author="nidal saleh" w:date="2025-06-13T13:39:00Z"/>
          <w:rtl/>
        </w:rPr>
      </w:pPr>
    </w:p>
    <w:p w14:paraId="7B1D2CF6" w14:textId="52BF65A7" w:rsidR="00B21089" w:rsidDel="00CF47DF" w:rsidRDefault="00B21089" w:rsidP="00B21089">
      <w:pPr>
        <w:bidi/>
        <w:rPr>
          <w:del w:id="7706" w:author="nidal saleh" w:date="2025-06-13T13:39:00Z"/>
          <w:rtl/>
        </w:rPr>
      </w:pPr>
    </w:p>
    <w:p w14:paraId="6783499D" w14:textId="13AB9733" w:rsidR="00B21089" w:rsidDel="00CF47DF" w:rsidRDefault="00B21089" w:rsidP="00B21089">
      <w:pPr>
        <w:bidi/>
        <w:rPr>
          <w:del w:id="7707" w:author="nidal saleh" w:date="2025-06-13T13:39:00Z"/>
          <w:rtl/>
        </w:rPr>
      </w:pPr>
    </w:p>
    <w:p w14:paraId="09DA9A51" w14:textId="38D43973" w:rsidR="00B21089" w:rsidDel="00CF47DF" w:rsidRDefault="00B21089" w:rsidP="00B21089">
      <w:pPr>
        <w:bidi/>
        <w:rPr>
          <w:del w:id="7708" w:author="nidal saleh" w:date="2025-06-13T13:39:00Z"/>
          <w:rtl/>
        </w:rPr>
      </w:pPr>
    </w:p>
    <w:p w14:paraId="27121154" w14:textId="40ACB3EA" w:rsidR="00B21089" w:rsidDel="00CF47DF" w:rsidRDefault="00B21089" w:rsidP="00B21089">
      <w:pPr>
        <w:bidi/>
        <w:rPr>
          <w:del w:id="7709" w:author="nidal saleh" w:date="2025-06-13T13:39:00Z"/>
          <w:rtl/>
        </w:rPr>
      </w:pPr>
    </w:p>
    <w:p w14:paraId="7F499EDA" w14:textId="3C7EE842" w:rsidR="00260A78" w:rsidDel="00CF47DF" w:rsidRDefault="00260A78" w:rsidP="00260A78">
      <w:pPr>
        <w:bidi/>
        <w:rPr>
          <w:del w:id="7710" w:author="nidal saleh" w:date="2025-06-13T13:39:00Z"/>
          <w:rtl/>
        </w:rPr>
      </w:pPr>
    </w:p>
    <w:p w14:paraId="0852D5DD" w14:textId="6CE33B4D" w:rsidR="00B21089" w:rsidRDefault="00B21089" w:rsidP="00B21089">
      <w:pPr>
        <w:bidi/>
        <w:rPr>
          <w:rtl/>
        </w:rPr>
      </w:pPr>
    </w:p>
    <w:p w14:paraId="3F8C59AF" w14:textId="180810F9" w:rsidR="00B21089" w:rsidRPr="00CD2EF4" w:rsidRDefault="00B21089" w:rsidP="00B21089">
      <w:pPr>
        <w:pStyle w:val="Heading1"/>
        <w:bidi/>
        <w:rPr>
          <w:sz w:val="36"/>
          <w:szCs w:val="36"/>
          <w:rPrChange w:id="7711" w:author="nidal saleh" w:date="2025-06-14T11:54:00Z">
            <w:rPr/>
          </w:rPrChange>
        </w:rPr>
      </w:pPr>
      <w:bookmarkStart w:id="7712" w:name="_Toc201131144"/>
      <w:r w:rsidRPr="00CD2EF4">
        <w:rPr>
          <w:rStyle w:val="Strong"/>
          <w:b w:val="0"/>
          <w:bCs w:val="0"/>
          <w:sz w:val="36"/>
          <w:szCs w:val="36"/>
          <w:rtl/>
          <w:rPrChange w:id="7713" w:author="nidal saleh" w:date="2025-06-14T11:54:00Z">
            <w:rPr>
              <w:rStyle w:val="Strong"/>
              <w:b w:val="0"/>
              <w:bCs w:val="0"/>
              <w:rtl/>
            </w:rPr>
          </w:rPrChange>
        </w:rPr>
        <w:t>صفحة توثيق العمل الجماعي</w:t>
      </w:r>
      <w:r w:rsidRPr="00CD2EF4">
        <w:rPr>
          <w:sz w:val="36"/>
          <w:szCs w:val="36"/>
          <w:rtl/>
          <w:rPrChange w:id="7714" w:author="nidal saleh" w:date="2025-06-14T11:54:00Z">
            <w:rPr>
              <w:rtl/>
            </w:rPr>
          </w:rPrChange>
        </w:rPr>
        <w:t xml:space="preserve"> </w:t>
      </w:r>
      <w:r w:rsidRPr="00CD2EF4">
        <w:rPr>
          <w:rStyle w:val="Emphasis"/>
          <w:i w:val="0"/>
          <w:iCs w:val="0"/>
          <w:sz w:val="36"/>
          <w:szCs w:val="36"/>
          <w:rtl/>
          <w:rPrChange w:id="7715" w:author="nidal saleh" w:date="2025-06-14T11:54:00Z">
            <w:rPr>
              <w:rStyle w:val="Emphasis"/>
              <w:i w:val="0"/>
              <w:iCs w:val="0"/>
              <w:rtl/>
            </w:rPr>
          </w:rPrChange>
        </w:rPr>
        <w:t>(إن كان المشروع جماعيا</w:t>
      </w:r>
      <w:r w:rsidR="007072AE" w:rsidRPr="00CD2EF4">
        <w:rPr>
          <w:rStyle w:val="Emphasis"/>
          <w:i w:val="0"/>
          <w:iCs w:val="0"/>
          <w:sz w:val="36"/>
          <w:szCs w:val="36"/>
          <w:rtl/>
          <w:rPrChange w:id="7716" w:author="nidal saleh" w:date="2025-06-14T11:54:00Z">
            <w:rPr>
              <w:rStyle w:val="Emphasis"/>
              <w:i w:val="0"/>
              <w:iCs w:val="0"/>
              <w:rtl/>
            </w:rPr>
          </w:rPrChange>
        </w:rPr>
        <w:t>)</w:t>
      </w:r>
      <w:bookmarkEnd w:id="7712"/>
    </w:p>
    <w:p w14:paraId="302FA5DD" w14:textId="77777777" w:rsidR="00B21089" w:rsidRPr="00CD2EF4" w:rsidRDefault="00B21089" w:rsidP="007072AE">
      <w:pPr>
        <w:pStyle w:val="NormalWeb"/>
        <w:bidi/>
        <w:rPr>
          <w:sz w:val="32"/>
          <w:szCs w:val="32"/>
          <w:rPrChange w:id="7717" w:author="nidal saleh" w:date="2025-06-14T11:54:00Z">
            <w:rPr/>
          </w:rPrChange>
        </w:rPr>
      </w:pPr>
      <w:r w:rsidRPr="00CD2EF4">
        <w:rPr>
          <w:sz w:val="32"/>
          <w:szCs w:val="32"/>
          <w:rtl/>
          <w:rPrChange w:id="7718" w:author="nidal saleh" w:date="2025-06-14T11:54:00Z">
            <w:rPr>
              <w:rtl/>
            </w:rPr>
          </w:rPrChange>
        </w:rPr>
        <w:t>توزيع المهام بين أفراد الفريق</w:t>
      </w:r>
    </w:p>
    <w:p w14:paraId="6466E5C4" w14:textId="3CE7A3BF" w:rsidR="00B21089" w:rsidRPr="00CD2EF4" w:rsidRDefault="00B21089" w:rsidP="00B21089">
      <w:pPr>
        <w:bidi/>
        <w:rPr>
          <w:sz w:val="32"/>
          <w:szCs w:val="32"/>
          <w:rtl/>
          <w:rPrChange w:id="7719" w:author="nidal saleh" w:date="2025-06-14T11:54:00Z">
            <w:rPr>
              <w:rtl/>
            </w:rPr>
          </w:rPrChange>
        </w:rPr>
      </w:pPr>
    </w:p>
    <w:tbl>
      <w:tblPr>
        <w:tblStyle w:val="TableGrid"/>
        <w:bidiVisual/>
        <w:tblW w:w="0" w:type="auto"/>
        <w:tblLook w:val="04A0" w:firstRow="1" w:lastRow="0" w:firstColumn="1" w:lastColumn="0" w:noHBand="0" w:noVBand="1"/>
      </w:tblPr>
      <w:tblGrid>
        <w:gridCol w:w="2614"/>
        <w:gridCol w:w="2614"/>
        <w:gridCol w:w="2614"/>
        <w:gridCol w:w="2614"/>
      </w:tblGrid>
      <w:tr w:rsidR="00E5442B" w:rsidRPr="00CD2EF4" w14:paraId="057E7985" w14:textId="77777777" w:rsidTr="00E5442B">
        <w:trPr>
          <w:ins w:id="7720" w:author="nidal saleh" w:date="2025-06-13T20:42:00Z"/>
        </w:trPr>
        <w:tc>
          <w:tcPr>
            <w:tcW w:w="2614" w:type="dxa"/>
          </w:tcPr>
          <w:p w14:paraId="271A70DC" w14:textId="1BC70E25" w:rsidR="00E5442B" w:rsidRPr="00CD2EF4" w:rsidRDefault="00E5442B" w:rsidP="00EA1ABB">
            <w:pPr>
              <w:bidi/>
              <w:rPr>
                <w:ins w:id="7721" w:author="nidal saleh" w:date="2025-06-13T20:42:00Z"/>
                <w:sz w:val="32"/>
                <w:szCs w:val="32"/>
                <w:rtl/>
                <w:rPrChange w:id="7722" w:author="nidal saleh" w:date="2025-06-14T11:54:00Z">
                  <w:rPr>
                    <w:ins w:id="7723" w:author="nidal saleh" w:date="2025-06-13T20:42:00Z"/>
                    <w:rtl/>
                  </w:rPr>
                </w:rPrChange>
              </w:rPr>
            </w:pPr>
            <w:ins w:id="7724" w:author="nidal saleh" w:date="2025-06-13T20:42:00Z">
              <w:r w:rsidRPr="00CD2EF4">
                <w:rPr>
                  <w:rFonts w:hint="eastAsia"/>
                  <w:sz w:val="32"/>
                  <w:szCs w:val="32"/>
                  <w:rtl/>
                  <w:rPrChange w:id="7725" w:author="nidal saleh" w:date="2025-06-14T11:54:00Z">
                    <w:rPr>
                      <w:rFonts w:hint="eastAsia"/>
                      <w:rtl/>
                    </w:rPr>
                  </w:rPrChange>
                </w:rPr>
                <w:t>الحالة</w:t>
              </w:r>
            </w:ins>
          </w:p>
        </w:tc>
        <w:tc>
          <w:tcPr>
            <w:tcW w:w="2614" w:type="dxa"/>
          </w:tcPr>
          <w:p w14:paraId="3C686EF4" w14:textId="52BD46C7" w:rsidR="00E5442B" w:rsidRPr="00CD2EF4" w:rsidRDefault="00DD6D90" w:rsidP="00EA1ABB">
            <w:pPr>
              <w:bidi/>
              <w:rPr>
                <w:ins w:id="7726" w:author="nidal saleh" w:date="2025-06-13T20:42:00Z"/>
                <w:sz w:val="32"/>
                <w:szCs w:val="32"/>
                <w:rtl/>
                <w:rPrChange w:id="7727" w:author="nidal saleh" w:date="2025-06-14T11:54:00Z">
                  <w:rPr>
                    <w:ins w:id="7728" w:author="nidal saleh" w:date="2025-06-13T20:42:00Z"/>
                    <w:rtl/>
                  </w:rPr>
                </w:rPrChange>
              </w:rPr>
            </w:pPr>
            <w:ins w:id="7729" w:author="nidal saleh" w:date="2025-06-14T12:27:00Z">
              <w:r w:rsidRPr="002A5F29">
                <w:rPr>
                  <w:rFonts w:hint="cs"/>
                  <w:sz w:val="32"/>
                  <w:szCs w:val="32"/>
                  <w:rtl/>
                </w:rPr>
                <w:t>أحمد</w:t>
              </w:r>
            </w:ins>
          </w:p>
        </w:tc>
        <w:tc>
          <w:tcPr>
            <w:tcW w:w="2614" w:type="dxa"/>
          </w:tcPr>
          <w:p w14:paraId="0D7567FA" w14:textId="6BADF0EC" w:rsidR="00E5442B" w:rsidRPr="00CD2EF4" w:rsidRDefault="00DD6D90" w:rsidP="00EA1ABB">
            <w:pPr>
              <w:bidi/>
              <w:rPr>
                <w:ins w:id="7730" w:author="nidal saleh" w:date="2025-06-13T20:42:00Z"/>
                <w:sz w:val="32"/>
                <w:szCs w:val="32"/>
                <w:rtl/>
                <w:rPrChange w:id="7731" w:author="nidal saleh" w:date="2025-06-14T11:54:00Z">
                  <w:rPr>
                    <w:ins w:id="7732" w:author="nidal saleh" w:date="2025-06-13T20:42:00Z"/>
                    <w:rtl/>
                  </w:rPr>
                </w:rPrChange>
              </w:rPr>
            </w:pPr>
            <w:ins w:id="7733" w:author="nidal saleh" w:date="2025-06-14T12:27:00Z">
              <w:r>
                <w:rPr>
                  <w:sz w:val="32"/>
                  <w:szCs w:val="32"/>
                  <w:rtl/>
                </w:rPr>
                <w:t>نضال</w:t>
              </w:r>
            </w:ins>
          </w:p>
        </w:tc>
        <w:tc>
          <w:tcPr>
            <w:tcW w:w="2614" w:type="dxa"/>
          </w:tcPr>
          <w:p w14:paraId="6C22936C" w14:textId="6C24D27E" w:rsidR="00E5442B" w:rsidRPr="00CD2EF4" w:rsidRDefault="00E5442B" w:rsidP="00EA1ABB">
            <w:pPr>
              <w:bidi/>
              <w:rPr>
                <w:ins w:id="7734" w:author="nidal saleh" w:date="2025-06-13T20:42:00Z"/>
                <w:sz w:val="32"/>
                <w:szCs w:val="32"/>
                <w:rtl/>
                <w:rPrChange w:id="7735" w:author="nidal saleh" w:date="2025-06-14T11:54:00Z">
                  <w:rPr>
                    <w:ins w:id="7736" w:author="nidal saleh" w:date="2025-06-13T20:42:00Z"/>
                    <w:rtl/>
                  </w:rPr>
                </w:rPrChange>
              </w:rPr>
            </w:pPr>
            <w:ins w:id="7737" w:author="nidal saleh" w:date="2025-06-13T20:43:00Z">
              <w:r w:rsidRPr="00CD2EF4">
                <w:rPr>
                  <w:rFonts w:hint="eastAsia"/>
                  <w:sz w:val="32"/>
                  <w:szCs w:val="32"/>
                  <w:rtl/>
                  <w:rPrChange w:id="7738" w:author="nidal saleh" w:date="2025-06-14T11:54:00Z">
                    <w:rPr>
                      <w:rFonts w:hint="eastAsia"/>
                      <w:rtl/>
                    </w:rPr>
                  </w:rPrChange>
                </w:rPr>
                <w:t>يوسف</w:t>
              </w:r>
            </w:ins>
          </w:p>
        </w:tc>
      </w:tr>
      <w:tr w:rsidR="00E5442B" w:rsidRPr="00CD2EF4" w14:paraId="7697702C" w14:textId="77777777" w:rsidTr="00E5442B">
        <w:trPr>
          <w:ins w:id="7739" w:author="nidal saleh" w:date="2025-06-13T20:42:00Z"/>
        </w:trPr>
        <w:tc>
          <w:tcPr>
            <w:tcW w:w="2614" w:type="dxa"/>
          </w:tcPr>
          <w:p w14:paraId="60088A5A" w14:textId="5293B565" w:rsidR="00E5442B" w:rsidRPr="00CD2EF4" w:rsidRDefault="00E5442B" w:rsidP="00EA1ABB">
            <w:pPr>
              <w:bidi/>
              <w:rPr>
                <w:ins w:id="7740" w:author="nidal saleh" w:date="2025-06-13T20:42:00Z"/>
                <w:sz w:val="32"/>
                <w:szCs w:val="32"/>
                <w:rtl/>
                <w:rPrChange w:id="7741" w:author="nidal saleh" w:date="2025-06-14T11:54:00Z">
                  <w:rPr>
                    <w:ins w:id="7742" w:author="nidal saleh" w:date="2025-06-13T20:42:00Z"/>
                    <w:rtl/>
                  </w:rPr>
                </w:rPrChange>
              </w:rPr>
            </w:pPr>
            <w:ins w:id="7743" w:author="nidal saleh" w:date="2025-06-13T20:51:00Z">
              <w:r w:rsidRPr="00CD2EF4">
                <w:rPr>
                  <w:sz w:val="32"/>
                  <w:szCs w:val="32"/>
                  <w:rtl/>
                  <w:rPrChange w:id="7744" w:author="nidal saleh" w:date="2025-06-14T11:54:00Z">
                    <w:rPr>
                      <w:rtl/>
                    </w:rPr>
                  </w:rPrChange>
                </w:rPr>
                <w:t>إغلاق العينين</w:t>
              </w:r>
            </w:ins>
          </w:p>
        </w:tc>
        <w:tc>
          <w:tcPr>
            <w:tcW w:w="2614" w:type="dxa"/>
          </w:tcPr>
          <w:p w14:paraId="42B090E3" w14:textId="4889D7FD" w:rsidR="00E5442B" w:rsidRPr="00CD2EF4" w:rsidRDefault="005552D4" w:rsidP="00EA1ABB">
            <w:pPr>
              <w:bidi/>
              <w:rPr>
                <w:ins w:id="7745" w:author="nidal saleh" w:date="2025-06-13T20:42:00Z"/>
                <w:rFonts w:hint="cs"/>
                <w:sz w:val="32"/>
                <w:szCs w:val="32"/>
                <w:rtl/>
                <w:lang w:bidi="ar-SY"/>
                <w:rPrChange w:id="7746" w:author="nidal saleh" w:date="2025-06-14T11:54:00Z">
                  <w:rPr>
                    <w:ins w:id="7747" w:author="nidal saleh" w:date="2025-06-13T20:42:00Z"/>
                    <w:rtl/>
                  </w:rPr>
                </w:rPrChange>
              </w:rPr>
            </w:pPr>
            <w:ins w:id="7748" w:author="nidal saleh" w:date="2025-06-28T14:39:00Z">
              <w:r w:rsidRPr="002A5F29">
                <w:rPr>
                  <w:rFonts w:ascii="Segoe UI Emoji" w:hAnsi="Segoe UI Emoji" w:cs="Segoe UI Emoji"/>
                  <w:sz w:val="32"/>
                  <w:szCs w:val="32"/>
                </w:rPr>
                <w:t>✅</w:t>
              </w:r>
            </w:ins>
          </w:p>
        </w:tc>
        <w:tc>
          <w:tcPr>
            <w:tcW w:w="2614" w:type="dxa"/>
          </w:tcPr>
          <w:p w14:paraId="0AB3276A" w14:textId="77777777" w:rsidR="00E5442B" w:rsidRPr="00CD2EF4" w:rsidRDefault="00E5442B" w:rsidP="00EA1ABB">
            <w:pPr>
              <w:bidi/>
              <w:rPr>
                <w:ins w:id="7749" w:author="nidal saleh" w:date="2025-06-13T20:42:00Z"/>
                <w:sz w:val="32"/>
                <w:szCs w:val="32"/>
                <w:rtl/>
                <w:rPrChange w:id="7750" w:author="nidal saleh" w:date="2025-06-14T11:54:00Z">
                  <w:rPr>
                    <w:ins w:id="7751" w:author="nidal saleh" w:date="2025-06-13T20:42:00Z"/>
                    <w:rtl/>
                  </w:rPr>
                </w:rPrChange>
              </w:rPr>
            </w:pPr>
          </w:p>
        </w:tc>
        <w:tc>
          <w:tcPr>
            <w:tcW w:w="2614" w:type="dxa"/>
          </w:tcPr>
          <w:p w14:paraId="15FBC3E9" w14:textId="77777777" w:rsidR="00E5442B" w:rsidRPr="00CD2EF4" w:rsidRDefault="00E5442B" w:rsidP="00EA1ABB">
            <w:pPr>
              <w:bidi/>
              <w:rPr>
                <w:ins w:id="7752" w:author="nidal saleh" w:date="2025-06-13T20:42:00Z"/>
                <w:sz w:val="32"/>
                <w:szCs w:val="32"/>
                <w:rtl/>
                <w:rPrChange w:id="7753" w:author="nidal saleh" w:date="2025-06-14T11:54:00Z">
                  <w:rPr>
                    <w:ins w:id="7754" w:author="nidal saleh" w:date="2025-06-13T20:42:00Z"/>
                    <w:rtl/>
                  </w:rPr>
                </w:rPrChange>
              </w:rPr>
            </w:pPr>
          </w:p>
        </w:tc>
      </w:tr>
      <w:tr w:rsidR="00E5442B" w:rsidRPr="00CD2EF4" w14:paraId="314AE6E1" w14:textId="77777777" w:rsidTr="00E5442B">
        <w:trPr>
          <w:ins w:id="7755" w:author="nidal saleh" w:date="2025-06-13T20:42:00Z"/>
        </w:trPr>
        <w:tc>
          <w:tcPr>
            <w:tcW w:w="2614" w:type="dxa"/>
          </w:tcPr>
          <w:p w14:paraId="2AB74078" w14:textId="0B9AA9A7" w:rsidR="00E5442B" w:rsidRPr="00CD2EF4" w:rsidRDefault="00E5442B" w:rsidP="00EA1ABB">
            <w:pPr>
              <w:bidi/>
              <w:rPr>
                <w:ins w:id="7756" w:author="nidal saleh" w:date="2025-06-13T20:42:00Z"/>
                <w:sz w:val="32"/>
                <w:szCs w:val="32"/>
                <w:rtl/>
                <w:rPrChange w:id="7757" w:author="nidal saleh" w:date="2025-06-14T11:54:00Z">
                  <w:rPr>
                    <w:ins w:id="7758" w:author="nidal saleh" w:date="2025-06-13T20:42:00Z"/>
                    <w:rtl/>
                  </w:rPr>
                </w:rPrChange>
              </w:rPr>
            </w:pPr>
            <w:ins w:id="7759" w:author="nidal saleh" w:date="2025-06-13T20:51:00Z">
              <w:r w:rsidRPr="00CD2EF4">
                <w:rPr>
                  <w:rFonts w:ascii="Times New Roman" w:eastAsia="Times New Roman" w:hAnsi="Times New Roman" w:cs="Times New Roman" w:hint="eastAsia"/>
                  <w:sz w:val="32"/>
                  <w:szCs w:val="32"/>
                  <w:rtl/>
                  <w:rPrChange w:id="7760" w:author="nidal saleh" w:date="2025-06-14T11:54:00Z">
                    <w:rPr>
                      <w:rFonts w:ascii="Times New Roman" w:eastAsia="Times New Roman" w:hAnsi="Times New Roman" w:cs="Times New Roman" w:hint="eastAsia"/>
                      <w:sz w:val="24"/>
                      <w:szCs w:val="24"/>
                      <w:rtl/>
                    </w:rPr>
                  </w:rPrChange>
                </w:rPr>
                <w:t>ا</w:t>
              </w:r>
              <w:r w:rsidRPr="00CD2EF4">
                <w:rPr>
                  <w:rFonts w:ascii="Times New Roman" w:eastAsia="Times New Roman" w:hAnsi="Times New Roman" w:cs="Times New Roman"/>
                  <w:sz w:val="32"/>
                  <w:szCs w:val="32"/>
                  <w:rtl/>
                  <w:rPrChange w:id="7761" w:author="nidal saleh" w:date="2025-06-14T11:54:00Z">
                    <w:rPr>
                      <w:rFonts w:ascii="Times New Roman" w:eastAsia="Times New Roman" w:hAnsi="Times New Roman" w:cs="Times New Roman"/>
                      <w:sz w:val="24"/>
                      <w:szCs w:val="24"/>
                      <w:rtl/>
                    </w:rPr>
                  </w:rPrChange>
                </w:rPr>
                <w:t>لتثاؤب</w:t>
              </w:r>
            </w:ins>
          </w:p>
        </w:tc>
        <w:tc>
          <w:tcPr>
            <w:tcW w:w="2614" w:type="dxa"/>
          </w:tcPr>
          <w:p w14:paraId="5331186E" w14:textId="77777777" w:rsidR="00E5442B" w:rsidRPr="00CD2EF4" w:rsidRDefault="00E5442B" w:rsidP="00EA1ABB">
            <w:pPr>
              <w:bidi/>
              <w:rPr>
                <w:ins w:id="7762" w:author="nidal saleh" w:date="2025-06-13T20:42:00Z"/>
                <w:sz w:val="32"/>
                <w:szCs w:val="32"/>
                <w:rtl/>
                <w:rPrChange w:id="7763" w:author="nidal saleh" w:date="2025-06-14T11:54:00Z">
                  <w:rPr>
                    <w:ins w:id="7764" w:author="nidal saleh" w:date="2025-06-13T20:42:00Z"/>
                    <w:rtl/>
                  </w:rPr>
                </w:rPrChange>
              </w:rPr>
            </w:pPr>
          </w:p>
        </w:tc>
        <w:tc>
          <w:tcPr>
            <w:tcW w:w="2614" w:type="dxa"/>
          </w:tcPr>
          <w:p w14:paraId="1D830FD3" w14:textId="77777777" w:rsidR="00E5442B" w:rsidRPr="00CD2EF4" w:rsidRDefault="00E5442B" w:rsidP="00EA1ABB">
            <w:pPr>
              <w:bidi/>
              <w:rPr>
                <w:ins w:id="7765" w:author="nidal saleh" w:date="2025-06-13T20:42:00Z"/>
                <w:sz w:val="32"/>
                <w:szCs w:val="32"/>
                <w:rtl/>
                <w:rPrChange w:id="7766" w:author="nidal saleh" w:date="2025-06-14T11:54:00Z">
                  <w:rPr>
                    <w:ins w:id="7767" w:author="nidal saleh" w:date="2025-06-13T20:42:00Z"/>
                    <w:rtl/>
                  </w:rPr>
                </w:rPrChange>
              </w:rPr>
            </w:pPr>
          </w:p>
        </w:tc>
        <w:tc>
          <w:tcPr>
            <w:tcW w:w="2614" w:type="dxa"/>
          </w:tcPr>
          <w:p w14:paraId="4802DFA7" w14:textId="05E4DF29" w:rsidR="00E5442B" w:rsidRPr="00CD2EF4" w:rsidRDefault="005552D4" w:rsidP="00EA1ABB">
            <w:pPr>
              <w:bidi/>
              <w:rPr>
                <w:ins w:id="7768" w:author="nidal saleh" w:date="2025-06-13T20:42:00Z"/>
                <w:rFonts w:hint="cs"/>
                <w:sz w:val="32"/>
                <w:szCs w:val="32"/>
                <w:rtl/>
                <w:lang w:bidi="ar-SY"/>
                <w:rPrChange w:id="7769" w:author="nidal saleh" w:date="2025-06-14T11:54:00Z">
                  <w:rPr>
                    <w:ins w:id="7770" w:author="nidal saleh" w:date="2025-06-13T20:42:00Z"/>
                    <w:rtl/>
                  </w:rPr>
                </w:rPrChange>
              </w:rPr>
            </w:pPr>
            <w:ins w:id="7771" w:author="nidal saleh" w:date="2025-06-28T14:39:00Z">
              <w:r w:rsidRPr="002A5F29">
                <w:rPr>
                  <w:rFonts w:ascii="Segoe UI Emoji" w:hAnsi="Segoe UI Emoji" w:cs="Segoe UI Emoji"/>
                  <w:sz w:val="32"/>
                  <w:szCs w:val="32"/>
                </w:rPr>
                <w:t>✅</w:t>
              </w:r>
            </w:ins>
          </w:p>
        </w:tc>
      </w:tr>
      <w:tr w:rsidR="00E5442B" w:rsidRPr="00CD2EF4" w14:paraId="5D1CAF17" w14:textId="77777777" w:rsidTr="00E5442B">
        <w:trPr>
          <w:ins w:id="7772" w:author="nidal saleh" w:date="2025-06-13T20:42:00Z"/>
        </w:trPr>
        <w:tc>
          <w:tcPr>
            <w:tcW w:w="2614" w:type="dxa"/>
          </w:tcPr>
          <w:p w14:paraId="513DD17D" w14:textId="77777777" w:rsidR="00E5442B" w:rsidRPr="00CD2EF4" w:rsidRDefault="00E5442B" w:rsidP="00EA1ABB">
            <w:pPr>
              <w:bidi/>
              <w:rPr>
                <w:ins w:id="7773" w:author="nidal saleh" w:date="2025-06-13T20:52:00Z"/>
                <w:sz w:val="32"/>
                <w:szCs w:val="32"/>
                <w:rtl/>
                <w:rPrChange w:id="7774" w:author="nidal saleh" w:date="2025-06-14T11:54:00Z">
                  <w:rPr>
                    <w:ins w:id="7775" w:author="nidal saleh" w:date="2025-06-13T20:52:00Z"/>
                    <w:rtl/>
                  </w:rPr>
                </w:rPrChange>
              </w:rPr>
            </w:pPr>
            <w:proofErr w:type="spellStart"/>
            <w:ins w:id="7776" w:author="nidal saleh" w:date="2025-06-13T20:52:00Z">
              <w:r w:rsidRPr="00CD2EF4">
                <w:rPr>
                  <w:rFonts w:hint="eastAsia"/>
                  <w:sz w:val="32"/>
                  <w:szCs w:val="32"/>
                  <w:rtl/>
                  <w:rPrChange w:id="7777" w:author="nidal saleh" w:date="2025-06-14T11:54:00Z">
                    <w:rPr>
                      <w:rFonts w:hint="eastAsia"/>
                      <w:rtl/>
                    </w:rPr>
                  </w:rPrChange>
                </w:rPr>
                <w:t>إلتفاف</w:t>
              </w:r>
              <w:proofErr w:type="spellEnd"/>
              <w:r w:rsidRPr="00CD2EF4">
                <w:rPr>
                  <w:sz w:val="32"/>
                  <w:szCs w:val="32"/>
                  <w:rtl/>
                  <w:rPrChange w:id="7778" w:author="nidal saleh" w:date="2025-06-14T11:54:00Z">
                    <w:rPr>
                      <w:rtl/>
                    </w:rPr>
                  </w:rPrChange>
                </w:rPr>
                <w:t xml:space="preserve"> الرأس</w:t>
              </w:r>
            </w:ins>
          </w:p>
          <w:p w14:paraId="21881E15" w14:textId="7FB766DB" w:rsidR="00E5442B" w:rsidRPr="00CD2EF4" w:rsidRDefault="00E5442B" w:rsidP="00E5442B">
            <w:pPr>
              <w:bidi/>
              <w:rPr>
                <w:ins w:id="7779" w:author="nidal saleh" w:date="2025-06-13T20:42:00Z"/>
                <w:sz w:val="32"/>
                <w:szCs w:val="32"/>
                <w:rtl/>
                <w:rPrChange w:id="7780" w:author="nidal saleh" w:date="2025-06-14T11:54:00Z">
                  <w:rPr>
                    <w:ins w:id="7781" w:author="nidal saleh" w:date="2025-06-13T20:42:00Z"/>
                    <w:rtl/>
                  </w:rPr>
                </w:rPrChange>
              </w:rPr>
            </w:pPr>
            <w:ins w:id="7782" w:author="nidal saleh" w:date="2025-06-13T20:52:00Z">
              <w:r w:rsidRPr="00CD2EF4">
                <w:rPr>
                  <w:sz w:val="32"/>
                  <w:szCs w:val="32"/>
                  <w:rtl/>
                  <w:rPrChange w:id="7783" w:author="nidal saleh" w:date="2025-06-14T11:54:00Z">
                    <w:rPr>
                      <w:rtl/>
                    </w:rPr>
                  </w:rPrChange>
                </w:rPr>
                <w:t>(</w:t>
              </w:r>
              <w:r w:rsidRPr="00CD2EF4">
                <w:rPr>
                  <w:rFonts w:ascii="Times New Roman" w:eastAsia="Times New Roman" w:hAnsi="Times New Roman" w:cs="Times New Roman"/>
                  <w:sz w:val="32"/>
                  <w:szCs w:val="32"/>
                  <w:rtl/>
                  <w:rPrChange w:id="7784" w:author="nidal saleh" w:date="2025-06-14T11:54:00Z">
                    <w:rPr>
                      <w:rFonts w:ascii="Times New Roman" w:eastAsia="Times New Roman" w:hAnsi="Times New Roman" w:cs="Times New Roman"/>
                      <w:sz w:val="24"/>
                      <w:szCs w:val="24"/>
                      <w:rtl/>
                    </w:rPr>
                  </w:rPrChange>
                </w:rPr>
                <w:t>النظر بعيدًا</w:t>
              </w:r>
              <w:r w:rsidRPr="00CD2EF4">
                <w:rPr>
                  <w:sz w:val="32"/>
                  <w:szCs w:val="32"/>
                  <w:rtl/>
                  <w:rPrChange w:id="7785" w:author="nidal saleh" w:date="2025-06-14T11:54:00Z">
                    <w:rPr>
                      <w:rtl/>
                    </w:rPr>
                  </w:rPrChange>
                </w:rPr>
                <w:t>)</w:t>
              </w:r>
            </w:ins>
          </w:p>
        </w:tc>
        <w:tc>
          <w:tcPr>
            <w:tcW w:w="2614" w:type="dxa"/>
          </w:tcPr>
          <w:p w14:paraId="7DF6C505" w14:textId="54747043" w:rsidR="00E5442B" w:rsidRPr="00DD6D90" w:rsidRDefault="00E5442B" w:rsidP="00EA1ABB">
            <w:pPr>
              <w:bidi/>
              <w:rPr>
                <w:ins w:id="7786" w:author="nidal saleh" w:date="2025-06-13T20:42:00Z"/>
                <w:sz w:val="32"/>
                <w:szCs w:val="32"/>
                <w:rtl/>
                <w:lang w:bidi="ar-SY"/>
                <w:rPrChange w:id="7787" w:author="nidal saleh" w:date="2025-06-14T12:27:00Z">
                  <w:rPr>
                    <w:ins w:id="7788" w:author="nidal saleh" w:date="2025-06-13T20:42:00Z"/>
                    <w:rtl/>
                  </w:rPr>
                </w:rPrChange>
              </w:rPr>
            </w:pPr>
          </w:p>
        </w:tc>
        <w:tc>
          <w:tcPr>
            <w:tcW w:w="2614" w:type="dxa"/>
          </w:tcPr>
          <w:p w14:paraId="7EF15643" w14:textId="69EC28EC" w:rsidR="00E5442B" w:rsidRPr="00CD2EF4" w:rsidRDefault="00DD6D90" w:rsidP="00EA1ABB">
            <w:pPr>
              <w:bidi/>
              <w:rPr>
                <w:ins w:id="7789" w:author="nidal saleh" w:date="2025-06-13T20:42:00Z"/>
                <w:sz w:val="32"/>
                <w:szCs w:val="32"/>
                <w:rtl/>
                <w:rPrChange w:id="7790" w:author="nidal saleh" w:date="2025-06-14T11:54:00Z">
                  <w:rPr>
                    <w:ins w:id="7791" w:author="nidal saleh" w:date="2025-06-13T20:42:00Z"/>
                    <w:rtl/>
                  </w:rPr>
                </w:rPrChange>
              </w:rPr>
            </w:pPr>
            <w:ins w:id="7792" w:author="nidal saleh" w:date="2025-06-14T12:27:00Z">
              <w:r w:rsidRPr="002A5F29">
                <w:rPr>
                  <w:rFonts w:ascii="Segoe UI Emoji" w:hAnsi="Segoe UI Emoji" w:cs="Segoe UI Emoji"/>
                  <w:sz w:val="32"/>
                  <w:szCs w:val="32"/>
                </w:rPr>
                <w:t>✅</w:t>
              </w:r>
            </w:ins>
          </w:p>
        </w:tc>
        <w:tc>
          <w:tcPr>
            <w:tcW w:w="2614" w:type="dxa"/>
          </w:tcPr>
          <w:p w14:paraId="0B873584" w14:textId="77777777" w:rsidR="00E5442B" w:rsidRPr="00CD2EF4" w:rsidRDefault="00E5442B" w:rsidP="00EA1ABB">
            <w:pPr>
              <w:bidi/>
              <w:rPr>
                <w:ins w:id="7793" w:author="nidal saleh" w:date="2025-06-13T20:42:00Z"/>
                <w:sz w:val="32"/>
                <w:szCs w:val="32"/>
                <w:rtl/>
                <w:rPrChange w:id="7794" w:author="nidal saleh" w:date="2025-06-14T11:54:00Z">
                  <w:rPr>
                    <w:ins w:id="7795" w:author="nidal saleh" w:date="2025-06-13T20:42:00Z"/>
                    <w:rtl/>
                  </w:rPr>
                </w:rPrChange>
              </w:rPr>
            </w:pPr>
          </w:p>
        </w:tc>
      </w:tr>
      <w:tr w:rsidR="003140C5" w:rsidRPr="00CD2EF4" w14:paraId="0ACFFA7C" w14:textId="77777777" w:rsidTr="00E5442B">
        <w:trPr>
          <w:ins w:id="7796" w:author="nidal saleh" w:date="2025-06-13T20:53:00Z"/>
        </w:trPr>
        <w:tc>
          <w:tcPr>
            <w:tcW w:w="2614" w:type="dxa"/>
          </w:tcPr>
          <w:p w14:paraId="78497E01" w14:textId="1AD0F029" w:rsidR="003140C5" w:rsidRPr="00CD2EF4" w:rsidRDefault="003140C5" w:rsidP="00EA1ABB">
            <w:pPr>
              <w:bidi/>
              <w:rPr>
                <w:ins w:id="7797" w:author="nidal saleh" w:date="2025-06-13T20:53:00Z"/>
                <w:sz w:val="32"/>
                <w:szCs w:val="32"/>
                <w:rtl/>
                <w:rPrChange w:id="7798" w:author="nidal saleh" w:date="2025-06-14T11:54:00Z">
                  <w:rPr>
                    <w:ins w:id="7799" w:author="nidal saleh" w:date="2025-06-13T20:53:00Z"/>
                    <w:rtl/>
                  </w:rPr>
                </w:rPrChange>
              </w:rPr>
            </w:pPr>
            <w:ins w:id="7800" w:author="nidal saleh" w:date="2025-06-13T20:53:00Z">
              <w:r w:rsidRPr="00CD2EF4">
                <w:rPr>
                  <w:rFonts w:hint="eastAsia"/>
                  <w:sz w:val="32"/>
                  <w:szCs w:val="32"/>
                  <w:rtl/>
                  <w:rPrChange w:id="7801" w:author="nidal saleh" w:date="2025-06-14T11:54:00Z">
                    <w:rPr>
                      <w:rFonts w:hint="eastAsia"/>
                      <w:rtl/>
                    </w:rPr>
                  </w:rPrChange>
                </w:rPr>
                <w:t>استخدام</w:t>
              </w:r>
              <w:r w:rsidRPr="00CD2EF4">
                <w:rPr>
                  <w:sz w:val="32"/>
                  <w:szCs w:val="32"/>
                  <w:rtl/>
                  <w:rPrChange w:id="7802" w:author="nidal saleh" w:date="2025-06-14T11:54:00Z">
                    <w:rPr>
                      <w:rtl/>
                    </w:rPr>
                  </w:rPrChange>
                </w:rPr>
                <w:t xml:space="preserve"> </w:t>
              </w:r>
              <w:r w:rsidRPr="00CD2EF4">
                <w:rPr>
                  <w:rFonts w:hint="eastAsia"/>
                  <w:sz w:val="32"/>
                  <w:szCs w:val="32"/>
                  <w:rtl/>
                  <w:rPrChange w:id="7803" w:author="nidal saleh" w:date="2025-06-14T11:54:00Z">
                    <w:rPr>
                      <w:rFonts w:hint="eastAsia"/>
                      <w:rtl/>
                    </w:rPr>
                  </w:rPrChange>
                </w:rPr>
                <w:t>أحد</w:t>
              </w:r>
              <w:r w:rsidRPr="00CD2EF4">
                <w:rPr>
                  <w:sz w:val="32"/>
                  <w:szCs w:val="32"/>
                  <w:rtl/>
                  <w:rPrChange w:id="7804" w:author="nidal saleh" w:date="2025-06-14T11:54:00Z">
                    <w:rPr>
                      <w:rtl/>
                    </w:rPr>
                  </w:rPrChange>
                </w:rPr>
                <w:t xml:space="preserve"> </w:t>
              </w:r>
              <w:r w:rsidRPr="00CD2EF4">
                <w:rPr>
                  <w:rFonts w:hint="eastAsia"/>
                  <w:sz w:val="32"/>
                  <w:szCs w:val="32"/>
                  <w:rtl/>
                  <w:rPrChange w:id="7805" w:author="nidal saleh" w:date="2025-06-14T11:54:00Z">
                    <w:rPr>
                      <w:rFonts w:hint="eastAsia"/>
                      <w:rtl/>
                    </w:rPr>
                  </w:rPrChange>
                </w:rPr>
                <w:t>اليدين</w:t>
              </w:r>
            </w:ins>
          </w:p>
        </w:tc>
        <w:tc>
          <w:tcPr>
            <w:tcW w:w="2614" w:type="dxa"/>
          </w:tcPr>
          <w:p w14:paraId="3673E5F9" w14:textId="1EE6267C" w:rsidR="003140C5" w:rsidRPr="00CD2EF4" w:rsidRDefault="005552D4" w:rsidP="00EA1ABB">
            <w:pPr>
              <w:bidi/>
              <w:rPr>
                <w:ins w:id="7806" w:author="nidal saleh" w:date="2025-06-13T20:53:00Z"/>
                <w:sz w:val="32"/>
                <w:szCs w:val="32"/>
                <w:rtl/>
                <w:rPrChange w:id="7807" w:author="nidal saleh" w:date="2025-06-14T11:54:00Z">
                  <w:rPr>
                    <w:ins w:id="7808" w:author="nidal saleh" w:date="2025-06-13T20:53:00Z"/>
                    <w:rtl/>
                  </w:rPr>
                </w:rPrChange>
              </w:rPr>
            </w:pPr>
            <w:ins w:id="7809" w:author="nidal saleh" w:date="2025-06-28T14:39:00Z">
              <w:r w:rsidRPr="002A5F29">
                <w:rPr>
                  <w:rFonts w:ascii="Segoe UI Emoji" w:hAnsi="Segoe UI Emoji" w:cs="Segoe UI Emoji"/>
                  <w:sz w:val="32"/>
                  <w:szCs w:val="32"/>
                </w:rPr>
                <w:t>✅</w:t>
              </w:r>
            </w:ins>
          </w:p>
        </w:tc>
        <w:tc>
          <w:tcPr>
            <w:tcW w:w="2614" w:type="dxa"/>
          </w:tcPr>
          <w:p w14:paraId="174A53CE" w14:textId="77777777" w:rsidR="003140C5" w:rsidRPr="00CD2EF4" w:rsidRDefault="003140C5" w:rsidP="00EA1ABB">
            <w:pPr>
              <w:bidi/>
              <w:rPr>
                <w:ins w:id="7810" w:author="nidal saleh" w:date="2025-06-13T20:53:00Z"/>
                <w:sz w:val="32"/>
                <w:szCs w:val="32"/>
                <w:rtl/>
                <w:rPrChange w:id="7811" w:author="nidal saleh" w:date="2025-06-14T11:54:00Z">
                  <w:rPr>
                    <w:ins w:id="7812" w:author="nidal saleh" w:date="2025-06-13T20:53:00Z"/>
                    <w:rtl/>
                  </w:rPr>
                </w:rPrChange>
              </w:rPr>
            </w:pPr>
          </w:p>
        </w:tc>
        <w:tc>
          <w:tcPr>
            <w:tcW w:w="2614" w:type="dxa"/>
          </w:tcPr>
          <w:p w14:paraId="197DD137" w14:textId="77777777" w:rsidR="003140C5" w:rsidRPr="00CD2EF4" w:rsidRDefault="003140C5" w:rsidP="00EA1ABB">
            <w:pPr>
              <w:bidi/>
              <w:rPr>
                <w:ins w:id="7813" w:author="nidal saleh" w:date="2025-06-13T20:53:00Z"/>
                <w:sz w:val="32"/>
                <w:szCs w:val="32"/>
                <w:rtl/>
                <w:rPrChange w:id="7814" w:author="nidal saleh" w:date="2025-06-14T11:54:00Z">
                  <w:rPr>
                    <w:ins w:id="7815" w:author="nidal saleh" w:date="2025-06-13T20:53:00Z"/>
                    <w:rtl/>
                  </w:rPr>
                </w:rPrChange>
              </w:rPr>
            </w:pPr>
          </w:p>
        </w:tc>
      </w:tr>
      <w:tr w:rsidR="00E5442B" w:rsidRPr="00CD2EF4" w14:paraId="5500A97E" w14:textId="77777777" w:rsidTr="00E5442B">
        <w:trPr>
          <w:ins w:id="7816" w:author="nidal saleh" w:date="2025-06-13T20:42:00Z"/>
        </w:trPr>
        <w:tc>
          <w:tcPr>
            <w:tcW w:w="2614" w:type="dxa"/>
          </w:tcPr>
          <w:p w14:paraId="3075F0A7" w14:textId="1ACEF95F" w:rsidR="00E5442B" w:rsidRPr="00CD2EF4" w:rsidRDefault="003140C5" w:rsidP="00EA1ABB">
            <w:pPr>
              <w:bidi/>
              <w:rPr>
                <w:ins w:id="7817" w:author="nidal saleh" w:date="2025-06-13T20:42:00Z"/>
                <w:sz w:val="32"/>
                <w:szCs w:val="32"/>
                <w:rtl/>
                <w:rPrChange w:id="7818" w:author="nidal saleh" w:date="2025-06-14T11:54:00Z">
                  <w:rPr>
                    <w:ins w:id="7819" w:author="nidal saleh" w:date="2025-06-13T20:42:00Z"/>
                    <w:rtl/>
                  </w:rPr>
                </w:rPrChange>
              </w:rPr>
            </w:pPr>
            <w:ins w:id="7820" w:author="nidal saleh" w:date="2025-06-13T20:52:00Z">
              <w:r w:rsidRPr="00CD2EF4">
                <w:rPr>
                  <w:rFonts w:hint="eastAsia"/>
                  <w:sz w:val="32"/>
                  <w:szCs w:val="32"/>
                  <w:rtl/>
                  <w:rPrChange w:id="7821" w:author="nidal saleh" w:date="2025-06-14T11:54:00Z">
                    <w:rPr>
                      <w:rFonts w:hint="eastAsia"/>
                      <w:rtl/>
                    </w:rPr>
                  </w:rPrChange>
                </w:rPr>
                <w:t>اشعارات</w:t>
              </w:r>
              <w:r w:rsidRPr="00CD2EF4">
                <w:rPr>
                  <w:sz w:val="32"/>
                  <w:szCs w:val="32"/>
                  <w:rtl/>
                  <w:rPrChange w:id="7822" w:author="nidal saleh" w:date="2025-06-14T11:54:00Z">
                    <w:rPr>
                      <w:rtl/>
                    </w:rPr>
                  </w:rPrChange>
                </w:rPr>
                <w:t xml:space="preserve"> </w:t>
              </w:r>
            </w:ins>
          </w:p>
        </w:tc>
        <w:tc>
          <w:tcPr>
            <w:tcW w:w="2614" w:type="dxa"/>
          </w:tcPr>
          <w:p w14:paraId="379E14B4" w14:textId="4B134D2A" w:rsidR="00E5442B" w:rsidRPr="00DD6D90" w:rsidRDefault="00E5442B" w:rsidP="00EA1ABB">
            <w:pPr>
              <w:bidi/>
              <w:rPr>
                <w:ins w:id="7823" w:author="nidal saleh" w:date="2025-06-13T20:42:00Z"/>
                <w:sz w:val="32"/>
                <w:szCs w:val="32"/>
                <w:rtl/>
                <w:lang w:bidi="ar-SY"/>
                <w:rPrChange w:id="7824" w:author="nidal saleh" w:date="2025-06-14T12:27:00Z">
                  <w:rPr>
                    <w:ins w:id="7825" w:author="nidal saleh" w:date="2025-06-13T20:42:00Z"/>
                    <w:rtl/>
                  </w:rPr>
                </w:rPrChange>
              </w:rPr>
            </w:pPr>
          </w:p>
        </w:tc>
        <w:tc>
          <w:tcPr>
            <w:tcW w:w="2614" w:type="dxa"/>
          </w:tcPr>
          <w:p w14:paraId="468D15A8" w14:textId="693E2EB9" w:rsidR="00E5442B" w:rsidRPr="00CD2EF4" w:rsidRDefault="00DD6D90" w:rsidP="00EA1ABB">
            <w:pPr>
              <w:bidi/>
              <w:rPr>
                <w:ins w:id="7826" w:author="nidal saleh" w:date="2025-06-13T20:42:00Z"/>
                <w:sz w:val="32"/>
                <w:szCs w:val="32"/>
                <w:rtl/>
                <w:rPrChange w:id="7827" w:author="nidal saleh" w:date="2025-06-14T11:54:00Z">
                  <w:rPr>
                    <w:ins w:id="7828" w:author="nidal saleh" w:date="2025-06-13T20:42:00Z"/>
                    <w:rtl/>
                  </w:rPr>
                </w:rPrChange>
              </w:rPr>
            </w:pPr>
            <w:ins w:id="7829" w:author="nidal saleh" w:date="2025-06-14T12:27:00Z">
              <w:r w:rsidRPr="002A5F29">
                <w:rPr>
                  <w:rFonts w:ascii="Segoe UI Emoji" w:hAnsi="Segoe UI Emoji" w:cs="Segoe UI Emoji"/>
                  <w:sz w:val="32"/>
                  <w:szCs w:val="32"/>
                </w:rPr>
                <w:t>✅</w:t>
              </w:r>
            </w:ins>
          </w:p>
        </w:tc>
        <w:tc>
          <w:tcPr>
            <w:tcW w:w="2614" w:type="dxa"/>
          </w:tcPr>
          <w:p w14:paraId="2D84A6D3" w14:textId="77777777" w:rsidR="00E5442B" w:rsidRPr="00CD2EF4" w:rsidRDefault="00E5442B" w:rsidP="00EA1ABB">
            <w:pPr>
              <w:bidi/>
              <w:rPr>
                <w:ins w:id="7830" w:author="nidal saleh" w:date="2025-06-13T20:42:00Z"/>
                <w:sz w:val="32"/>
                <w:szCs w:val="32"/>
                <w:rtl/>
                <w:rPrChange w:id="7831" w:author="nidal saleh" w:date="2025-06-14T11:54:00Z">
                  <w:rPr>
                    <w:ins w:id="7832" w:author="nidal saleh" w:date="2025-06-13T20:42:00Z"/>
                    <w:rtl/>
                  </w:rPr>
                </w:rPrChange>
              </w:rPr>
            </w:pPr>
          </w:p>
        </w:tc>
      </w:tr>
      <w:tr w:rsidR="00C6351B" w:rsidRPr="00CD2EF4" w14:paraId="3DC6CA5D" w14:textId="77777777" w:rsidTr="00E5442B">
        <w:trPr>
          <w:ins w:id="7833" w:author="nidal saleh" w:date="2025-06-13T20:56:00Z"/>
        </w:trPr>
        <w:tc>
          <w:tcPr>
            <w:tcW w:w="2614" w:type="dxa"/>
          </w:tcPr>
          <w:p w14:paraId="2EFB6E09" w14:textId="6D39040B" w:rsidR="00C6351B" w:rsidRPr="00CD2EF4" w:rsidRDefault="00C6351B" w:rsidP="00EA1ABB">
            <w:pPr>
              <w:bidi/>
              <w:rPr>
                <w:ins w:id="7834" w:author="nidal saleh" w:date="2025-06-13T20:56:00Z"/>
                <w:sz w:val="32"/>
                <w:szCs w:val="32"/>
                <w:rtl/>
                <w:rPrChange w:id="7835" w:author="nidal saleh" w:date="2025-06-14T11:54:00Z">
                  <w:rPr>
                    <w:ins w:id="7836" w:author="nidal saleh" w:date="2025-06-13T20:56:00Z"/>
                    <w:rtl/>
                  </w:rPr>
                </w:rPrChange>
              </w:rPr>
            </w:pPr>
            <w:ins w:id="7837" w:author="nidal saleh" w:date="2025-06-13T20:56:00Z">
              <w:r w:rsidRPr="00CD2EF4">
                <w:rPr>
                  <w:rFonts w:hint="eastAsia"/>
                  <w:sz w:val="32"/>
                  <w:szCs w:val="32"/>
                  <w:rtl/>
                  <w:rPrChange w:id="7838" w:author="nidal saleh" w:date="2025-06-14T11:54:00Z">
                    <w:rPr>
                      <w:rFonts w:hint="eastAsia"/>
                      <w:rtl/>
                    </w:rPr>
                  </w:rPrChange>
                </w:rPr>
                <w:t>تقارير</w:t>
              </w:r>
            </w:ins>
          </w:p>
        </w:tc>
        <w:tc>
          <w:tcPr>
            <w:tcW w:w="2614" w:type="dxa"/>
          </w:tcPr>
          <w:p w14:paraId="7EB9298E" w14:textId="4109086F" w:rsidR="00C6351B" w:rsidRPr="002105E9" w:rsidRDefault="00C6351B" w:rsidP="00EA1ABB">
            <w:pPr>
              <w:bidi/>
              <w:rPr>
                <w:ins w:id="7839" w:author="nidal saleh" w:date="2025-06-13T20:56:00Z"/>
                <w:rFonts w:ascii="Segoe UI Emoji" w:hAnsi="Segoe UI Emoji"/>
                <w:sz w:val="32"/>
                <w:szCs w:val="32"/>
                <w:lang w:bidi="ar-SY"/>
                <w:rPrChange w:id="7840" w:author="nidal saleh" w:date="2025-06-26T14:04:00Z">
                  <w:rPr>
                    <w:ins w:id="7841" w:author="nidal saleh" w:date="2025-06-13T20:56:00Z"/>
                    <w:rFonts w:ascii="Segoe UI Emoji" w:hAnsi="Segoe UI Emoji" w:cs="Segoe UI Emoji"/>
                  </w:rPr>
                </w:rPrChange>
              </w:rPr>
            </w:pPr>
          </w:p>
        </w:tc>
        <w:tc>
          <w:tcPr>
            <w:tcW w:w="2614" w:type="dxa"/>
          </w:tcPr>
          <w:p w14:paraId="207C2812" w14:textId="77777777" w:rsidR="00C6351B" w:rsidRPr="00CD2EF4" w:rsidRDefault="00C6351B" w:rsidP="00EA1ABB">
            <w:pPr>
              <w:bidi/>
              <w:rPr>
                <w:ins w:id="7842" w:author="nidal saleh" w:date="2025-06-13T20:56:00Z"/>
                <w:sz w:val="32"/>
                <w:szCs w:val="32"/>
                <w:rtl/>
                <w:rPrChange w:id="7843" w:author="nidal saleh" w:date="2025-06-14T11:54:00Z">
                  <w:rPr>
                    <w:ins w:id="7844" w:author="nidal saleh" w:date="2025-06-13T20:56:00Z"/>
                    <w:rtl/>
                  </w:rPr>
                </w:rPrChange>
              </w:rPr>
            </w:pPr>
          </w:p>
        </w:tc>
        <w:tc>
          <w:tcPr>
            <w:tcW w:w="2614" w:type="dxa"/>
          </w:tcPr>
          <w:p w14:paraId="5619FB33" w14:textId="2E69BEBE" w:rsidR="00C6351B" w:rsidRPr="00CD2EF4" w:rsidRDefault="005552D4" w:rsidP="00EA1ABB">
            <w:pPr>
              <w:bidi/>
              <w:rPr>
                <w:ins w:id="7845" w:author="nidal saleh" w:date="2025-06-13T20:56:00Z"/>
                <w:sz w:val="32"/>
                <w:szCs w:val="32"/>
                <w:rtl/>
                <w:rPrChange w:id="7846" w:author="nidal saleh" w:date="2025-06-14T11:54:00Z">
                  <w:rPr>
                    <w:ins w:id="7847" w:author="nidal saleh" w:date="2025-06-13T20:56:00Z"/>
                    <w:rtl/>
                  </w:rPr>
                </w:rPrChange>
              </w:rPr>
            </w:pPr>
            <w:ins w:id="7848" w:author="nidal saleh" w:date="2025-06-28T14:39:00Z">
              <w:r w:rsidRPr="002A5F29">
                <w:rPr>
                  <w:rFonts w:ascii="Segoe UI Emoji" w:hAnsi="Segoe UI Emoji" w:cs="Segoe UI Emoji"/>
                  <w:sz w:val="32"/>
                  <w:szCs w:val="32"/>
                </w:rPr>
                <w:t>✅</w:t>
              </w:r>
            </w:ins>
          </w:p>
        </w:tc>
      </w:tr>
      <w:tr w:rsidR="00E5442B" w:rsidRPr="00CD2EF4" w14:paraId="15E7FABC" w14:textId="77777777" w:rsidTr="00E5442B">
        <w:trPr>
          <w:ins w:id="7849" w:author="nidal saleh" w:date="2025-06-13T20:42:00Z"/>
        </w:trPr>
        <w:tc>
          <w:tcPr>
            <w:tcW w:w="2614" w:type="dxa"/>
          </w:tcPr>
          <w:p w14:paraId="1573337F" w14:textId="5CAAED7F" w:rsidR="00E5442B" w:rsidRPr="00CD2EF4" w:rsidRDefault="003140C5" w:rsidP="00EA1ABB">
            <w:pPr>
              <w:bidi/>
              <w:rPr>
                <w:ins w:id="7850" w:author="nidal saleh" w:date="2025-06-13T20:42:00Z"/>
                <w:sz w:val="32"/>
                <w:szCs w:val="32"/>
                <w:rtl/>
                <w:rPrChange w:id="7851" w:author="nidal saleh" w:date="2025-06-14T11:54:00Z">
                  <w:rPr>
                    <w:ins w:id="7852" w:author="nidal saleh" w:date="2025-06-13T20:42:00Z"/>
                    <w:rtl/>
                  </w:rPr>
                </w:rPrChange>
              </w:rPr>
            </w:pPr>
            <w:ins w:id="7853" w:author="nidal saleh" w:date="2025-06-13T20:53:00Z">
              <w:r w:rsidRPr="00CD2EF4">
                <w:rPr>
                  <w:rFonts w:hint="eastAsia"/>
                  <w:sz w:val="32"/>
                  <w:szCs w:val="32"/>
                  <w:rtl/>
                  <w:rPrChange w:id="7854" w:author="nidal saleh" w:date="2025-06-14T11:54:00Z">
                    <w:rPr>
                      <w:rFonts w:hint="eastAsia"/>
                      <w:rtl/>
                    </w:rPr>
                  </w:rPrChange>
                </w:rPr>
                <w:t>تحديد</w:t>
              </w:r>
              <w:r w:rsidRPr="00CD2EF4">
                <w:rPr>
                  <w:sz w:val="32"/>
                  <w:szCs w:val="32"/>
                  <w:rtl/>
                  <w:rPrChange w:id="7855" w:author="nidal saleh" w:date="2025-06-14T11:54:00Z">
                    <w:rPr>
                      <w:rtl/>
                    </w:rPr>
                  </w:rPrChange>
                </w:rPr>
                <w:t xml:space="preserve"> </w:t>
              </w:r>
              <w:r w:rsidRPr="00CD2EF4">
                <w:rPr>
                  <w:rFonts w:hint="eastAsia"/>
                  <w:sz w:val="32"/>
                  <w:szCs w:val="32"/>
                  <w:rtl/>
                  <w:rPrChange w:id="7856" w:author="nidal saleh" w:date="2025-06-14T11:54:00Z">
                    <w:rPr>
                      <w:rFonts w:hint="eastAsia"/>
                      <w:rtl/>
                    </w:rPr>
                  </w:rPrChange>
                </w:rPr>
                <w:t>الموقع</w:t>
              </w:r>
            </w:ins>
          </w:p>
        </w:tc>
        <w:tc>
          <w:tcPr>
            <w:tcW w:w="2614" w:type="dxa"/>
          </w:tcPr>
          <w:p w14:paraId="7F8B581D" w14:textId="2356DEE7" w:rsidR="00E5442B" w:rsidRPr="00DD6D90" w:rsidRDefault="00E5442B" w:rsidP="00EA1ABB">
            <w:pPr>
              <w:bidi/>
              <w:rPr>
                <w:ins w:id="7857" w:author="nidal saleh" w:date="2025-06-13T20:42:00Z"/>
                <w:sz w:val="32"/>
                <w:szCs w:val="32"/>
                <w:rtl/>
                <w:lang w:bidi="ar-SY"/>
                <w:rPrChange w:id="7858" w:author="nidal saleh" w:date="2025-06-14T12:27:00Z">
                  <w:rPr>
                    <w:ins w:id="7859" w:author="nidal saleh" w:date="2025-06-13T20:42:00Z"/>
                    <w:rtl/>
                  </w:rPr>
                </w:rPrChange>
              </w:rPr>
            </w:pPr>
          </w:p>
        </w:tc>
        <w:tc>
          <w:tcPr>
            <w:tcW w:w="2614" w:type="dxa"/>
          </w:tcPr>
          <w:p w14:paraId="1FC04D98" w14:textId="5A8D0541" w:rsidR="00E5442B" w:rsidRPr="00CD2EF4" w:rsidRDefault="00DD6D90" w:rsidP="00EA1ABB">
            <w:pPr>
              <w:bidi/>
              <w:rPr>
                <w:ins w:id="7860" w:author="nidal saleh" w:date="2025-06-13T20:42:00Z"/>
                <w:sz w:val="32"/>
                <w:szCs w:val="32"/>
                <w:rtl/>
                <w:rPrChange w:id="7861" w:author="nidal saleh" w:date="2025-06-14T11:54:00Z">
                  <w:rPr>
                    <w:ins w:id="7862" w:author="nidal saleh" w:date="2025-06-13T20:42:00Z"/>
                    <w:rtl/>
                  </w:rPr>
                </w:rPrChange>
              </w:rPr>
            </w:pPr>
            <w:ins w:id="7863" w:author="nidal saleh" w:date="2025-06-14T12:27:00Z">
              <w:r w:rsidRPr="002A5F29">
                <w:rPr>
                  <w:rFonts w:ascii="Segoe UI Emoji" w:hAnsi="Segoe UI Emoji" w:cs="Segoe UI Emoji"/>
                  <w:sz w:val="32"/>
                  <w:szCs w:val="32"/>
                </w:rPr>
                <w:t>✅</w:t>
              </w:r>
            </w:ins>
          </w:p>
        </w:tc>
        <w:tc>
          <w:tcPr>
            <w:tcW w:w="2614" w:type="dxa"/>
          </w:tcPr>
          <w:p w14:paraId="2F6D79D7" w14:textId="77777777" w:rsidR="00E5442B" w:rsidRPr="00CD2EF4" w:rsidRDefault="00E5442B" w:rsidP="00EA1ABB">
            <w:pPr>
              <w:bidi/>
              <w:rPr>
                <w:ins w:id="7864" w:author="nidal saleh" w:date="2025-06-13T20:42:00Z"/>
                <w:sz w:val="32"/>
                <w:szCs w:val="32"/>
                <w:rtl/>
                <w:rPrChange w:id="7865" w:author="nidal saleh" w:date="2025-06-14T11:54:00Z">
                  <w:rPr>
                    <w:ins w:id="7866" w:author="nidal saleh" w:date="2025-06-13T20:42:00Z"/>
                    <w:rtl/>
                  </w:rPr>
                </w:rPrChange>
              </w:rPr>
            </w:pPr>
          </w:p>
        </w:tc>
      </w:tr>
      <w:tr w:rsidR="003140C5" w:rsidRPr="00CD2EF4" w14:paraId="790D24C2" w14:textId="77777777" w:rsidTr="00E5442B">
        <w:trPr>
          <w:ins w:id="7867" w:author="nidal saleh" w:date="2025-06-13T20:53:00Z"/>
        </w:trPr>
        <w:tc>
          <w:tcPr>
            <w:tcW w:w="2614" w:type="dxa"/>
          </w:tcPr>
          <w:p w14:paraId="6954BAEA" w14:textId="342F09DD" w:rsidR="003140C5" w:rsidRPr="00CD2EF4" w:rsidRDefault="00C6351B" w:rsidP="00EA1ABB">
            <w:pPr>
              <w:bidi/>
              <w:rPr>
                <w:ins w:id="7868" w:author="nidal saleh" w:date="2025-06-13T20:53:00Z"/>
                <w:sz w:val="32"/>
                <w:szCs w:val="32"/>
                <w:rtl/>
                <w:rPrChange w:id="7869" w:author="nidal saleh" w:date="2025-06-14T11:54:00Z">
                  <w:rPr>
                    <w:ins w:id="7870" w:author="nidal saleh" w:date="2025-06-13T20:53:00Z"/>
                    <w:rtl/>
                  </w:rPr>
                </w:rPrChange>
              </w:rPr>
            </w:pPr>
            <w:ins w:id="7871" w:author="nidal saleh" w:date="2025-06-13T20:58:00Z">
              <w:r w:rsidRPr="00CD2EF4">
                <w:rPr>
                  <w:rFonts w:hint="eastAsia"/>
                  <w:sz w:val="32"/>
                  <w:szCs w:val="32"/>
                  <w:rtl/>
                  <w:rPrChange w:id="7872" w:author="nidal saleh" w:date="2025-06-14T11:54:00Z">
                    <w:rPr>
                      <w:rFonts w:hint="eastAsia"/>
                      <w:rtl/>
                    </w:rPr>
                  </w:rPrChange>
                </w:rPr>
                <w:t>قاعدة</w:t>
              </w:r>
              <w:r w:rsidRPr="00CD2EF4">
                <w:rPr>
                  <w:sz w:val="32"/>
                  <w:szCs w:val="32"/>
                  <w:rtl/>
                  <w:rPrChange w:id="7873" w:author="nidal saleh" w:date="2025-06-14T11:54:00Z">
                    <w:rPr>
                      <w:rtl/>
                    </w:rPr>
                  </w:rPrChange>
                </w:rPr>
                <w:t xml:space="preserve"> البيانات مع </w:t>
              </w:r>
            </w:ins>
            <w:ins w:id="7874" w:author="nidal saleh" w:date="2025-06-13T20:54:00Z">
              <w:r w:rsidR="003140C5" w:rsidRPr="00CD2EF4">
                <w:rPr>
                  <w:sz w:val="32"/>
                  <w:szCs w:val="32"/>
                  <w:rtl/>
                  <w:rPrChange w:id="7875" w:author="nidal saleh" w:date="2025-06-14T11:54:00Z">
                    <w:rPr>
                      <w:rtl/>
                    </w:rPr>
                  </w:rPrChange>
                </w:rPr>
                <w:t>واجهة</w:t>
              </w:r>
              <w:r w:rsidR="003140C5" w:rsidRPr="00CD2EF4">
                <w:rPr>
                  <w:sz w:val="32"/>
                  <w:szCs w:val="32"/>
                  <w:rPrChange w:id="7876" w:author="nidal saleh" w:date="2025-06-14T11:54:00Z">
                    <w:rPr/>
                  </w:rPrChange>
                </w:rPr>
                <w:t xml:space="preserve"> </w:t>
              </w:r>
              <w:proofErr w:type="spellStart"/>
              <w:r w:rsidR="003140C5" w:rsidRPr="00CD2EF4">
                <w:rPr>
                  <w:sz w:val="32"/>
                  <w:szCs w:val="32"/>
                  <w:rPrChange w:id="7877" w:author="nidal saleh" w:date="2025-06-14T11:54:00Z">
                    <w:rPr/>
                  </w:rPrChange>
                </w:rPr>
                <w:t>Tkinter</w:t>
              </w:r>
              <w:proofErr w:type="spellEnd"/>
              <w:r w:rsidR="003140C5" w:rsidRPr="00CD2EF4">
                <w:rPr>
                  <w:sz w:val="32"/>
                  <w:szCs w:val="32"/>
                  <w:rPrChange w:id="7878" w:author="nidal saleh" w:date="2025-06-14T11:54:00Z">
                    <w:rPr/>
                  </w:rPrChange>
                </w:rPr>
                <w:t xml:space="preserve"> </w:t>
              </w:r>
            </w:ins>
          </w:p>
        </w:tc>
        <w:tc>
          <w:tcPr>
            <w:tcW w:w="2614" w:type="dxa"/>
          </w:tcPr>
          <w:p w14:paraId="7293890F" w14:textId="33CCD80C" w:rsidR="003140C5" w:rsidRPr="00CD2EF4" w:rsidRDefault="003140C5" w:rsidP="00EA1ABB">
            <w:pPr>
              <w:bidi/>
              <w:rPr>
                <w:ins w:id="7879" w:author="nidal saleh" w:date="2025-06-13T20:53:00Z"/>
                <w:sz w:val="32"/>
                <w:szCs w:val="32"/>
                <w:rtl/>
                <w:rPrChange w:id="7880" w:author="nidal saleh" w:date="2025-06-14T11:54:00Z">
                  <w:rPr>
                    <w:ins w:id="7881" w:author="nidal saleh" w:date="2025-06-13T20:53:00Z"/>
                    <w:rtl/>
                  </w:rPr>
                </w:rPrChange>
              </w:rPr>
            </w:pPr>
          </w:p>
        </w:tc>
        <w:tc>
          <w:tcPr>
            <w:tcW w:w="2614" w:type="dxa"/>
          </w:tcPr>
          <w:p w14:paraId="20FDED6D" w14:textId="46C14911" w:rsidR="003140C5" w:rsidRPr="00CD2EF4" w:rsidRDefault="00DD6D90" w:rsidP="00EA1ABB">
            <w:pPr>
              <w:bidi/>
              <w:rPr>
                <w:ins w:id="7882" w:author="nidal saleh" w:date="2025-06-13T20:53:00Z"/>
                <w:sz w:val="32"/>
                <w:szCs w:val="32"/>
                <w:rtl/>
                <w:rPrChange w:id="7883" w:author="nidal saleh" w:date="2025-06-14T11:54:00Z">
                  <w:rPr>
                    <w:ins w:id="7884" w:author="nidal saleh" w:date="2025-06-13T20:53:00Z"/>
                    <w:rtl/>
                  </w:rPr>
                </w:rPrChange>
              </w:rPr>
            </w:pPr>
            <w:ins w:id="7885" w:author="nidal saleh" w:date="2025-06-14T12:27:00Z">
              <w:r w:rsidRPr="002A5F29">
                <w:rPr>
                  <w:rFonts w:ascii="Segoe UI Emoji" w:hAnsi="Segoe UI Emoji" w:cs="Segoe UI Emoji"/>
                  <w:sz w:val="32"/>
                  <w:szCs w:val="32"/>
                </w:rPr>
                <w:t>✅</w:t>
              </w:r>
            </w:ins>
          </w:p>
        </w:tc>
        <w:tc>
          <w:tcPr>
            <w:tcW w:w="2614" w:type="dxa"/>
          </w:tcPr>
          <w:p w14:paraId="488A3481" w14:textId="77777777" w:rsidR="003140C5" w:rsidRPr="00CD2EF4" w:rsidRDefault="003140C5" w:rsidP="00EA1ABB">
            <w:pPr>
              <w:bidi/>
              <w:rPr>
                <w:ins w:id="7886" w:author="nidal saleh" w:date="2025-06-13T20:53:00Z"/>
                <w:sz w:val="32"/>
                <w:szCs w:val="32"/>
                <w:rtl/>
                <w:rPrChange w:id="7887" w:author="nidal saleh" w:date="2025-06-14T11:54:00Z">
                  <w:rPr>
                    <w:ins w:id="7888" w:author="nidal saleh" w:date="2025-06-13T20:53:00Z"/>
                    <w:rtl/>
                  </w:rPr>
                </w:rPrChange>
              </w:rPr>
            </w:pPr>
          </w:p>
        </w:tc>
      </w:tr>
    </w:tbl>
    <w:p w14:paraId="1D81BA6B" w14:textId="14D96128" w:rsidR="00EA1ABB" w:rsidRPr="00CD2EF4" w:rsidRDefault="00EA1ABB" w:rsidP="00EA1ABB">
      <w:pPr>
        <w:bidi/>
        <w:rPr>
          <w:sz w:val="32"/>
          <w:szCs w:val="32"/>
          <w:rtl/>
          <w:rPrChange w:id="7889" w:author="nidal saleh" w:date="2025-06-14T11:54:00Z">
            <w:rPr>
              <w:rtl/>
            </w:rPr>
          </w:rPrChange>
        </w:rPr>
      </w:pPr>
    </w:p>
    <w:p w14:paraId="7270FD8A" w14:textId="2794DEF7" w:rsidR="00EA1ABB" w:rsidRPr="00CD2EF4" w:rsidDel="002105E9" w:rsidRDefault="00EA1ABB" w:rsidP="00EA1ABB">
      <w:pPr>
        <w:bidi/>
        <w:rPr>
          <w:del w:id="7890" w:author="nidal saleh" w:date="2025-06-26T14:08:00Z"/>
          <w:rFonts w:hint="cs"/>
          <w:sz w:val="32"/>
          <w:szCs w:val="32"/>
          <w:rtl/>
          <w:lang w:bidi="ar-SY"/>
          <w:rPrChange w:id="7891" w:author="nidal saleh" w:date="2025-06-14T11:54:00Z">
            <w:rPr>
              <w:del w:id="7892" w:author="nidal saleh" w:date="2025-06-26T14:08:00Z"/>
              <w:rtl/>
            </w:rPr>
          </w:rPrChange>
        </w:rPr>
      </w:pPr>
    </w:p>
    <w:p w14:paraId="7ECEEE3B" w14:textId="153A7290" w:rsidR="00EA1ABB" w:rsidDel="002105E9" w:rsidRDefault="00EA1ABB" w:rsidP="00EA1ABB">
      <w:pPr>
        <w:bidi/>
        <w:rPr>
          <w:del w:id="7893" w:author="nidal saleh" w:date="2025-06-26T14:08:00Z"/>
          <w:rtl/>
          <w:lang w:bidi="ar-SY"/>
        </w:rPr>
      </w:pPr>
    </w:p>
    <w:p w14:paraId="15D752DD" w14:textId="7E49C710" w:rsidR="00EA1ABB" w:rsidDel="002105E9" w:rsidRDefault="00EA1ABB" w:rsidP="00EA1ABB">
      <w:pPr>
        <w:bidi/>
        <w:rPr>
          <w:del w:id="7894" w:author="nidal saleh" w:date="2025-06-26T14:08:00Z"/>
          <w:rtl/>
        </w:rPr>
      </w:pPr>
    </w:p>
    <w:p w14:paraId="16625780" w14:textId="6F66BF53" w:rsidR="00EA1ABB" w:rsidDel="002105E9" w:rsidRDefault="00EA1ABB" w:rsidP="00CD2EF4">
      <w:pPr>
        <w:bidi/>
        <w:rPr>
          <w:del w:id="7895" w:author="nidal saleh" w:date="2025-06-26T14:08:00Z"/>
          <w:rtl/>
        </w:rPr>
      </w:pPr>
    </w:p>
    <w:p w14:paraId="4BDA0F3D" w14:textId="53C6BF93" w:rsidR="00EA1ABB" w:rsidDel="002105E9" w:rsidRDefault="00EA1ABB" w:rsidP="00EA1ABB">
      <w:pPr>
        <w:bidi/>
        <w:rPr>
          <w:del w:id="7896" w:author="nidal saleh" w:date="2025-06-26T14:08:00Z"/>
          <w:rtl/>
        </w:rPr>
      </w:pPr>
    </w:p>
    <w:p w14:paraId="714C0713" w14:textId="0AB03DF3" w:rsidR="00EA1ABB" w:rsidDel="002105E9" w:rsidRDefault="00EA1ABB" w:rsidP="00EA1ABB">
      <w:pPr>
        <w:bidi/>
        <w:rPr>
          <w:del w:id="7897" w:author="nidal saleh" w:date="2025-06-26T14:08:00Z"/>
          <w:rtl/>
        </w:rPr>
      </w:pPr>
    </w:p>
    <w:p w14:paraId="18BA136C" w14:textId="26455B0F" w:rsidR="00EA1ABB" w:rsidDel="002105E9" w:rsidRDefault="00EA1ABB" w:rsidP="00EA1ABB">
      <w:pPr>
        <w:bidi/>
        <w:rPr>
          <w:del w:id="7898" w:author="nidal saleh" w:date="2025-06-26T14:08:00Z"/>
          <w:rtl/>
        </w:rPr>
      </w:pPr>
    </w:p>
    <w:p w14:paraId="38C49516" w14:textId="61CA14F5" w:rsidR="00EA1ABB" w:rsidDel="002105E9" w:rsidRDefault="00EA1ABB" w:rsidP="00EA1ABB">
      <w:pPr>
        <w:bidi/>
        <w:rPr>
          <w:del w:id="7899" w:author="nidal saleh" w:date="2025-06-26T14:03:00Z"/>
          <w:rtl/>
        </w:rPr>
      </w:pPr>
    </w:p>
    <w:p w14:paraId="34F08A68" w14:textId="2092E51B" w:rsidR="00EA1ABB" w:rsidDel="002105E9" w:rsidRDefault="00EA1ABB" w:rsidP="00EA1ABB">
      <w:pPr>
        <w:bidi/>
        <w:rPr>
          <w:del w:id="7900" w:author="nidal saleh" w:date="2025-06-26T14:03:00Z"/>
          <w:rtl/>
        </w:rPr>
      </w:pPr>
    </w:p>
    <w:p w14:paraId="468996C6" w14:textId="3E6BF814" w:rsidR="00EA1ABB" w:rsidDel="002105E9" w:rsidRDefault="00EA1ABB" w:rsidP="00EA1ABB">
      <w:pPr>
        <w:bidi/>
        <w:rPr>
          <w:del w:id="7901" w:author="nidal saleh" w:date="2025-06-26T14:03:00Z"/>
          <w:rtl/>
        </w:rPr>
      </w:pPr>
    </w:p>
    <w:p w14:paraId="2A1F42BB" w14:textId="4F18E4BE" w:rsidR="00EA1ABB" w:rsidDel="002105E9" w:rsidRDefault="00EA1ABB" w:rsidP="00EA1ABB">
      <w:pPr>
        <w:bidi/>
        <w:rPr>
          <w:del w:id="7902" w:author="nidal saleh" w:date="2025-06-26T14:03:00Z"/>
          <w:rtl/>
        </w:rPr>
      </w:pPr>
    </w:p>
    <w:p w14:paraId="6B18187E" w14:textId="090C1FD3" w:rsidR="00EA1ABB" w:rsidDel="002105E9" w:rsidRDefault="00EA1ABB" w:rsidP="00EA1ABB">
      <w:pPr>
        <w:bidi/>
        <w:rPr>
          <w:del w:id="7903" w:author="nidal saleh" w:date="2025-06-26T14:03:00Z"/>
          <w:rtl/>
        </w:rPr>
      </w:pPr>
    </w:p>
    <w:p w14:paraId="75B9610E" w14:textId="312D8A1D" w:rsidR="00EA1ABB" w:rsidDel="002105E9" w:rsidRDefault="00EA1ABB" w:rsidP="00EA1ABB">
      <w:pPr>
        <w:bidi/>
        <w:rPr>
          <w:del w:id="7904" w:author="nidal saleh" w:date="2025-06-26T14:03:00Z"/>
          <w:rtl/>
        </w:rPr>
      </w:pPr>
    </w:p>
    <w:p w14:paraId="54BF65DF" w14:textId="3B1857AC" w:rsidR="00EA1ABB" w:rsidDel="002105E9" w:rsidRDefault="00EA1ABB" w:rsidP="00EA1ABB">
      <w:pPr>
        <w:bidi/>
        <w:rPr>
          <w:del w:id="7905" w:author="nidal saleh" w:date="2025-06-26T14:03:00Z"/>
          <w:rtl/>
        </w:rPr>
      </w:pPr>
    </w:p>
    <w:p w14:paraId="0D4D0DF7" w14:textId="2FE832DC" w:rsidR="00EA1ABB" w:rsidDel="002105E9" w:rsidRDefault="00EA1ABB" w:rsidP="00EA1ABB">
      <w:pPr>
        <w:bidi/>
        <w:rPr>
          <w:del w:id="7906" w:author="nidal saleh" w:date="2025-06-26T14:03:00Z"/>
          <w:rtl/>
        </w:rPr>
      </w:pPr>
    </w:p>
    <w:p w14:paraId="631BE1CC" w14:textId="79F3DF6F" w:rsidR="00EA1ABB" w:rsidDel="002105E9" w:rsidRDefault="00EA1ABB" w:rsidP="00EA1ABB">
      <w:pPr>
        <w:bidi/>
        <w:rPr>
          <w:del w:id="7907" w:author="nidal saleh" w:date="2025-06-26T14:03:00Z"/>
          <w:rtl/>
        </w:rPr>
      </w:pPr>
    </w:p>
    <w:p w14:paraId="32D0CD51" w14:textId="1BCFAA66" w:rsidR="00EA1ABB" w:rsidDel="002105E9" w:rsidRDefault="00EA1ABB" w:rsidP="00EA1ABB">
      <w:pPr>
        <w:bidi/>
        <w:rPr>
          <w:del w:id="7908" w:author="nidal saleh" w:date="2025-06-26T14:03:00Z"/>
          <w:rtl/>
        </w:rPr>
      </w:pPr>
    </w:p>
    <w:p w14:paraId="2A19B3D5" w14:textId="08C8D550" w:rsidR="00EA1ABB" w:rsidDel="002105E9" w:rsidRDefault="00EA1ABB" w:rsidP="00EA1ABB">
      <w:pPr>
        <w:bidi/>
        <w:rPr>
          <w:del w:id="7909" w:author="nidal saleh" w:date="2025-06-26T14:03:00Z"/>
          <w:rtl/>
        </w:rPr>
      </w:pPr>
    </w:p>
    <w:p w14:paraId="31700E99" w14:textId="1BAC11C4" w:rsidR="00EA1ABB" w:rsidDel="002105E9" w:rsidRDefault="00EA1ABB" w:rsidP="00EA1ABB">
      <w:pPr>
        <w:bidi/>
        <w:rPr>
          <w:del w:id="7910" w:author="nidal saleh" w:date="2025-06-26T14:03:00Z"/>
          <w:rtl/>
        </w:rPr>
      </w:pPr>
    </w:p>
    <w:p w14:paraId="4267BBE2" w14:textId="33324C6B" w:rsidR="00EA1ABB" w:rsidDel="002105E9" w:rsidRDefault="00EA1ABB" w:rsidP="00EA1ABB">
      <w:pPr>
        <w:bidi/>
        <w:rPr>
          <w:del w:id="7911" w:author="nidal saleh" w:date="2025-06-26T14:03:00Z"/>
          <w:rtl/>
        </w:rPr>
      </w:pPr>
    </w:p>
    <w:p w14:paraId="275E6287" w14:textId="2BAA71E6" w:rsidR="00EA1ABB" w:rsidDel="002105E9" w:rsidRDefault="00EA1ABB" w:rsidP="00EA1ABB">
      <w:pPr>
        <w:bidi/>
        <w:rPr>
          <w:del w:id="7912" w:author="nidal saleh" w:date="2025-06-26T14:03:00Z"/>
          <w:rtl/>
        </w:rPr>
      </w:pPr>
    </w:p>
    <w:p w14:paraId="1121EDFF" w14:textId="44E053E7" w:rsidR="00EA1ABB" w:rsidDel="002105E9" w:rsidRDefault="00EA1ABB" w:rsidP="00EA1ABB">
      <w:pPr>
        <w:bidi/>
        <w:rPr>
          <w:del w:id="7913" w:author="nidal saleh" w:date="2025-06-26T14:03:00Z"/>
          <w:rtl/>
        </w:rPr>
      </w:pPr>
    </w:p>
    <w:p w14:paraId="6032A6D3" w14:textId="6CFFAC77" w:rsidR="00EA1ABB" w:rsidDel="002105E9" w:rsidRDefault="00EA1ABB" w:rsidP="00EA1ABB">
      <w:pPr>
        <w:bidi/>
        <w:rPr>
          <w:del w:id="7914" w:author="nidal saleh" w:date="2025-06-26T14:03:00Z"/>
          <w:rtl/>
        </w:rPr>
      </w:pPr>
    </w:p>
    <w:p w14:paraId="5AD6DC88" w14:textId="4DC328BD" w:rsidR="00EA1ABB" w:rsidDel="002105E9" w:rsidRDefault="00EA1ABB" w:rsidP="00EA1ABB">
      <w:pPr>
        <w:bidi/>
        <w:rPr>
          <w:del w:id="7915" w:author="nidal saleh" w:date="2025-06-26T14:08:00Z"/>
          <w:rtl/>
        </w:rPr>
      </w:pPr>
    </w:p>
    <w:p w14:paraId="1AADEDEB" w14:textId="1D8D0413" w:rsidR="00EA1ABB" w:rsidRDefault="00EA1ABB" w:rsidP="00EA1ABB">
      <w:pPr>
        <w:bidi/>
        <w:rPr>
          <w:ins w:id="7916" w:author="nidal saleh" w:date="2025-06-26T14:08:00Z"/>
          <w:sz w:val="32"/>
          <w:szCs w:val="32"/>
          <w:rtl/>
        </w:rPr>
      </w:pPr>
    </w:p>
    <w:p w14:paraId="0FAA4C53" w14:textId="1C28422F" w:rsidR="002105E9" w:rsidRDefault="002105E9">
      <w:pPr>
        <w:rPr>
          <w:ins w:id="7917" w:author="nidal saleh" w:date="2025-06-26T14:08:00Z"/>
          <w:sz w:val="32"/>
          <w:szCs w:val="32"/>
          <w:rtl/>
        </w:rPr>
      </w:pPr>
      <w:ins w:id="7918" w:author="nidal saleh" w:date="2025-06-26T14:08:00Z">
        <w:r>
          <w:rPr>
            <w:sz w:val="32"/>
            <w:szCs w:val="32"/>
            <w:rtl/>
          </w:rPr>
          <w:br w:type="page"/>
        </w:r>
      </w:ins>
    </w:p>
    <w:p w14:paraId="4F7FC8F5" w14:textId="77777777" w:rsidR="002105E9" w:rsidRDefault="002105E9" w:rsidP="002105E9">
      <w:pPr>
        <w:bidi/>
        <w:rPr>
          <w:rtl/>
        </w:rPr>
      </w:pPr>
    </w:p>
    <w:p w14:paraId="45E20D1E" w14:textId="0F2C41BE" w:rsidR="00EA1ABB" w:rsidRDefault="00EA1ABB" w:rsidP="00EA1ABB">
      <w:pPr>
        <w:pStyle w:val="Heading1"/>
        <w:bidi/>
        <w:rPr>
          <w:rtl/>
        </w:rPr>
      </w:pPr>
      <w:bookmarkStart w:id="7919" w:name="_Toc201131145"/>
      <w:r>
        <w:rPr>
          <w:rFonts w:hint="cs"/>
          <w:rtl/>
        </w:rPr>
        <w:t>ملاحظات عامة</w:t>
      </w:r>
      <w:bookmarkEnd w:id="7919"/>
      <w:r>
        <w:rPr>
          <w:rFonts w:hint="cs"/>
          <w:rtl/>
        </w:rPr>
        <w:t xml:space="preserve"> </w:t>
      </w:r>
    </w:p>
    <w:p w14:paraId="67840713" w14:textId="102E2150" w:rsidR="00EA1ABB" w:rsidRPr="00EA1ABB" w:rsidRDefault="00EA1ABB" w:rsidP="00EA1ABB">
      <w:pPr>
        <w:pStyle w:val="Heading2"/>
        <w:bidi/>
      </w:pPr>
      <w:bookmarkStart w:id="7920" w:name="_Toc201131146"/>
      <w:r w:rsidRPr="00EA1ABB">
        <w:rPr>
          <w:rStyle w:val="Strong"/>
          <w:b w:val="0"/>
          <w:bCs w:val="0"/>
          <w:rtl/>
        </w:rPr>
        <w:t>تنسيق التقرير</w:t>
      </w:r>
      <w:bookmarkEnd w:id="7920"/>
    </w:p>
    <w:p w14:paraId="4F104635" w14:textId="36F51BA3" w:rsidR="00EA1ABB" w:rsidRDefault="00EA1ABB" w:rsidP="00EA1ABB">
      <w:pPr>
        <w:pStyle w:val="Heading3"/>
        <w:bidi/>
      </w:pPr>
      <w:bookmarkStart w:id="7921" w:name="_Toc201131147"/>
      <w:r>
        <w:rPr>
          <w:rStyle w:val="Strong"/>
          <w:b w:val="0"/>
          <w:bCs w:val="0"/>
          <w:rtl/>
        </w:rPr>
        <w:t>حجم الصفحة والهوامش</w:t>
      </w:r>
      <w:bookmarkEnd w:id="7921"/>
    </w:p>
    <w:p w14:paraId="3E624515" w14:textId="0957C23F" w:rsidR="00EA1ABB" w:rsidDel="009F6B5B" w:rsidRDefault="00EA1ABB" w:rsidP="00EA1ABB">
      <w:pPr>
        <w:pStyle w:val="NormalWeb"/>
        <w:numPr>
          <w:ilvl w:val="0"/>
          <w:numId w:val="24"/>
        </w:numPr>
        <w:bidi/>
        <w:rPr>
          <w:del w:id="7922" w:author="nidal saleh" w:date="2025-06-28T14:40:00Z"/>
        </w:rPr>
      </w:pPr>
      <w:del w:id="7923" w:author="nidal saleh" w:date="2025-06-28T14:40:00Z">
        <w:r w:rsidDel="009F6B5B">
          <w:rPr>
            <w:rtl/>
          </w:rPr>
          <w:delText>المقاس</w:delText>
        </w:r>
        <w:r w:rsidDel="009F6B5B">
          <w:delText>: A4</w:delText>
        </w:r>
      </w:del>
    </w:p>
    <w:p w14:paraId="5B010AB2" w14:textId="77777777" w:rsidR="00EA1ABB" w:rsidRDefault="00EA1ABB" w:rsidP="00EA1ABB">
      <w:pPr>
        <w:pStyle w:val="NormalWeb"/>
        <w:numPr>
          <w:ilvl w:val="0"/>
          <w:numId w:val="24"/>
        </w:numPr>
        <w:bidi/>
      </w:pPr>
      <w:r>
        <w:rPr>
          <w:rtl/>
        </w:rPr>
        <w:t>الهوامش</w:t>
      </w:r>
      <w:r>
        <w:t>:</w:t>
      </w:r>
    </w:p>
    <w:p w14:paraId="52044739" w14:textId="77777777" w:rsidR="00EA1ABB" w:rsidRDefault="00EA1ABB" w:rsidP="00EA1ABB">
      <w:pPr>
        <w:pStyle w:val="NormalWeb"/>
        <w:numPr>
          <w:ilvl w:val="1"/>
          <w:numId w:val="24"/>
        </w:numPr>
        <w:bidi/>
      </w:pPr>
      <w:r>
        <w:rPr>
          <w:rtl/>
        </w:rPr>
        <w:t>أعلى/أسفل: 2.5 سم</w:t>
      </w:r>
    </w:p>
    <w:p w14:paraId="092D3984" w14:textId="77777777" w:rsidR="00EA1ABB" w:rsidRDefault="00EA1ABB" w:rsidP="00EA1ABB">
      <w:pPr>
        <w:pStyle w:val="NormalWeb"/>
        <w:numPr>
          <w:ilvl w:val="1"/>
          <w:numId w:val="24"/>
        </w:numPr>
        <w:bidi/>
      </w:pPr>
      <w:r>
        <w:rPr>
          <w:rtl/>
        </w:rPr>
        <w:t>يمين: 3 سم (للتجليد)</w:t>
      </w:r>
    </w:p>
    <w:p w14:paraId="27042E55" w14:textId="77777777" w:rsidR="00EA1ABB" w:rsidRDefault="00EA1ABB" w:rsidP="00EA1ABB">
      <w:pPr>
        <w:pStyle w:val="NormalWeb"/>
        <w:numPr>
          <w:ilvl w:val="1"/>
          <w:numId w:val="24"/>
        </w:numPr>
        <w:bidi/>
      </w:pPr>
      <w:r>
        <w:rPr>
          <w:rtl/>
        </w:rPr>
        <w:t>يسار: 2.5 سم</w:t>
      </w:r>
    </w:p>
    <w:p w14:paraId="66724140" w14:textId="3866E7EC" w:rsidR="00EA1ABB" w:rsidDel="001767C8" w:rsidRDefault="00EA1ABB" w:rsidP="00EA1ABB">
      <w:pPr>
        <w:pStyle w:val="Heading3"/>
        <w:bidi/>
        <w:rPr>
          <w:del w:id="7924" w:author="nidal saleh" w:date="2025-06-26T17:24:00Z"/>
          <w:rtl/>
          <w:lang w:bidi="ar-SY"/>
        </w:rPr>
      </w:pPr>
      <w:bookmarkStart w:id="7925" w:name="_Toc201131148"/>
      <w:del w:id="7926" w:author="nidal saleh" w:date="2025-06-26T17:24:00Z">
        <w:r w:rsidDel="001767C8">
          <w:rPr>
            <w:rStyle w:val="Strong"/>
            <w:b w:val="0"/>
            <w:bCs w:val="0"/>
            <w:rtl/>
          </w:rPr>
          <w:delText>نوع الخط وحجمه</w:delText>
        </w:r>
        <w:bookmarkEnd w:id="7925"/>
      </w:del>
    </w:p>
    <w:p w14:paraId="483E344D" w14:textId="61719609" w:rsidR="00EA1ABB" w:rsidDel="001767C8" w:rsidRDefault="00EA1ABB">
      <w:pPr>
        <w:pStyle w:val="NormalWeb"/>
        <w:numPr>
          <w:ilvl w:val="0"/>
          <w:numId w:val="25"/>
        </w:numPr>
        <w:bidi/>
        <w:jc w:val="both"/>
        <w:rPr>
          <w:del w:id="7927" w:author="nidal saleh" w:date="2025-06-26T17:20:00Z"/>
        </w:rPr>
        <w:pPrChange w:id="7928" w:author="nidal saleh" w:date="2025-06-26T17:23:00Z">
          <w:pPr>
            <w:pStyle w:val="NormalWeb"/>
            <w:numPr>
              <w:numId w:val="25"/>
            </w:numPr>
            <w:tabs>
              <w:tab w:val="num" w:pos="720"/>
            </w:tabs>
            <w:bidi/>
            <w:ind w:left="720" w:hanging="360"/>
          </w:pPr>
        </w:pPrChange>
      </w:pPr>
      <w:del w:id="7929" w:author="nidal saleh" w:date="2025-06-26T17:20:00Z">
        <w:r w:rsidDel="001767C8">
          <w:rPr>
            <w:rStyle w:val="Strong"/>
            <w:rFonts w:eastAsiaTheme="majorEastAsia"/>
            <w:rtl/>
          </w:rPr>
          <w:delText>المتن (النص)</w:delText>
        </w:r>
        <w:r w:rsidDel="001767C8">
          <w:rPr>
            <w:rStyle w:val="Strong"/>
            <w:rFonts w:eastAsiaTheme="majorEastAsia"/>
          </w:rPr>
          <w:delText>:</w:delText>
        </w:r>
      </w:del>
    </w:p>
    <w:p w14:paraId="15695813" w14:textId="6BDACEFB" w:rsidR="00EA1ABB" w:rsidDel="001767C8" w:rsidRDefault="00EA1ABB">
      <w:pPr>
        <w:pStyle w:val="NormalWeb"/>
        <w:numPr>
          <w:ilvl w:val="1"/>
          <w:numId w:val="25"/>
        </w:numPr>
        <w:bidi/>
        <w:jc w:val="both"/>
        <w:rPr>
          <w:del w:id="7930" w:author="nidal saleh" w:date="2025-06-26T17:20:00Z"/>
        </w:rPr>
        <w:pPrChange w:id="7931" w:author="nidal saleh" w:date="2025-06-26T17:23:00Z">
          <w:pPr>
            <w:pStyle w:val="NormalWeb"/>
            <w:numPr>
              <w:ilvl w:val="1"/>
              <w:numId w:val="25"/>
            </w:numPr>
            <w:tabs>
              <w:tab w:val="num" w:pos="1440"/>
            </w:tabs>
            <w:bidi/>
            <w:ind w:left="1440" w:hanging="360"/>
          </w:pPr>
        </w:pPrChange>
      </w:pPr>
      <w:del w:id="7932" w:author="nidal saleh" w:date="2025-06-26T17:20:00Z">
        <w:r w:rsidDel="001767C8">
          <w:rPr>
            <w:rtl/>
          </w:rPr>
          <w:delText>الخط</w:delText>
        </w:r>
        <w:r w:rsidDel="001767C8">
          <w:delText xml:space="preserve">: Traditional Arabic </w:delText>
        </w:r>
        <w:r w:rsidDel="001767C8">
          <w:rPr>
            <w:rtl/>
          </w:rPr>
          <w:delText>أو</w:delText>
        </w:r>
        <w:r w:rsidDel="001767C8">
          <w:delText xml:space="preserve"> Simplified Arabic </w:delText>
        </w:r>
        <w:r w:rsidDel="001767C8">
          <w:rPr>
            <w:rtl/>
          </w:rPr>
          <w:delText>أو</w:delText>
        </w:r>
        <w:r w:rsidDel="001767C8">
          <w:delText xml:space="preserve"> Times New Roman</w:delText>
        </w:r>
      </w:del>
    </w:p>
    <w:p w14:paraId="05648C2D" w14:textId="5ED6D6B7" w:rsidR="00EA1ABB" w:rsidDel="001767C8" w:rsidRDefault="00EA1ABB">
      <w:pPr>
        <w:pStyle w:val="NormalWeb"/>
        <w:numPr>
          <w:ilvl w:val="1"/>
          <w:numId w:val="25"/>
        </w:numPr>
        <w:bidi/>
        <w:jc w:val="both"/>
        <w:rPr>
          <w:del w:id="7933" w:author="nidal saleh" w:date="2025-06-26T17:20:00Z"/>
        </w:rPr>
        <w:pPrChange w:id="7934" w:author="nidal saleh" w:date="2025-06-26T17:23:00Z">
          <w:pPr>
            <w:pStyle w:val="NormalWeb"/>
            <w:numPr>
              <w:ilvl w:val="1"/>
              <w:numId w:val="25"/>
            </w:numPr>
            <w:tabs>
              <w:tab w:val="num" w:pos="1440"/>
            </w:tabs>
            <w:bidi/>
            <w:ind w:left="1440" w:hanging="360"/>
          </w:pPr>
        </w:pPrChange>
      </w:pPr>
      <w:del w:id="7935" w:author="nidal saleh" w:date="2025-06-26T17:20:00Z">
        <w:r w:rsidDel="001767C8">
          <w:rPr>
            <w:rtl/>
          </w:rPr>
          <w:delText>الحجم</w:delText>
        </w:r>
        <w:r w:rsidDel="001767C8">
          <w:delText>:</w:delText>
        </w:r>
      </w:del>
    </w:p>
    <w:p w14:paraId="7D624175" w14:textId="3134BF2B" w:rsidR="00EA1ABB" w:rsidDel="001767C8" w:rsidRDefault="00EA1ABB">
      <w:pPr>
        <w:pStyle w:val="NormalWeb"/>
        <w:numPr>
          <w:ilvl w:val="2"/>
          <w:numId w:val="25"/>
        </w:numPr>
        <w:bidi/>
        <w:jc w:val="both"/>
        <w:rPr>
          <w:del w:id="7936" w:author="nidal saleh" w:date="2025-06-26T17:20:00Z"/>
        </w:rPr>
        <w:pPrChange w:id="7937" w:author="nidal saleh" w:date="2025-06-26T17:23:00Z">
          <w:pPr>
            <w:pStyle w:val="NormalWeb"/>
            <w:numPr>
              <w:ilvl w:val="2"/>
              <w:numId w:val="25"/>
            </w:numPr>
            <w:tabs>
              <w:tab w:val="num" w:pos="2160"/>
            </w:tabs>
            <w:bidi/>
            <w:ind w:left="2160" w:hanging="360"/>
          </w:pPr>
        </w:pPrChange>
      </w:pPr>
      <w:del w:id="7938" w:author="nidal saleh" w:date="2025-06-26T17:20:00Z">
        <w:r w:rsidDel="001767C8">
          <w:rPr>
            <w:rtl/>
          </w:rPr>
          <w:delText>عربي: 16–18</w:delText>
        </w:r>
      </w:del>
    </w:p>
    <w:p w14:paraId="3D761EAA" w14:textId="5F8ADAC0" w:rsidR="00EA1ABB" w:rsidDel="001767C8" w:rsidRDefault="00EA1ABB">
      <w:pPr>
        <w:pStyle w:val="NormalWeb"/>
        <w:numPr>
          <w:ilvl w:val="2"/>
          <w:numId w:val="25"/>
        </w:numPr>
        <w:bidi/>
        <w:jc w:val="both"/>
        <w:rPr>
          <w:del w:id="7939" w:author="nidal saleh" w:date="2025-06-26T17:20:00Z"/>
        </w:rPr>
        <w:pPrChange w:id="7940" w:author="nidal saleh" w:date="2025-06-26T17:23:00Z">
          <w:pPr>
            <w:pStyle w:val="NormalWeb"/>
            <w:numPr>
              <w:ilvl w:val="2"/>
              <w:numId w:val="25"/>
            </w:numPr>
            <w:tabs>
              <w:tab w:val="num" w:pos="2160"/>
            </w:tabs>
            <w:bidi/>
            <w:ind w:left="2160" w:hanging="360"/>
          </w:pPr>
        </w:pPrChange>
      </w:pPr>
      <w:del w:id="7941" w:author="nidal saleh" w:date="2025-06-26T17:20:00Z">
        <w:r w:rsidDel="001767C8">
          <w:rPr>
            <w:rtl/>
          </w:rPr>
          <w:delText>إنكليزي: 12–14</w:delText>
        </w:r>
      </w:del>
    </w:p>
    <w:p w14:paraId="77832EA7" w14:textId="5EF0EA97" w:rsidR="00EA1ABB" w:rsidDel="001767C8" w:rsidRDefault="00EA1ABB">
      <w:pPr>
        <w:pStyle w:val="NormalWeb"/>
        <w:numPr>
          <w:ilvl w:val="0"/>
          <w:numId w:val="25"/>
        </w:numPr>
        <w:bidi/>
        <w:jc w:val="both"/>
        <w:rPr>
          <w:del w:id="7942" w:author="nidal saleh" w:date="2025-06-26T17:20:00Z"/>
        </w:rPr>
        <w:pPrChange w:id="7943" w:author="nidal saleh" w:date="2025-06-26T17:23:00Z">
          <w:pPr>
            <w:pStyle w:val="NormalWeb"/>
            <w:numPr>
              <w:numId w:val="25"/>
            </w:numPr>
            <w:tabs>
              <w:tab w:val="num" w:pos="720"/>
            </w:tabs>
            <w:bidi/>
            <w:ind w:left="720" w:hanging="360"/>
          </w:pPr>
        </w:pPrChange>
      </w:pPr>
      <w:del w:id="7944" w:author="nidal saleh" w:date="2025-06-26T17:20:00Z">
        <w:r w:rsidDel="001767C8">
          <w:rPr>
            <w:rStyle w:val="Strong"/>
            <w:rFonts w:eastAsiaTheme="majorEastAsia"/>
            <w:rtl/>
          </w:rPr>
          <w:delText>العناوين</w:delText>
        </w:r>
        <w:r w:rsidDel="001767C8">
          <w:rPr>
            <w:rStyle w:val="Strong"/>
            <w:rFonts w:eastAsiaTheme="majorEastAsia"/>
          </w:rPr>
          <w:delText>:</w:delText>
        </w:r>
      </w:del>
    </w:p>
    <w:p w14:paraId="7EA1C722" w14:textId="1E935FA2" w:rsidR="00EA1ABB" w:rsidDel="001767C8" w:rsidRDefault="00EA1ABB">
      <w:pPr>
        <w:pStyle w:val="NormalWeb"/>
        <w:numPr>
          <w:ilvl w:val="1"/>
          <w:numId w:val="25"/>
        </w:numPr>
        <w:bidi/>
        <w:jc w:val="both"/>
        <w:rPr>
          <w:del w:id="7945" w:author="nidal saleh" w:date="2025-06-26T17:20:00Z"/>
        </w:rPr>
        <w:pPrChange w:id="7946" w:author="nidal saleh" w:date="2025-06-26T17:23:00Z">
          <w:pPr>
            <w:pStyle w:val="NormalWeb"/>
            <w:numPr>
              <w:ilvl w:val="1"/>
              <w:numId w:val="25"/>
            </w:numPr>
            <w:tabs>
              <w:tab w:val="num" w:pos="1440"/>
            </w:tabs>
            <w:bidi/>
            <w:ind w:left="1440" w:hanging="360"/>
          </w:pPr>
        </w:pPrChange>
      </w:pPr>
      <w:del w:id="7947" w:author="nidal saleh" w:date="2025-06-26T17:20:00Z">
        <w:r w:rsidDel="001767C8">
          <w:rPr>
            <w:rtl/>
          </w:rPr>
          <w:delText>رئيسي</w:delText>
        </w:r>
        <w:r w:rsidDel="001767C8">
          <w:delText xml:space="preserve"> (Heading 1): </w:delText>
        </w:r>
        <w:r w:rsidDel="001767C8">
          <w:rPr>
            <w:rtl/>
          </w:rPr>
          <w:delText>حجم أكبر، بولد</w:delText>
        </w:r>
      </w:del>
    </w:p>
    <w:p w14:paraId="1F6156F8" w14:textId="7E7E5324" w:rsidR="00EA1ABB" w:rsidDel="001767C8" w:rsidRDefault="00EA1ABB">
      <w:pPr>
        <w:pStyle w:val="NormalWeb"/>
        <w:numPr>
          <w:ilvl w:val="1"/>
          <w:numId w:val="25"/>
        </w:numPr>
        <w:bidi/>
        <w:jc w:val="both"/>
        <w:rPr>
          <w:del w:id="7948" w:author="nidal saleh" w:date="2025-06-26T17:20:00Z"/>
        </w:rPr>
        <w:pPrChange w:id="7949" w:author="nidal saleh" w:date="2025-06-26T17:23:00Z">
          <w:pPr>
            <w:pStyle w:val="NormalWeb"/>
            <w:numPr>
              <w:ilvl w:val="1"/>
              <w:numId w:val="25"/>
            </w:numPr>
            <w:tabs>
              <w:tab w:val="num" w:pos="1440"/>
            </w:tabs>
            <w:bidi/>
            <w:ind w:left="1440" w:hanging="360"/>
          </w:pPr>
        </w:pPrChange>
      </w:pPr>
      <w:del w:id="7950" w:author="nidal saleh" w:date="2025-06-26T17:20:00Z">
        <w:r w:rsidDel="001767C8">
          <w:rPr>
            <w:rtl/>
          </w:rPr>
          <w:delText>فرعي</w:delText>
        </w:r>
        <w:r w:rsidDel="001767C8">
          <w:delText xml:space="preserve"> (Heading 2): </w:delText>
        </w:r>
        <w:r w:rsidDel="001767C8">
          <w:rPr>
            <w:rtl/>
          </w:rPr>
          <w:delText>أصغر بقليل، بولد أيضًا</w:delText>
        </w:r>
      </w:del>
    </w:p>
    <w:p w14:paraId="7452260E" w14:textId="1105EB89" w:rsidR="00EA1ABB" w:rsidDel="001767C8" w:rsidRDefault="00EA1ABB">
      <w:pPr>
        <w:pStyle w:val="NormalWeb"/>
        <w:numPr>
          <w:ilvl w:val="0"/>
          <w:numId w:val="25"/>
        </w:numPr>
        <w:bidi/>
        <w:jc w:val="both"/>
        <w:rPr>
          <w:del w:id="7951" w:author="nidal saleh" w:date="2025-06-26T17:24:00Z"/>
        </w:rPr>
        <w:pPrChange w:id="7952" w:author="nidal saleh" w:date="2025-06-26T17:23:00Z">
          <w:pPr>
            <w:pStyle w:val="NormalWeb"/>
            <w:numPr>
              <w:numId w:val="25"/>
            </w:numPr>
            <w:tabs>
              <w:tab w:val="num" w:pos="720"/>
            </w:tabs>
            <w:bidi/>
            <w:ind w:left="720" w:hanging="360"/>
          </w:pPr>
        </w:pPrChange>
      </w:pPr>
      <w:del w:id="7953" w:author="nidal saleh" w:date="2025-06-26T17:24:00Z">
        <w:r w:rsidDel="001767C8">
          <w:rPr>
            <w:rStyle w:val="Strong"/>
            <w:rFonts w:eastAsiaTheme="majorEastAsia"/>
            <w:rtl/>
          </w:rPr>
          <w:delText>المحاذاة</w:delText>
        </w:r>
        <w:r w:rsidDel="001767C8">
          <w:rPr>
            <w:rStyle w:val="Strong"/>
            <w:rFonts w:eastAsiaTheme="majorEastAsia"/>
          </w:rPr>
          <w:delText>:</w:delText>
        </w:r>
      </w:del>
    </w:p>
    <w:p w14:paraId="0E8AEF9C" w14:textId="45512C1E" w:rsidR="00EA1ABB" w:rsidDel="001767C8" w:rsidRDefault="00EA1ABB">
      <w:pPr>
        <w:pStyle w:val="NormalWeb"/>
        <w:numPr>
          <w:ilvl w:val="1"/>
          <w:numId w:val="25"/>
        </w:numPr>
        <w:bidi/>
        <w:jc w:val="both"/>
        <w:rPr>
          <w:del w:id="7954" w:author="nidal saleh" w:date="2025-06-26T17:24:00Z"/>
        </w:rPr>
        <w:pPrChange w:id="7955" w:author="nidal saleh" w:date="2025-06-26T17:23:00Z">
          <w:pPr>
            <w:pStyle w:val="NormalWeb"/>
            <w:numPr>
              <w:ilvl w:val="1"/>
              <w:numId w:val="25"/>
            </w:numPr>
            <w:tabs>
              <w:tab w:val="num" w:pos="1440"/>
            </w:tabs>
            <w:bidi/>
            <w:ind w:left="1440" w:hanging="360"/>
          </w:pPr>
        </w:pPrChange>
      </w:pPr>
      <w:del w:id="7956" w:author="nidal saleh" w:date="2025-06-26T17:24:00Z">
        <w:r w:rsidDel="001767C8">
          <w:rPr>
            <w:rtl/>
          </w:rPr>
          <w:delText>النص</w:delText>
        </w:r>
        <w:r w:rsidDel="001767C8">
          <w:delText>:</w:delText>
        </w:r>
        <w:r w:rsidR="00422772" w:rsidDel="001767C8">
          <w:rPr>
            <w:rtl/>
          </w:rPr>
          <w:delText xml:space="preserve"> </w:delText>
        </w:r>
      </w:del>
      <w:del w:id="7957" w:author="nidal saleh" w:date="2025-06-14T11:58:00Z">
        <w:r w:rsidDel="00705C95">
          <w:rPr>
            <w:rtl/>
          </w:rPr>
          <w:delText xml:space="preserve">محاذاة </w:delText>
        </w:r>
      </w:del>
      <w:del w:id="7958" w:author="nidal saleh" w:date="2025-06-26T17:24:00Z">
        <w:r w:rsidDel="001767C8">
          <w:rPr>
            <w:rtl/>
          </w:rPr>
          <w:delText>كاملة</w:delText>
        </w:r>
        <w:r w:rsidR="00422772" w:rsidDel="001767C8">
          <w:delText xml:space="preserve">  </w:delText>
        </w:r>
        <w:r w:rsidR="00422772" w:rsidDel="001767C8">
          <w:rPr>
            <w:rFonts w:hint="cs"/>
            <w:rtl/>
            <w:lang w:bidi="ar-SY"/>
          </w:rPr>
          <w:delText xml:space="preserve"> </w:delText>
        </w:r>
        <w:r w:rsidR="00422772" w:rsidDel="001767C8">
          <w:delText>Justify</w:delText>
        </w:r>
      </w:del>
    </w:p>
    <w:p w14:paraId="0316E55A" w14:textId="30FD1100" w:rsidR="00EA1ABB" w:rsidDel="001767C8" w:rsidRDefault="00EA1ABB">
      <w:pPr>
        <w:pStyle w:val="NormalWeb"/>
        <w:numPr>
          <w:ilvl w:val="1"/>
          <w:numId w:val="25"/>
        </w:numPr>
        <w:bidi/>
        <w:jc w:val="both"/>
        <w:rPr>
          <w:del w:id="7959" w:author="nidal saleh" w:date="2025-06-26T17:24:00Z"/>
        </w:rPr>
        <w:pPrChange w:id="7960" w:author="nidal saleh" w:date="2025-06-26T17:23:00Z">
          <w:pPr>
            <w:pStyle w:val="NormalWeb"/>
            <w:numPr>
              <w:ilvl w:val="1"/>
              <w:numId w:val="25"/>
            </w:numPr>
            <w:tabs>
              <w:tab w:val="num" w:pos="1440"/>
            </w:tabs>
            <w:bidi/>
            <w:ind w:left="1440" w:hanging="360"/>
          </w:pPr>
        </w:pPrChange>
      </w:pPr>
      <w:del w:id="7961" w:author="nidal saleh" w:date="2025-06-26T17:24:00Z">
        <w:r w:rsidDel="001767C8">
          <w:rPr>
            <w:rtl/>
          </w:rPr>
          <w:delText>العناوين: محاذاة يمين أو وسط حسب لغة التقرير</w:delText>
        </w:r>
      </w:del>
    </w:p>
    <w:p w14:paraId="20697195" w14:textId="6A39D26E" w:rsidR="00EA1ABB" w:rsidRDefault="00EA1ABB" w:rsidP="00EA1ABB">
      <w:pPr>
        <w:pStyle w:val="Heading3"/>
        <w:bidi/>
      </w:pPr>
      <w:bookmarkStart w:id="7962" w:name="_Toc201131149"/>
      <w:r>
        <w:rPr>
          <w:rStyle w:val="Strong"/>
          <w:b w:val="0"/>
          <w:bCs w:val="0"/>
          <w:rtl/>
        </w:rPr>
        <w:t>ترقيم الصفحات</w:t>
      </w:r>
      <w:bookmarkEnd w:id="7962"/>
    </w:p>
    <w:p w14:paraId="08372A57" w14:textId="77777777" w:rsidR="00EA1ABB" w:rsidRDefault="00EA1ABB" w:rsidP="00EA1ABB">
      <w:pPr>
        <w:pStyle w:val="NormalWeb"/>
        <w:numPr>
          <w:ilvl w:val="0"/>
          <w:numId w:val="26"/>
        </w:numPr>
        <w:bidi/>
      </w:pPr>
      <w:r>
        <w:rPr>
          <w:rtl/>
        </w:rPr>
        <w:t>يبدأ الترقيم من أول فصل (بعد الغلاف والإهداء والفهرس)</w:t>
      </w:r>
    </w:p>
    <w:p w14:paraId="2FE2E154" w14:textId="2A4501C9" w:rsidR="00EA1ABB" w:rsidDel="00BF1E69" w:rsidRDefault="00EA1ABB" w:rsidP="00EA1ABB">
      <w:pPr>
        <w:pStyle w:val="Heading2"/>
        <w:bidi/>
        <w:rPr>
          <w:del w:id="7963" w:author="nidal saleh" w:date="2025-06-26T17:41:00Z"/>
          <w:rtl/>
        </w:rPr>
      </w:pPr>
      <w:bookmarkStart w:id="7964" w:name="_Toc201131150"/>
      <w:del w:id="7965" w:author="nidal saleh" w:date="2025-06-26T17:41:00Z">
        <w:r w:rsidDel="00BF1E69">
          <w:rPr>
            <w:rtl/>
          </w:rPr>
          <w:delText>تسمية الصور والمخططات والرسومات</w:delText>
        </w:r>
        <w:bookmarkEnd w:id="7964"/>
      </w:del>
    </w:p>
    <w:p w14:paraId="0C0837C5" w14:textId="4605D37F" w:rsidR="00EA1ABB" w:rsidDel="001767C8" w:rsidRDefault="00EA1ABB" w:rsidP="00EA1ABB">
      <w:pPr>
        <w:bidi/>
        <w:rPr>
          <w:del w:id="7966" w:author="nidal saleh" w:date="2025-06-26T17:24:00Z"/>
        </w:rPr>
      </w:pPr>
      <w:del w:id="7967" w:author="nidal saleh" w:date="2025-06-26T17:24:00Z">
        <w:r w:rsidDel="001767C8">
          <w:rPr>
            <w:rtl/>
          </w:rPr>
          <w:delText>ترقيمها حسب الفصل</w:delText>
        </w:r>
        <w:r w:rsidR="003C0E84" w:rsidDel="001767C8">
          <w:rPr>
            <w:rFonts w:hint="cs"/>
            <w:rtl/>
          </w:rPr>
          <w:delText xml:space="preserve"> مثلا </w:delText>
        </w:r>
        <w:r w:rsidR="003C0E84" w:rsidDel="001767C8">
          <w:delText>5.2   -  3.5</w:delText>
        </w:r>
      </w:del>
    </w:p>
    <w:p w14:paraId="42C5A9D2" w14:textId="7461F7BA" w:rsidR="00EA1ABB" w:rsidDel="001767C8" w:rsidRDefault="00EA1ABB" w:rsidP="00EA1ABB">
      <w:pPr>
        <w:bidi/>
        <w:rPr>
          <w:del w:id="7968" w:author="nidal saleh" w:date="2025-06-26T17:24:00Z"/>
          <w:rStyle w:val="Strong"/>
          <w:rtl/>
        </w:rPr>
      </w:pPr>
      <w:del w:id="7969" w:author="nidal saleh" w:date="2025-06-26T17:24:00Z">
        <w:r w:rsidDel="001767C8">
          <w:rPr>
            <w:rtl/>
          </w:rPr>
          <w:delText xml:space="preserve">يوضع التسمية </w:delText>
        </w:r>
        <w:r w:rsidDel="001767C8">
          <w:rPr>
            <w:rStyle w:val="Strong"/>
            <w:rtl/>
          </w:rPr>
          <w:delText>أسفل الصورة</w:delText>
        </w:r>
      </w:del>
    </w:p>
    <w:p w14:paraId="52E5304C" w14:textId="2CDEFA51" w:rsidR="00EA1ABB" w:rsidRPr="00EA1ABB" w:rsidRDefault="00EA1ABB" w:rsidP="00EA1ABB">
      <w:pPr>
        <w:bidi/>
        <w:rPr>
          <w:rtl/>
          <w:lang w:bidi="ar-SY"/>
        </w:rPr>
      </w:pPr>
      <w:del w:id="7970" w:author="nidal saleh" w:date="2025-06-26T17:41:00Z">
        <w:r w:rsidDel="00BF1E69">
          <w:rPr>
            <w:rtl/>
          </w:rPr>
          <w:delText>شرح قصير أسفل المخطط</w:delText>
        </w:r>
      </w:del>
    </w:p>
    <w:sectPr w:rsidR="00EA1ABB" w:rsidRPr="00EA1ABB" w:rsidSect="0040254E">
      <w:headerReference w:type="default" r:id="rId22"/>
      <w:footerReference w:type="default" r:id="rId23"/>
      <w:pgSz w:w="11906" w:h="16838" w:code="9"/>
      <w:pgMar w:top="1498" w:right="720" w:bottom="720" w:left="720" w:header="720" w:footer="246" w:gutter="0"/>
      <w:pgNumType w:start="1"/>
      <w:cols w:space="720"/>
      <w:titlePg/>
      <w:docGrid w:linePitch="360"/>
      <w:sectPrChange w:id="7978" w:author="nidal saleh" w:date="2025-06-26T16:37:00Z">
        <w:sectPr w:rsidR="00EA1ABB" w:rsidRPr="00EA1ABB" w:rsidSect="0040254E">
          <w:pgMar w:top="1498" w:right="720" w:bottom="720" w:left="720" w:header="720" w:footer="246"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7B0BE" w14:textId="77777777" w:rsidR="00E414D1" w:rsidRDefault="00E414D1" w:rsidP="00652CEA">
      <w:pPr>
        <w:spacing w:after="0" w:line="240" w:lineRule="auto"/>
      </w:pPr>
      <w:r>
        <w:separator/>
      </w:r>
    </w:p>
  </w:endnote>
  <w:endnote w:type="continuationSeparator" w:id="0">
    <w:p w14:paraId="0DD43AA9" w14:textId="77777777" w:rsidR="00E414D1" w:rsidRDefault="00E414D1" w:rsidP="00652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44A93" w14:textId="77777777" w:rsidR="00BF1E69" w:rsidRDefault="00BF1E69">
    <w:pPr>
      <w:pStyle w:val="Footer"/>
      <w:jc w:val="center"/>
      <w:rPr>
        <w:ins w:id="7976" w:author="nidal saleh" w:date="2025-06-26T17:47:00Z"/>
        <w:caps/>
        <w:noProof/>
        <w:color w:val="4472C4" w:themeColor="accent1"/>
      </w:rPr>
    </w:pPr>
    <w:ins w:id="7977" w:author="nidal saleh" w:date="2025-06-26T17:47:00Z">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ins>
  </w:p>
  <w:p w14:paraId="5EADA32C" w14:textId="77777777" w:rsidR="00BF1E69" w:rsidRDefault="00BF1E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12390" w14:textId="77777777" w:rsidR="00E414D1" w:rsidRDefault="00E414D1" w:rsidP="00652CEA">
      <w:pPr>
        <w:spacing w:after="0" w:line="240" w:lineRule="auto"/>
      </w:pPr>
      <w:r>
        <w:separator/>
      </w:r>
    </w:p>
  </w:footnote>
  <w:footnote w:type="continuationSeparator" w:id="0">
    <w:p w14:paraId="6F2F02FC" w14:textId="77777777" w:rsidR="00E414D1" w:rsidRDefault="00E414D1" w:rsidP="00652C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66687" w14:textId="21A2AE5E" w:rsidR="008E1D0B" w:rsidRDefault="008E1D0B">
    <w:pPr>
      <w:pStyle w:val="Header"/>
      <w:tabs>
        <w:tab w:val="clear" w:pos="4320"/>
        <w:tab w:val="clear" w:pos="8640"/>
        <w:tab w:val="right" w:pos="10466"/>
      </w:tabs>
      <w:bidi/>
      <w:rPr>
        <w:rtl/>
        <w:lang w:bidi="ar-SY"/>
      </w:rPr>
      <w:pPrChange w:id="7971" w:author="nidal saleh" w:date="2025-06-26T19:57:00Z">
        <w:pPr>
          <w:pStyle w:val="Header"/>
        </w:pPr>
      </w:pPrChange>
    </w:pPr>
    <w:ins w:id="7972" w:author="nidal saleh" w:date="2025-06-26T19:56:00Z">
      <w:r>
        <w:rPr>
          <w:noProof/>
        </w:rPr>
        <w:drawing>
          <wp:anchor distT="0" distB="0" distL="114300" distR="114300" simplePos="0" relativeHeight="251706368" behindDoc="0" locked="0" layoutInCell="1" allowOverlap="1" wp14:anchorId="11344729" wp14:editId="5651D1EE">
            <wp:simplePos x="0" y="0"/>
            <wp:positionH relativeFrom="margin">
              <wp:posOffset>6379270</wp:posOffset>
            </wp:positionH>
            <wp:positionV relativeFrom="margin">
              <wp:posOffset>-692460</wp:posOffset>
            </wp:positionV>
            <wp:extent cx="495300" cy="662305"/>
            <wp:effectExtent l="0" t="0" r="0" b="0"/>
            <wp:wrapTopAndBottom/>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5300" cy="66230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192" behindDoc="0" locked="0" layoutInCell="1" allowOverlap="1" wp14:anchorId="5796E1B8" wp14:editId="0DBF05B7">
            <wp:simplePos x="0" y="0"/>
            <wp:positionH relativeFrom="margin">
              <wp:posOffset>0</wp:posOffset>
            </wp:positionH>
            <wp:positionV relativeFrom="margin">
              <wp:posOffset>-621562</wp:posOffset>
            </wp:positionV>
            <wp:extent cx="617220" cy="612775"/>
            <wp:effectExtent l="0" t="0" r="0" b="0"/>
            <wp:wrapSquare wrapText="bothSides"/>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17220" cy="612775"/>
                    </a:xfrm>
                    <a:prstGeom prst="rect">
                      <a:avLst/>
                    </a:prstGeom>
                    <a:noFill/>
                  </pic:spPr>
                </pic:pic>
              </a:graphicData>
            </a:graphic>
            <wp14:sizeRelH relativeFrom="margin">
              <wp14:pctWidth>0</wp14:pctWidth>
            </wp14:sizeRelH>
            <wp14:sizeRelV relativeFrom="margin">
              <wp14:pctHeight>0</wp14:pctHeight>
            </wp14:sizeRelV>
          </wp:anchor>
        </w:drawing>
      </w:r>
    </w:ins>
    <w:ins w:id="7973" w:author="nidal saleh" w:date="2025-06-26T19:57:00Z">
      <w:r>
        <w:t xml:space="preserve">   </w:t>
      </w:r>
      <w:r>
        <w:rPr>
          <w:rFonts w:hint="cs"/>
          <w:rtl/>
          <w:lang w:bidi="ar-SY"/>
        </w:rPr>
        <w:t xml:space="preserve">       مشروع تنبيه وانذار السائق</w:t>
      </w:r>
    </w:ins>
    <w:ins w:id="7974" w:author="nidal saleh" w:date="2025-06-26T19:56:00Z">
      <w:r>
        <w:tab/>
      </w:r>
    </w:ins>
    <w:ins w:id="7975" w:author="nidal saleh" w:date="2025-06-26T19:57:00Z">
      <w:r>
        <w:t xml:space="preserve">           </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74" style="width:0;height:1.5pt" o:hralign="center" o:bullet="t" o:hrstd="t" o:hr="t" fillcolor="#a0a0a0" stroked="f"/>
    </w:pict>
  </w:numPicBullet>
  <w:numPicBullet w:numPicBulletId="1">
    <w:pict>
      <v:rect id="_x0000_i1075" style="width:0;height:1.5pt" o:hralign="center" o:bullet="t" o:hrstd="t" o:hr="t" fillcolor="#a0a0a0" stroked="f"/>
    </w:pict>
  </w:numPicBullet>
  <w:abstractNum w:abstractNumId="0" w15:restartNumberingAfterBreak="0">
    <w:nsid w:val="03840F00"/>
    <w:multiLevelType w:val="multilevel"/>
    <w:tmpl w:val="45D0D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C5BD7"/>
    <w:multiLevelType w:val="multilevel"/>
    <w:tmpl w:val="39DC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B30ED"/>
    <w:multiLevelType w:val="multilevel"/>
    <w:tmpl w:val="3D26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D74A2"/>
    <w:multiLevelType w:val="multilevel"/>
    <w:tmpl w:val="7458B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26CD8"/>
    <w:multiLevelType w:val="hybridMultilevel"/>
    <w:tmpl w:val="E45636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D86357"/>
    <w:multiLevelType w:val="multilevel"/>
    <w:tmpl w:val="9CAC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252BF"/>
    <w:multiLevelType w:val="multilevel"/>
    <w:tmpl w:val="43D0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12C07"/>
    <w:multiLevelType w:val="multilevel"/>
    <w:tmpl w:val="8490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43D9B"/>
    <w:multiLevelType w:val="multilevel"/>
    <w:tmpl w:val="2CE835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41CD7"/>
    <w:multiLevelType w:val="multilevel"/>
    <w:tmpl w:val="4E2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75902"/>
    <w:multiLevelType w:val="multilevel"/>
    <w:tmpl w:val="FA6C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07460"/>
    <w:multiLevelType w:val="multilevel"/>
    <w:tmpl w:val="8AAEA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732EA"/>
    <w:multiLevelType w:val="multilevel"/>
    <w:tmpl w:val="07A0F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3145D"/>
    <w:multiLevelType w:val="multilevel"/>
    <w:tmpl w:val="C5F8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E704A"/>
    <w:multiLevelType w:val="hybridMultilevel"/>
    <w:tmpl w:val="F7784F5E"/>
    <w:lvl w:ilvl="0" w:tplc="FFFFFFFF">
      <w:start w:val="1"/>
      <w:numFmt w:val="decimal"/>
      <w:lvlText w:val="%1."/>
      <w:lvlJc w:val="left"/>
      <w:pPr>
        <w:ind w:left="720" w:hanging="360"/>
      </w:pPr>
    </w:lvl>
    <w:lvl w:ilvl="1" w:tplc="FAD66C8E">
      <w:start w:val="1"/>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1AD47B2"/>
    <w:multiLevelType w:val="hybridMultilevel"/>
    <w:tmpl w:val="55F89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485CB2"/>
    <w:multiLevelType w:val="multilevel"/>
    <w:tmpl w:val="CB866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3A0126"/>
    <w:multiLevelType w:val="multilevel"/>
    <w:tmpl w:val="CD887F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60736A"/>
    <w:multiLevelType w:val="multilevel"/>
    <w:tmpl w:val="E150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283272"/>
    <w:multiLevelType w:val="multilevel"/>
    <w:tmpl w:val="2CE835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EC3930"/>
    <w:multiLevelType w:val="multilevel"/>
    <w:tmpl w:val="B13820E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1D5B5A20"/>
    <w:multiLevelType w:val="hybridMultilevel"/>
    <w:tmpl w:val="D6F293A6"/>
    <w:lvl w:ilvl="0" w:tplc="0409000F">
      <w:start w:val="1"/>
      <w:numFmt w:val="decimal"/>
      <w:lvlText w:val="%1."/>
      <w:lvlJc w:val="left"/>
      <w:pPr>
        <w:ind w:left="720" w:hanging="360"/>
      </w:pPr>
      <w:rPr>
        <w:rFonts w:hint="default"/>
      </w:rPr>
    </w:lvl>
    <w:lvl w:ilvl="1" w:tplc="FAD66C8E">
      <w:start w:val="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522358"/>
    <w:multiLevelType w:val="multilevel"/>
    <w:tmpl w:val="44A25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B90FEA"/>
    <w:multiLevelType w:val="multilevel"/>
    <w:tmpl w:val="7F766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1F48EE"/>
    <w:multiLevelType w:val="multilevel"/>
    <w:tmpl w:val="2CE835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D400DF"/>
    <w:multiLevelType w:val="multilevel"/>
    <w:tmpl w:val="56B2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4C7C85"/>
    <w:multiLevelType w:val="hybridMultilevel"/>
    <w:tmpl w:val="64B2988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BF4F7D"/>
    <w:multiLevelType w:val="multilevel"/>
    <w:tmpl w:val="7D18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EA2945"/>
    <w:multiLevelType w:val="multilevel"/>
    <w:tmpl w:val="ED4E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FE277E"/>
    <w:multiLevelType w:val="multilevel"/>
    <w:tmpl w:val="77A4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450760"/>
    <w:multiLevelType w:val="multilevel"/>
    <w:tmpl w:val="2D6C1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5C08AF"/>
    <w:multiLevelType w:val="multilevel"/>
    <w:tmpl w:val="922A0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EC220F"/>
    <w:multiLevelType w:val="hybridMultilevel"/>
    <w:tmpl w:val="A8D694C8"/>
    <w:lvl w:ilvl="0" w:tplc="FAD66C8E">
      <w:start w:val="1"/>
      <w:numFmt w:val="bullet"/>
      <w:lvlText w:val="-"/>
      <w:lvlJc w:val="left"/>
      <w:pPr>
        <w:ind w:left="1494" w:hanging="360"/>
      </w:pPr>
      <w:rPr>
        <w:rFonts w:ascii="Times New Roman" w:eastAsia="Times New Roman" w:hAnsi="Times New Roman"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3" w15:restartNumberingAfterBreak="0">
    <w:nsid w:val="2B047777"/>
    <w:multiLevelType w:val="multilevel"/>
    <w:tmpl w:val="CA4A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EF0520"/>
    <w:multiLevelType w:val="multilevel"/>
    <w:tmpl w:val="8EB8C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6A7261"/>
    <w:multiLevelType w:val="hybridMultilevel"/>
    <w:tmpl w:val="AB28BDA6"/>
    <w:lvl w:ilvl="0" w:tplc="FFFFFFFF">
      <w:start w:val="1"/>
      <w:numFmt w:val="decimal"/>
      <w:lvlText w:val="%1."/>
      <w:lvlJc w:val="left"/>
      <w:pPr>
        <w:ind w:left="720" w:hanging="360"/>
      </w:pPr>
    </w:lvl>
    <w:lvl w:ilvl="1" w:tplc="FAD66C8E">
      <w:start w:val="1"/>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F422880"/>
    <w:multiLevelType w:val="multilevel"/>
    <w:tmpl w:val="019E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43727B"/>
    <w:multiLevelType w:val="multilevel"/>
    <w:tmpl w:val="56320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0A4B23"/>
    <w:multiLevelType w:val="multilevel"/>
    <w:tmpl w:val="9C48E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7065AA"/>
    <w:multiLevelType w:val="multilevel"/>
    <w:tmpl w:val="2CE835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E12DCB"/>
    <w:multiLevelType w:val="multilevel"/>
    <w:tmpl w:val="1EFE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4C67CC"/>
    <w:multiLevelType w:val="multilevel"/>
    <w:tmpl w:val="B780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1E7129"/>
    <w:multiLevelType w:val="hybridMultilevel"/>
    <w:tmpl w:val="770ED27A"/>
    <w:lvl w:ilvl="0" w:tplc="FFFFFFFF">
      <w:start w:val="1"/>
      <w:numFmt w:val="decimal"/>
      <w:lvlText w:val="%1."/>
      <w:lvlJc w:val="left"/>
      <w:pPr>
        <w:ind w:left="720" w:hanging="360"/>
      </w:pPr>
      <w:rPr>
        <w:rFonts w:hint="default"/>
      </w:rPr>
    </w:lvl>
    <w:lvl w:ilvl="1" w:tplc="FAD66C8E">
      <w:start w:val="1"/>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1313694"/>
    <w:multiLevelType w:val="multilevel"/>
    <w:tmpl w:val="160C3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B32EF6"/>
    <w:multiLevelType w:val="hybridMultilevel"/>
    <w:tmpl w:val="1B726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1F768F6"/>
    <w:multiLevelType w:val="multilevel"/>
    <w:tmpl w:val="EB56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625E7A"/>
    <w:multiLevelType w:val="multilevel"/>
    <w:tmpl w:val="4DF8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6E2AFF"/>
    <w:multiLevelType w:val="multilevel"/>
    <w:tmpl w:val="512A2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69578A"/>
    <w:multiLevelType w:val="hybridMultilevel"/>
    <w:tmpl w:val="263EA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3820721"/>
    <w:multiLevelType w:val="multilevel"/>
    <w:tmpl w:val="4252A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09799F"/>
    <w:multiLevelType w:val="multilevel"/>
    <w:tmpl w:val="53288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7A3217"/>
    <w:multiLevelType w:val="multilevel"/>
    <w:tmpl w:val="AAD05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243B6D"/>
    <w:multiLevelType w:val="multilevel"/>
    <w:tmpl w:val="2D600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931BF3"/>
    <w:multiLevelType w:val="multilevel"/>
    <w:tmpl w:val="D216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6E5B4D"/>
    <w:multiLevelType w:val="multilevel"/>
    <w:tmpl w:val="2CE835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F0688F"/>
    <w:multiLevelType w:val="multilevel"/>
    <w:tmpl w:val="0978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512ADE"/>
    <w:multiLevelType w:val="multilevel"/>
    <w:tmpl w:val="6D92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08561C"/>
    <w:multiLevelType w:val="multilevel"/>
    <w:tmpl w:val="1116F4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646D71"/>
    <w:multiLevelType w:val="multilevel"/>
    <w:tmpl w:val="C77E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066527"/>
    <w:multiLevelType w:val="multilevel"/>
    <w:tmpl w:val="D172B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7C24E8"/>
    <w:multiLevelType w:val="multilevel"/>
    <w:tmpl w:val="3FC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D76BAE"/>
    <w:multiLevelType w:val="hybridMultilevel"/>
    <w:tmpl w:val="6E66D008"/>
    <w:lvl w:ilvl="0" w:tplc="FFFFFFFF">
      <w:start w:val="1"/>
      <w:numFmt w:val="decimal"/>
      <w:lvlText w:val="%1."/>
      <w:lvlJc w:val="left"/>
      <w:pPr>
        <w:ind w:left="720" w:hanging="360"/>
      </w:pPr>
    </w:lvl>
    <w:lvl w:ilvl="1" w:tplc="0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D9D2CA6"/>
    <w:multiLevelType w:val="multilevel"/>
    <w:tmpl w:val="7D302030"/>
    <w:lvl w:ilvl="0">
      <w:start w:val="1"/>
      <w:numFmt w:val="bullet"/>
      <w:lvlText w:val="-"/>
      <w:lvlJc w:val="left"/>
      <w:pPr>
        <w:tabs>
          <w:tab w:val="num" w:pos="1440"/>
        </w:tabs>
        <w:ind w:left="1440" w:hanging="360"/>
      </w:pPr>
      <w:rPr>
        <w:rFonts w:ascii="Times New Roman" w:eastAsia="Times New Roman"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5E5A6DDA"/>
    <w:multiLevelType w:val="multilevel"/>
    <w:tmpl w:val="20D03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5F1E5A"/>
    <w:multiLevelType w:val="hybridMultilevel"/>
    <w:tmpl w:val="53241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EB87EBB"/>
    <w:multiLevelType w:val="multilevel"/>
    <w:tmpl w:val="477C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852959"/>
    <w:multiLevelType w:val="multilevel"/>
    <w:tmpl w:val="9BC8EB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C455EC"/>
    <w:multiLevelType w:val="multilevel"/>
    <w:tmpl w:val="EF7CF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2BD332E"/>
    <w:multiLevelType w:val="multilevel"/>
    <w:tmpl w:val="4718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C264B4"/>
    <w:multiLevelType w:val="multilevel"/>
    <w:tmpl w:val="142C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D1151A"/>
    <w:multiLevelType w:val="multilevel"/>
    <w:tmpl w:val="7224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BC460C"/>
    <w:multiLevelType w:val="multilevel"/>
    <w:tmpl w:val="F39AD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5F4440"/>
    <w:multiLevelType w:val="multilevel"/>
    <w:tmpl w:val="FB20A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9CD3768"/>
    <w:multiLevelType w:val="hybridMultilevel"/>
    <w:tmpl w:val="9086E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CC345B2"/>
    <w:multiLevelType w:val="multilevel"/>
    <w:tmpl w:val="B82C06B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5" w15:restartNumberingAfterBreak="0">
    <w:nsid w:val="6E323D87"/>
    <w:multiLevelType w:val="multilevel"/>
    <w:tmpl w:val="5686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E85463"/>
    <w:multiLevelType w:val="multilevel"/>
    <w:tmpl w:val="2988A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804178"/>
    <w:multiLevelType w:val="multilevel"/>
    <w:tmpl w:val="A46C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C610DB"/>
    <w:multiLevelType w:val="multilevel"/>
    <w:tmpl w:val="8A8C82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2875AA"/>
    <w:multiLevelType w:val="multilevel"/>
    <w:tmpl w:val="98B8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653D9E"/>
    <w:multiLevelType w:val="multilevel"/>
    <w:tmpl w:val="4754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E74E83"/>
    <w:multiLevelType w:val="multilevel"/>
    <w:tmpl w:val="73BEA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814588"/>
    <w:multiLevelType w:val="multilevel"/>
    <w:tmpl w:val="85B4CE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3" w15:restartNumberingAfterBreak="0">
    <w:nsid w:val="7ECC2AF7"/>
    <w:multiLevelType w:val="multilevel"/>
    <w:tmpl w:val="225A2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7700757">
    <w:abstractNumId w:val="46"/>
  </w:num>
  <w:num w:numId="2" w16cid:durableId="1240411174">
    <w:abstractNumId w:val="38"/>
  </w:num>
  <w:num w:numId="3" w16cid:durableId="1330450633">
    <w:abstractNumId w:val="15"/>
  </w:num>
  <w:num w:numId="4" w16cid:durableId="476187310">
    <w:abstractNumId w:val="26"/>
  </w:num>
  <w:num w:numId="5" w16cid:durableId="1834760833">
    <w:abstractNumId w:val="76"/>
  </w:num>
  <w:num w:numId="6" w16cid:durableId="485124529">
    <w:abstractNumId w:val="37"/>
  </w:num>
  <w:num w:numId="7" w16cid:durableId="1824084622">
    <w:abstractNumId w:val="47"/>
  </w:num>
  <w:num w:numId="8" w16cid:durableId="254480060">
    <w:abstractNumId w:val="3"/>
  </w:num>
  <w:num w:numId="9" w16cid:durableId="875779526">
    <w:abstractNumId w:val="16"/>
  </w:num>
  <w:num w:numId="10" w16cid:durableId="518010954">
    <w:abstractNumId w:val="34"/>
  </w:num>
  <w:num w:numId="11" w16cid:durableId="253782634">
    <w:abstractNumId w:val="11"/>
  </w:num>
  <w:num w:numId="12" w16cid:durableId="556476835">
    <w:abstractNumId w:val="81"/>
  </w:num>
  <w:num w:numId="13" w16cid:durableId="409932326">
    <w:abstractNumId w:val="63"/>
  </w:num>
  <w:num w:numId="14" w16cid:durableId="765535139">
    <w:abstractNumId w:val="71"/>
  </w:num>
  <w:num w:numId="15" w16cid:durableId="116148300">
    <w:abstractNumId w:val="55"/>
  </w:num>
  <w:num w:numId="16" w16cid:durableId="1677029959">
    <w:abstractNumId w:val="45"/>
  </w:num>
  <w:num w:numId="17" w16cid:durableId="1735348982">
    <w:abstractNumId w:val="9"/>
  </w:num>
  <w:num w:numId="18" w16cid:durableId="896234911">
    <w:abstractNumId w:val="75"/>
  </w:num>
  <w:num w:numId="19" w16cid:durableId="1596941751">
    <w:abstractNumId w:val="36"/>
  </w:num>
  <w:num w:numId="20" w16cid:durableId="560483744">
    <w:abstractNumId w:val="48"/>
  </w:num>
  <w:num w:numId="21" w16cid:durableId="147330385">
    <w:abstractNumId w:val="73"/>
  </w:num>
  <w:num w:numId="22" w16cid:durableId="1482427445">
    <w:abstractNumId w:val="49"/>
  </w:num>
  <w:num w:numId="23" w16cid:durableId="839655574">
    <w:abstractNumId w:val="51"/>
  </w:num>
  <w:num w:numId="24" w16cid:durableId="391122891">
    <w:abstractNumId w:val="22"/>
  </w:num>
  <w:num w:numId="25" w16cid:durableId="839123550">
    <w:abstractNumId w:val="43"/>
  </w:num>
  <w:num w:numId="26" w16cid:durableId="390076540">
    <w:abstractNumId w:val="5"/>
  </w:num>
  <w:num w:numId="27" w16cid:durableId="1491601167">
    <w:abstractNumId w:val="1"/>
  </w:num>
  <w:num w:numId="28" w16cid:durableId="781653687">
    <w:abstractNumId w:val="68"/>
  </w:num>
  <w:num w:numId="29" w16cid:durableId="1237474988">
    <w:abstractNumId w:val="12"/>
  </w:num>
  <w:num w:numId="30" w16cid:durableId="386612645">
    <w:abstractNumId w:val="82"/>
  </w:num>
  <w:num w:numId="31" w16cid:durableId="536160797">
    <w:abstractNumId w:val="79"/>
  </w:num>
  <w:num w:numId="32" w16cid:durableId="1440757259">
    <w:abstractNumId w:val="44"/>
  </w:num>
  <w:num w:numId="33" w16cid:durableId="582958936">
    <w:abstractNumId w:val="64"/>
  </w:num>
  <w:num w:numId="34" w16cid:durableId="698044176">
    <w:abstractNumId w:val="74"/>
  </w:num>
  <w:num w:numId="35" w16cid:durableId="294681618">
    <w:abstractNumId w:val="4"/>
  </w:num>
  <w:num w:numId="36" w16cid:durableId="767624219">
    <w:abstractNumId w:val="21"/>
  </w:num>
  <w:num w:numId="37" w16cid:durableId="1508669046">
    <w:abstractNumId w:val="50"/>
  </w:num>
  <w:num w:numId="38" w16cid:durableId="1875727643">
    <w:abstractNumId w:val="29"/>
  </w:num>
  <w:num w:numId="39" w16cid:durableId="1098135558">
    <w:abstractNumId w:val="59"/>
  </w:num>
  <w:num w:numId="40" w16cid:durableId="389117053">
    <w:abstractNumId w:val="14"/>
  </w:num>
  <w:num w:numId="41" w16cid:durableId="1234468409">
    <w:abstractNumId w:val="61"/>
  </w:num>
  <w:num w:numId="42" w16cid:durableId="1121336636">
    <w:abstractNumId w:val="35"/>
  </w:num>
  <w:num w:numId="43" w16cid:durableId="82992065">
    <w:abstractNumId w:val="42"/>
  </w:num>
  <w:num w:numId="44" w16cid:durableId="1579636382">
    <w:abstractNumId w:val="32"/>
  </w:num>
  <w:num w:numId="45" w16cid:durableId="825585807">
    <w:abstractNumId w:val="23"/>
  </w:num>
  <w:num w:numId="46" w16cid:durableId="1956675423">
    <w:abstractNumId w:val="83"/>
  </w:num>
  <w:num w:numId="47" w16cid:durableId="704911056">
    <w:abstractNumId w:val="80"/>
  </w:num>
  <w:num w:numId="48" w16cid:durableId="1645619827">
    <w:abstractNumId w:val="30"/>
  </w:num>
  <w:num w:numId="49" w16cid:durableId="1214658833">
    <w:abstractNumId w:val="10"/>
  </w:num>
  <w:num w:numId="50" w16cid:durableId="232618237">
    <w:abstractNumId w:val="77"/>
  </w:num>
  <w:num w:numId="51" w16cid:durableId="490221966">
    <w:abstractNumId w:val="27"/>
  </w:num>
  <w:num w:numId="52" w16cid:durableId="511842141">
    <w:abstractNumId w:val="67"/>
  </w:num>
  <w:num w:numId="53" w16cid:durableId="1859926535">
    <w:abstractNumId w:val="31"/>
  </w:num>
  <w:num w:numId="54" w16cid:durableId="1429542917">
    <w:abstractNumId w:val="57"/>
  </w:num>
  <w:num w:numId="55" w16cid:durableId="1408528567">
    <w:abstractNumId w:val="0"/>
  </w:num>
  <w:num w:numId="56" w16cid:durableId="378482683">
    <w:abstractNumId w:val="13"/>
  </w:num>
  <w:num w:numId="57" w16cid:durableId="1877693009">
    <w:abstractNumId w:val="6"/>
  </w:num>
  <w:num w:numId="58" w16cid:durableId="1120959004">
    <w:abstractNumId w:val="40"/>
  </w:num>
  <w:num w:numId="59" w16cid:durableId="1297293552">
    <w:abstractNumId w:val="28"/>
  </w:num>
  <w:num w:numId="60" w16cid:durableId="2088381344">
    <w:abstractNumId w:val="7"/>
  </w:num>
  <w:num w:numId="61" w16cid:durableId="1503205919">
    <w:abstractNumId w:val="2"/>
  </w:num>
  <w:num w:numId="62" w16cid:durableId="1395153997">
    <w:abstractNumId w:val="52"/>
  </w:num>
  <w:num w:numId="63" w16cid:durableId="1634209523">
    <w:abstractNumId w:val="60"/>
  </w:num>
  <w:num w:numId="64" w16cid:durableId="1152794830">
    <w:abstractNumId w:val="58"/>
  </w:num>
  <w:num w:numId="65" w16cid:durableId="419983849">
    <w:abstractNumId w:val="69"/>
  </w:num>
  <w:num w:numId="66" w16cid:durableId="1926765827">
    <w:abstractNumId w:val="65"/>
  </w:num>
  <w:num w:numId="67" w16cid:durableId="803734180">
    <w:abstractNumId w:val="56"/>
  </w:num>
  <w:num w:numId="68" w16cid:durableId="1799640195">
    <w:abstractNumId w:val="33"/>
  </w:num>
  <w:num w:numId="69" w16cid:durableId="2009364163">
    <w:abstractNumId w:val="18"/>
  </w:num>
  <w:num w:numId="70" w16cid:durableId="1750610818">
    <w:abstractNumId w:val="41"/>
  </w:num>
  <w:num w:numId="71" w16cid:durableId="1312756750">
    <w:abstractNumId w:val="53"/>
  </w:num>
  <w:num w:numId="72" w16cid:durableId="450973573">
    <w:abstractNumId w:val="70"/>
  </w:num>
  <w:num w:numId="73" w16cid:durableId="1979796952">
    <w:abstractNumId w:val="25"/>
  </w:num>
  <w:num w:numId="74" w16cid:durableId="1401635695">
    <w:abstractNumId w:val="78"/>
  </w:num>
  <w:num w:numId="75" w16cid:durableId="1912890176">
    <w:abstractNumId w:val="66"/>
  </w:num>
  <w:num w:numId="76" w16cid:durableId="933439312">
    <w:abstractNumId w:val="17"/>
  </w:num>
  <w:num w:numId="77" w16cid:durableId="350499162">
    <w:abstractNumId w:val="8"/>
  </w:num>
  <w:num w:numId="78" w16cid:durableId="594821528">
    <w:abstractNumId w:val="19"/>
  </w:num>
  <w:num w:numId="79" w16cid:durableId="856626111">
    <w:abstractNumId w:val="39"/>
  </w:num>
  <w:num w:numId="80" w16cid:durableId="1133523365">
    <w:abstractNumId w:val="54"/>
  </w:num>
  <w:num w:numId="81" w16cid:durableId="940649014">
    <w:abstractNumId w:val="24"/>
  </w:num>
  <w:num w:numId="82" w16cid:durableId="587618843">
    <w:abstractNumId w:val="72"/>
  </w:num>
  <w:num w:numId="83" w16cid:durableId="672031398">
    <w:abstractNumId w:val="20"/>
  </w:num>
  <w:num w:numId="84" w16cid:durableId="185289090">
    <w:abstractNumId w:val="62"/>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dal saleh">
    <w15:presenceInfo w15:providerId="Windows Live" w15:userId="0f7043de1b0f34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401A3"/>
    <w:rsid w:val="00011F47"/>
    <w:rsid w:val="0001206D"/>
    <w:rsid w:val="00013648"/>
    <w:rsid w:val="00056DB2"/>
    <w:rsid w:val="00065524"/>
    <w:rsid w:val="000707EC"/>
    <w:rsid w:val="00080BB0"/>
    <w:rsid w:val="00082403"/>
    <w:rsid w:val="00093572"/>
    <w:rsid w:val="00093D8B"/>
    <w:rsid w:val="000A5BE5"/>
    <w:rsid w:val="000F154F"/>
    <w:rsid w:val="000F486F"/>
    <w:rsid w:val="001115EB"/>
    <w:rsid w:val="001152DF"/>
    <w:rsid w:val="001361E8"/>
    <w:rsid w:val="001469E5"/>
    <w:rsid w:val="0015171C"/>
    <w:rsid w:val="00162570"/>
    <w:rsid w:val="001767C8"/>
    <w:rsid w:val="0018229F"/>
    <w:rsid w:val="00187156"/>
    <w:rsid w:val="00193841"/>
    <w:rsid w:val="001B7377"/>
    <w:rsid w:val="001D0878"/>
    <w:rsid w:val="001E2A49"/>
    <w:rsid w:val="001E64B6"/>
    <w:rsid w:val="00200AE4"/>
    <w:rsid w:val="002105E9"/>
    <w:rsid w:val="0022792C"/>
    <w:rsid w:val="00233432"/>
    <w:rsid w:val="00260A78"/>
    <w:rsid w:val="00294597"/>
    <w:rsid w:val="002C7578"/>
    <w:rsid w:val="002E7F14"/>
    <w:rsid w:val="0030240D"/>
    <w:rsid w:val="003140C5"/>
    <w:rsid w:val="00325857"/>
    <w:rsid w:val="00343FC3"/>
    <w:rsid w:val="003A3206"/>
    <w:rsid w:val="003B3F63"/>
    <w:rsid w:val="003B48F8"/>
    <w:rsid w:val="003C0A1A"/>
    <w:rsid w:val="003C0E84"/>
    <w:rsid w:val="003D2423"/>
    <w:rsid w:val="003E4A61"/>
    <w:rsid w:val="00400D25"/>
    <w:rsid w:val="0040254E"/>
    <w:rsid w:val="0041112E"/>
    <w:rsid w:val="00414029"/>
    <w:rsid w:val="00422772"/>
    <w:rsid w:val="00435C2E"/>
    <w:rsid w:val="00470163"/>
    <w:rsid w:val="0047530A"/>
    <w:rsid w:val="00496186"/>
    <w:rsid w:val="004A6D49"/>
    <w:rsid w:val="004C1962"/>
    <w:rsid w:val="004C1FAC"/>
    <w:rsid w:val="004D73D4"/>
    <w:rsid w:val="004F7700"/>
    <w:rsid w:val="005141BB"/>
    <w:rsid w:val="00533895"/>
    <w:rsid w:val="00534B76"/>
    <w:rsid w:val="00537349"/>
    <w:rsid w:val="005552D4"/>
    <w:rsid w:val="00557139"/>
    <w:rsid w:val="00597A2C"/>
    <w:rsid w:val="005A02F1"/>
    <w:rsid w:val="005A495A"/>
    <w:rsid w:val="006138A8"/>
    <w:rsid w:val="00652CEA"/>
    <w:rsid w:val="0065334C"/>
    <w:rsid w:val="0066679F"/>
    <w:rsid w:val="00674E66"/>
    <w:rsid w:val="0068499A"/>
    <w:rsid w:val="006B5221"/>
    <w:rsid w:val="006E6236"/>
    <w:rsid w:val="006F2F59"/>
    <w:rsid w:val="006F3FB5"/>
    <w:rsid w:val="006F727D"/>
    <w:rsid w:val="00700A3C"/>
    <w:rsid w:val="00705C95"/>
    <w:rsid w:val="007072AE"/>
    <w:rsid w:val="0072736D"/>
    <w:rsid w:val="00733F76"/>
    <w:rsid w:val="0074179E"/>
    <w:rsid w:val="0075018F"/>
    <w:rsid w:val="00775753"/>
    <w:rsid w:val="007A0875"/>
    <w:rsid w:val="007C0D62"/>
    <w:rsid w:val="007C11CA"/>
    <w:rsid w:val="007C346B"/>
    <w:rsid w:val="007D10A9"/>
    <w:rsid w:val="007D67A5"/>
    <w:rsid w:val="007F2ED9"/>
    <w:rsid w:val="007F6AB3"/>
    <w:rsid w:val="008104E3"/>
    <w:rsid w:val="008109CD"/>
    <w:rsid w:val="00810D19"/>
    <w:rsid w:val="00840A64"/>
    <w:rsid w:val="00870EA8"/>
    <w:rsid w:val="00873050"/>
    <w:rsid w:val="00893695"/>
    <w:rsid w:val="008C6B5F"/>
    <w:rsid w:val="008C7E40"/>
    <w:rsid w:val="008D12A6"/>
    <w:rsid w:val="008D1DD7"/>
    <w:rsid w:val="008D2CB5"/>
    <w:rsid w:val="008D5140"/>
    <w:rsid w:val="008E1D0B"/>
    <w:rsid w:val="009401A3"/>
    <w:rsid w:val="00981169"/>
    <w:rsid w:val="009A045D"/>
    <w:rsid w:val="009A3DD8"/>
    <w:rsid w:val="009C40F8"/>
    <w:rsid w:val="009C4B42"/>
    <w:rsid w:val="009D1593"/>
    <w:rsid w:val="009F56BE"/>
    <w:rsid w:val="009F6B5B"/>
    <w:rsid w:val="00A04C45"/>
    <w:rsid w:val="00A0707A"/>
    <w:rsid w:val="00A14BEF"/>
    <w:rsid w:val="00A303EA"/>
    <w:rsid w:val="00A51967"/>
    <w:rsid w:val="00A57A47"/>
    <w:rsid w:val="00A779A3"/>
    <w:rsid w:val="00AA0125"/>
    <w:rsid w:val="00AA36F9"/>
    <w:rsid w:val="00AE1035"/>
    <w:rsid w:val="00AE125C"/>
    <w:rsid w:val="00AE19AF"/>
    <w:rsid w:val="00B13790"/>
    <w:rsid w:val="00B1736C"/>
    <w:rsid w:val="00B21089"/>
    <w:rsid w:val="00B478C3"/>
    <w:rsid w:val="00B55434"/>
    <w:rsid w:val="00B63E95"/>
    <w:rsid w:val="00B7497A"/>
    <w:rsid w:val="00B776FF"/>
    <w:rsid w:val="00BA1C4E"/>
    <w:rsid w:val="00BC09B0"/>
    <w:rsid w:val="00BC62B4"/>
    <w:rsid w:val="00BC7670"/>
    <w:rsid w:val="00BE0EC0"/>
    <w:rsid w:val="00BE3F02"/>
    <w:rsid w:val="00BE4881"/>
    <w:rsid w:val="00BF1E69"/>
    <w:rsid w:val="00BF5951"/>
    <w:rsid w:val="00C05328"/>
    <w:rsid w:val="00C14B85"/>
    <w:rsid w:val="00C24FA2"/>
    <w:rsid w:val="00C27872"/>
    <w:rsid w:val="00C6351B"/>
    <w:rsid w:val="00CA157B"/>
    <w:rsid w:val="00CA19E2"/>
    <w:rsid w:val="00CA6E9E"/>
    <w:rsid w:val="00CB302A"/>
    <w:rsid w:val="00CB7D3F"/>
    <w:rsid w:val="00CC0463"/>
    <w:rsid w:val="00CC1F0B"/>
    <w:rsid w:val="00CC52C2"/>
    <w:rsid w:val="00CD2E36"/>
    <w:rsid w:val="00CD2EF4"/>
    <w:rsid w:val="00CD72F7"/>
    <w:rsid w:val="00CF47DF"/>
    <w:rsid w:val="00D03195"/>
    <w:rsid w:val="00D04038"/>
    <w:rsid w:val="00D0437C"/>
    <w:rsid w:val="00D15337"/>
    <w:rsid w:val="00D22CD4"/>
    <w:rsid w:val="00D46689"/>
    <w:rsid w:val="00D54A74"/>
    <w:rsid w:val="00D618D9"/>
    <w:rsid w:val="00D64495"/>
    <w:rsid w:val="00D810EA"/>
    <w:rsid w:val="00D94705"/>
    <w:rsid w:val="00D9545C"/>
    <w:rsid w:val="00D9593F"/>
    <w:rsid w:val="00DB2401"/>
    <w:rsid w:val="00DC02D5"/>
    <w:rsid w:val="00DC0F91"/>
    <w:rsid w:val="00DC6154"/>
    <w:rsid w:val="00DD31E1"/>
    <w:rsid w:val="00DD6D90"/>
    <w:rsid w:val="00E03779"/>
    <w:rsid w:val="00E14905"/>
    <w:rsid w:val="00E15A8B"/>
    <w:rsid w:val="00E414D1"/>
    <w:rsid w:val="00E44068"/>
    <w:rsid w:val="00E5442B"/>
    <w:rsid w:val="00E55D52"/>
    <w:rsid w:val="00E61BDC"/>
    <w:rsid w:val="00E61C02"/>
    <w:rsid w:val="00E67324"/>
    <w:rsid w:val="00E80755"/>
    <w:rsid w:val="00E90407"/>
    <w:rsid w:val="00EA1ABB"/>
    <w:rsid w:val="00EA5581"/>
    <w:rsid w:val="00EC6217"/>
    <w:rsid w:val="00EF294A"/>
    <w:rsid w:val="00F07A45"/>
    <w:rsid w:val="00F139D8"/>
    <w:rsid w:val="00F1448E"/>
    <w:rsid w:val="00F64BBF"/>
    <w:rsid w:val="00F76639"/>
    <w:rsid w:val="00F930B9"/>
    <w:rsid w:val="00FB5B04"/>
    <w:rsid w:val="00FD6E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B61D2"/>
  <w15:docId w15:val="{14BAC043-2753-4147-88AC-B0D947B2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5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A55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A55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C1FA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D242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A558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58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EA5581"/>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A55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A5581"/>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EA5581"/>
    <w:rPr>
      <w:b/>
      <w:bCs/>
    </w:rPr>
  </w:style>
  <w:style w:type="paragraph" w:styleId="NormalWeb">
    <w:name w:val="Normal (Web)"/>
    <w:basedOn w:val="Normal"/>
    <w:uiPriority w:val="99"/>
    <w:unhideWhenUsed/>
    <w:rsid w:val="00EA558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93841"/>
    <w:rPr>
      <w:i/>
      <w:iCs/>
    </w:rPr>
  </w:style>
  <w:style w:type="character" w:customStyle="1" w:styleId="Heading4Char">
    <w:name w:val="Heading 4 Char"/>
    <w:basedOn w:val="DefaultParagraphFont"/>
    <w:link w:val="Heading4"/>
    <w:uiPriority w:val="9"/>
    <w:rsid w:val="004C1FAC"/>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4C1F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2CEA"/>
    <w:pPr>
      <w:tabs>
        <w:tab w:val="center" w:pos="4320"/>
        <w:tab w:val="right" w:pos="8640"/>
      </w:tabs>
      <w:spacing w:after="0" w:line="240" w:lineRule="auto"/>
    </w:pPr>
  </w:style>
  <w:style w:type="character" w:customStyle="1" w:styleId="HeaderChar">
    <w:name w:val="Header Char"/>
    <w:basedOn w:val="DefaultParagraphFont"/>
    <w:link w:val="Header"/>
    <w:uiPriority w:val="99"/>
    <w:rsid w:val="00652CEA"/>
  </w:style>
  <w:style w:type="paragraph" w:styleId="Footer">
    <w:name w:val="footer"/>
    <w:basedOn w:val="Normal"/>
    <w:link w:val="FooterChar"/>
    <w:uiPriority w:val="99"/>
    <w:unhideWhenUsed/>
    <w:rsid w:val="00652CEA"/>
    <w:pPr>
      <w:tabs>
        <w:tab w:val="center" w:pos="4320"/>
        <w:tab w:val="right" w:pos="8640"/>
      </w:tabs>
      <w:spacing w:after="0" w:line="240" w:lineRule="auto"/>
    </w:pPr>
  </w:style>
  <w:style w:type="character" w:customStyle="1" w:styleId="FooterChar">
    <w:name w:val="Footer Char"/>
    <w:basedOn w:val="DefaultParagraphFont"/>
    <w:link w:val="Footer"/>
    <w:uiPriority w:val="99"/>
    <w:rsid w:val="00652CEA"/>
  </w:style>
  <w:style w:type="paragraph" w:styleId="BalloonText">
    <w:name w:val="Balloon Text"/>
    <w:basedOn w:val="Normal"/>
    <w:link w:val="BalloonTextChar"/>
    <w:uiPriority w:val="99"/>
    <w:semiHidden/>
    <w:unhideWhenUsed/>
    <w:rsid w:val="003024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240D"/>
    <w:rPr>
      <w:rFonts w:ascii="Segoe UI" w:hAnsi="Segoe UI" w:cs="Segoe UI"/>
      <w:sz w:val="18"/>
      <w:szCs w:val="18"/>
    </w:rPr>
  </w:style>
  <w:style w:type="paragraph" w:styleId="TOCHeading">
    <w:name w:val="TOC Heading"/>
    <w:basedOn w:val="Heading1"/>
    <w:next w:val="Normal"/>
    <w:uiPriority w:val="39"/>
    <w:unhideWhenUsed/>
    <w:qFormat/>
    <w:rsid w:val="00C24FA2"/>
    <w:pPr>
      <w:outlineLvl w:val="9"/>
    </w:pPr>
  </w:style>
  <w:style w:type="paragraph" w:styleId="TOC1">
    <w:name w:val="toc 1"/>
    <w:basedOn w:val="Normal"/>
    <w:next w:val="Normal"/>
    <w:autoRedefine/>
    <w:uiPriority w:val="39"/>
    <w:unhideWhenUsed/>
    <w:rsid w:val="00C24FA2"/>
    <w:pPr>
      <w:spacing w:after="100"/>
    </w:pPr>
  </w:style>
  <w:style w:type="paragraph" w:styleId="TOC2">
    <w:name w:val="toc 2"/>
    <w:basedOn w:val="Normal"/>
    <w:next w:val="Normal"/>
    <w:autoRedefine/>
    <w:uiPriority w:val="39"/>
    <w:unhideWhenUsed/>
    <w:rsid w:val="00B63E95"/>
    <w:pPr>
      <w:tabs>
        <w:tab w:val="right" w:leader="dot" w:pos="10456"/>
      </w:tabs>
      <w:spacing w:after="100"/>
      <w:ind w:left="220"/>
      <w:pPrChange w:id="0" w:author="nidal saleh" w:date="2025-06-18T09:24:00Z">
        <w:pPr>
          <w:spacing w:after="100" w:line="259" w:lineRule="auto"/>
          <w:ind w:left="220"/>
        </w:pPr>
      </w:pPrChange>
    </w:pPr>
    <w:rPr>
      <w:rPrChange w:id="0" w:author="nidal saleh" w:date="2025-06-18T09:24:00Z">
        <w:rPr>
          <w:rFonts w:asciiTheme="minorHAnsi" w:eastAsiaTheme="minorHAnsi" w:hAnsiTheme="minorHAnsi" w:cstheme="minorBidi"/>
          <w:sz w:val="22"/>
          <w:szCs w:val="22"/>
          <w:lang w:val="en-US" w:eastAsia="en-US" w:bidi="ar-SA"/>
        </w:rPr>
      </w:rPrChange>
    </w:rPr>
  </w:style>
  <w:style w:type="paragraph" w:styleId="TOC3">
    <w:name w:val="toc 3"/>
    <w:basedOn w:val="Normal"/>
    <w:next w:val="Normal"/>
    <w:autoRedefine/>
    <w:uiPriority w:val="39"/>
    <w:unhideWhenUsed/>
    <w:rsid w:val="00C24FA2"/>
    <w:pPr>
      <w:spacing w:after="100"/>
      <w:ind w:left="440"/>
    </w:pPr>
  </w:style>
  <w:style w:type="character" w:styleId="Hyperlink">
    <w:name w:val="Hyperlink"/>
    <w:basedOn w:val="DefaultParagraphFont"/>
    <w:uiPriority w:val="99"/>
    <w:unhideWhenUsed/>
    <w:rsid w:val="00C24FA2"/>
    <w:rPr>
      <w:color w:val="0563C1" w:themeColor="hyperlink"/>
      <w:u w:val="single"/>
    </w:rPr>
  </w:style>
  <w:style w:type="paragraph" w:styleId="ListParagraph">
    <w:name w:val="List Paragraph"/>
    <w:basedOn w:val="Normal"/>
    <w:uiPriority w:val="34"/>
    <w:qFormat/>
    <w:rsid w:val="001D0878"/>
    <w:pPr>
      <w:ind w:left="720"/>
      <w:contextualSpacing/>
    </w:pPr>
  </w:style>
  <w:style w:type="paragraph" w:styleId="Revision">
    <w:name w:val="Revision"/>
    <w:hidden/>
    <w:uiPriority w:val="99"/>
    <w:semiHidden/>
    <w:rsid w:val="00187156"/>
    <w:pPr>
      <w:spacing w:after="0" w:line="240" w:lineRule="auto"/>
    </w:pPr>
  </w:style>
  <w:style w:type="character" w:customStyle="1" w:styleId="Heading5Char">
    <w:name w:val="Heading 5 Char"/>
    <w:basedOn w:val="DefaultParagraphFont"/>
    <w:link w:val="Heading5"/>
    <w:uiPriority w:val="9"/>
    <w:semiHidden/>
    <w:rsid w:val="003D2423"/>
    <w:rPr>
      <w:rFonts w:asciiTheme="majorHAnsi" w:eastAsiaTheme="majorEastAsia" w:hAnsiTheme="majorHAnsi" w:cstheme="majorBidi"/>
      <w:color w:val="2F5496" w:themeColor="accent1" w:themeShade="BF"/>
    </w:rPr>
  </w:style>
  <w:style w:type="paragraph" w:styleId="HTMLPreformatted">
    <w:name w:val="HTML Preformatted"/>
    <w:basedOn w:val="Normal"/>
    <w:link w:val="HTMLPreformattedChar"/>
    <w:uiPriority w:val="99"/>
    <w:semiHidden/>
    <w:unhideWhenUsed/>
    <w:rsid w:val="00AA0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A0125"/>
    <w:rPr>
      <w:rFonts w:ascii="Courier New" w:eastAsia="Times New Roman" w:hAnsi="Courier New" w:cs="Courier New"/>
      <w:sz w:val="20"/>
      <w:szCs w:val="20"/>
    </w:rPr>
  </w:style>
  <w:style w:type="character" w:styleId="HTMLCode">
    <w:name w:val="HTML Code"/>
    <w:basedOn w:val="DefaultParagraphFont"/>
    <w:uiPriority w:val="99"/>
    <w:semiHidden/>
    <w:unhideWhenUsed/>
    <w:rsid w:val="00AA0125"/>
    <w:rPr>
      <w:rFonts w:ascii="Courier New" w:eastAsia="Times New Roman" w:hAnsi="Courier New" w:cs="Courier New"/>
      <w:sz w:val="20"/>
      <w:szCs w:val="20"/>
    </w:rPr>
  </w:style>
  <w:style w:type="character" w:customStyle="1" w:styleId="hljs-keyword">
    <w:name w:val="hljs-keyword"/>
    <w:basedOn w:val="DefaultParagraphFont"/>
    <w:rsid w:val="00AA0125"/>
  </w:style>
  <w:style w:type="character" w:customStyle="1" w:styleId="hljs-title">
    <w:name w:val="hljs-title"/>
    <w:basedOn w:val="DefaultParagraphFont"/>
    <w:rsid w:val="00AA0125"/>
  </w:style>
  <w:style w:type="character" w:customStyle="1" w:styleId="hljs-params">
    <w:name w:val="hljs-params"/>
    <w:basedOn w:val="DefaultParagraphFont"/>
    <w:rsid w:val="00AA0125"/>
  </w:style>
  <w:style w:type="character" w:customStyle="1" w:styleId="hljs-number">
    <w:name w:val="hljs-number"/>
    <w:basedOn w:val="DefaultParagraphFont"/>
    <w:rsid w:val="00AA0125"/>
  </w:style>
  <w:style w:type="character" w:customStyle="1" w:styleId="hljs-comment">
    <w:name w:val="hljs-comment"/>
    <w:basedOn w:val="DefaultParagraphFont"/>
    <w:rsid w:val="00775753"/>
  </w:style>
  <w:style w:type="character" w:customStyle="1" w:styleId="hljs-builtin">
    <w:name w:val="hljs-built_in"/>
    <w:basedOn w:val="DefaultParagraphFont"/>
    <w:rsid w:val="00775753"/>
  </w:style>
  <w:style w:type="character" w:customStyle="1" w:styleId="hljs-string">
    <w:name w:val="hljs-string"/>
    <w:basedOn w:val="DefaultParagraphFont"/>
    <w:rsid w:val="00775753"/>
  </w:style>
  <w:style w:type="character" w:customStyle="1" w:styleId="hljs-subst">
    <w:name w:val="hljs-subst"/>
    <w:basedOn w:val="DefaultParagraphFont"/>
    <w:rsid w:val="00775753"/>
  </w:style>
  <w:style w:type="character" w:styleId="FollowedHyperlink">
    <w:name w:val="FollowedHyperlink"/>
    <w:basedOn w:val="DefaultParagraphFont"/>
    <w:uiPriority w:val="99"/>
    <w:semiHidden/>
    <w:unhideWhenUsed/>
    <w:rsid w:val="006138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58850">
      <w:bodyDiv w:val="1"/>
      <w:marLeft w:val="0"/>
      <w:marRight w:val="0"/>
      <w:marTop w:val="0"/>
      <w:marBottom w:val="0"/>
      <w:divBdr>
        <w:top w:val="none" w:sz="0" w:space="0" w:color="auto"/>
        <w:left w:val="none" w:sz="0" w:space="0" w:color="auto"/>
        <w:bottom w:val="none" w:sz="0" w:space="0" w:color="auto"/>
        <w:right w:val="none" w:sz="0" w:space="0" w:color="auto"/>
      </w:divBdr>
      <w:divsChild>
        <w:div w:id="576863913">
          <w:marLeft w:val="0"/>
          <w:marRight w:val="0"/>
          <w:marTop w:val="0"/>
          <w:marBottom w:val="0"/>
          <w:divBdr>
            <w:top w:val="none" w:sz="0" w:space="0" w:color="auto"/>
            <w:left w:val="none" w:sz="0" w:space="0" w:color="auto"/>
            <w:bottom w:val="none" w:sz="0" w:space="0" w:color="auto"/>
            <w:right w:val="none" w:sz="0" w:space="0" w:color="auto"/>
          </w:divBdr>
          <w:divsChild>
            <w:div w:id="634721166">
              <w:marLeft w:val="0"/>
              <w:marRight w:val="0"/>
              <w:marTop w:val="0"/>
              <w:marBottom w:val="0"/>
              <w:divBdr>
                <w:top w:val="none" w:sz="0" w:space="0" w:color="auto"/>
                <w:left w:val="none" w:sz="0" w:space="0" w:color="auto"/>
                <w:bottom w:val="none" w:sz="0" w:space="0" w:color="auto"/>
                <w:right w:val="none" w:sz="0" w:space="0" w:color="auto"/>
              </w:divBdr>
            </w:div>
            <w:div w:id="710767199">
              <w:marLeft w:val="0"/>
              <w:marRight w:val="0"/>
              <w:marTop w:val="0"/>
              <w:marBottom w:val="0"/>
              <w:divBdr>
                <w:top w:val="none" w:sz="0" w:space="0" w:color="auto"/>
                <w:left w:val="none" w:sz="0" w:space="0" w:color="auto"/>
                <w:bottom w:val="none" w:sz="0" w:space="0" w:color="auto"/>
                <w:right w:val="none" w:sz="0" w:space="0" w:color="auto"/>
              </w:divBdr>
            </w:div>
            <w:div w:id="1416903835">
              <w:marLeft w:val="0"/>
              <w:marRight w:val="0"/>
              <w:marTop w:val="0"/>
              <w:marBottom w:val="0"/>
              <w:divBdr>
                <w:top w:val="none" w:sz="0" w:space="0" w:color="auto"/>
                <w:left w:val="none" w:sz="0" w:space="0" w:color="auto"/>
                <w:bottom w:val="none" w:sz="0" w:space="0" w:color="auto"/>
                <w:right w:val="none" w:sz="0" w:space="0" w:color="auto"/>
              </w:divBdr>
            </w:div>
            <w:div w:id="1820925660">
              <w:marLeft w:val="0"/>
              <w:marRight w:val="0"/>
              <w:marTop w:val="0"/>
              <w:marBottom w:val="0"/>
              <w:divBdr>
                <w:top w:val="none" w:sz="0" w:space="0" w:color="auto"/>
                <w:left w:val="none" w:sz="0" w:space="0" w:color="auto"/>
                <w:bottom w:val="none" w:sz="0" w:space="0" w:color="auto"/>
                <w:right w:val="none" w:sz="0" w:space="0" w:color="auto"/>
              </w:divBdr>
            </w:div>
            <w:div w:id="198877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3077">
      <w:bodyDiv w:val="1"/>
      <w:marLeft w:val="0"/>
      <w:marRight w:val="0"/>
      <w:marTop w:val="0"/>
      <w:marBottom w:val="0"/>
      <w:divBdr>
        <w:top w:val="none" w:sz="0" w:space="0" w:color="auto"/>
        <w:left w:val="none" w:sz="0" w:space="0" w:color="auto"/>
        <w:bottom w:val="none" w:sz="0" w:space="0" w:color="auto"/>
        <w:right w:val="none" w:sz="0" w:space="0" w:color="auto"/>
      </w:divBdr>
    </w:div>
    <w:div w:id="55055890">
      <w:bodyDiv w:val="1"/>
      <w:marLeft w:val="0"/>
      <w:marRight w:val="0"/>
      <w:marTop w:val="0"/>
      <w:marBottom w:val="0"/>
      <w:divBdr>
        <w:top w:val="none" w:sz="0" w:space="0" w:color="auto"/>
        <w:left w:val="none" w:sz="0" w:space="0" w:color="auto"/>
        <w:bottom w:val="none" w:sz="0" w:space="0" w:color="auto"/>
        <w:right w:val="none" w:sz="0" w:space="0" w:color="auto"/>
      </w:divBdr>
      <w:divsChild>
        <w:div w:id="1981380536">
          <w:marLeft w:val="0"/>
          <w:marRight w:val="0"/>
          <w:marTop w:val="0"/>
          <w:marBottom w:val="0"/>
          <w:divBdr>
            <w:top w:val="none" w:sz="0" w:space="0" w:color="auto"/>
            <w:left w:val="none" w:sz="0" w:space="0" w:color="auto"/>
            <w:bottom w:val="none" w:sz="0" w:space="0" w:color="auto"/>
            <w:right w:val="none" w:sz="0" w:space="0" w:color="auto"/>
          </w:divBdr>
          <w:divsChild>
            <w:div w:id="129259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1939">
      <w:bodyDiv w:val="1"/>
      <w:marLeft w:val="0"/>
      <w:marRight w:val="0"/>
      <w:marTop w:val="0"/>
      <w:marBottom w:val="0"/>
      <w:divBdr>
        <w:top w:val="none" w:sz="0" w:space="0" w:color="auto"/>
        <w:left w:val="none" w:sz="0" w:space="0" w:color="auto"/>
        <w:bottom w:val="none" w:sz="0" w:space="0" w:color="auto"/>
        <w:right w:val="none" w:sz="0" w:space="0" w:color="auto"/>
      </w:divBdr>
    </w:div>
    <w:div w:id="76026120">
      <w:bodyDiv w:val="1"/>
      <w:marLeft w:val="0"/>
      <w:marRight w:val="0"/>
      <w:marTop w:val="0"/>
      <w:marBottom w:val="0"/>
      <w:divBdr>
        <w:top w:val="none" w:sz="0" w:space="0" w:color="auto"/>
        <w:left w:val="none" w:sz="0" w:space="0" w:color="auto"/>
        <w:bottom w:val="none" w:sz="0" w:space="0" w:color="auto"/>
        <w:right w:val="none" w:sz="0" w:space="0" w:color="auto"/>
      </w:divBdr>
    </w:div>
    <w:div w:id="84886707">
      <w:bodyDiv w:val="1"/>
      <w:marLeft w:val="0"/>
      <w:marRight w:val="0"/>
      <w:marTop w:val="0"/>
      <w:marBottom w:val="0"/>
      <w:divBdr>
        <w:top w:val="none" w:sz="0" w:space="0" w:color="auto"/>
        <w:left w:val="none" w:sz="0" w:space="0" w:color="auto"/>
        <w:bottom w:val="none" w:sz="0" w:space="0" w:color="auto"/>
        <w:right w:val="none" w:sz="0" w:space="0" w:color="auto"/>
      </w:divBdr>
    </w:div>
    <w:div w:id="86927603">
      <w:bodyDiv w:val="1"/>
      <w:marLeft w:val="0"/>
      <w:marRight w:val="0"/>
      <w:marTop w:val="0"/>
      <w:marBottom w:val="0"/>
      <w:divBdr>
        <w:top w:val="none" w:sz="0" w:space="0" w:color="auto"/>
        <w:left w:val="none" w:sz="0" w:space="0" w:color="auto"/>
        <w:bottom w:val="none" w:sz="0" w:space="0" w:color="auto"/>
        <w:right w:val="none" w:sz="0" w:space="0" w:color="auto"/>
      </w:divBdr>
      <w:divsChild>
        <w:div w:id="1395858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10082">
      <w:bodyDiv w:val="1"/>
      <w:marLeft w:val="0"/>
      <w:marRight w:val="0"/>
      <w:marTop w:val="0"/>
      <w:marBottom w:val="0"/>
      <w:divBdr>
        <w:top w:val="none" w:sz="0" w:space="0" w:color="auto"/>
        <w:left w:val="none" w:sz="0" w:space="0" w:color="auto"/>
        <w:bottom w:val="none" w:sz="0" w:space="0" w:color="auto"/>
        <w:right w:val="none" w:sz="0" w:space="0" w:color="auto"/>
      </w:divBdr>
    </w:div>
    <w:div w:id="114641614">
      <w:bodyDiv w:val="1"/>
      <w:marLeft w:val="0"/>
      <w:marRight w:val="0"/>
      <w:marTop w:val="0"/>
      <w:marBottom w:val="0"/>
      <w:divBdr>
        <w:top w:val="none" w:sz="0" w:space="0" w:color="auto"/>
        <w:left w:val="none" w:sz="0" w:space="0" w:color="auto"/>
        <w:bottom w:val="none" w:sz="0" w:space="0" w:color="auto"/>
        <w:right w:val="none" w:sz="0" w:space="0" w:color="auto"/>
      </w:divBdr>
    </w:div>
    <w:div w:id="115686336">
      <w:bodyDiv w:val="1"/>
      <w:marLeft w:val="0"/>
      <w:marRight w:val="0"/>
      <w:marTop w:val="0"/>
      <w:marBottom w:val="0"/>
      <w:divBdr>
        <w:top w:val="none" w:sz="0" w:space="0" w:color="auto"/>
        <w:left w:val="none" w:sz="0" w:space="0" w:color="auto"/>
        <w:bottom w:val="none" w:sz="0" w:space="0" w:color="auto"/>
        <w:right w:val="none" w:sz="0" w:space="0" w:color="auto"/>
      </w:divBdr>
    </w:div>
    <w:div w:id="125971057">
      <w:bodyDiv w:val="1"/>
      <w:marLeft w:val="0"/>
      <w:marRight w:val="0"/>
      <w:marTop w:val="0"/>
      <w:marBottom w:val="0"/>
      <w:divBdr>
        <w:top w:val="none" w:sz="0" w:space="0" w:color="auto"/>
        <w:left w:val="none" w:sz="0" w:space="0" w:color="auto"/>
        <w:bottom w:val="none" w:sz="0" w:space="0" w:color="auto"/>
        <w:right w:val="none" w:sz="0" w:space="0" w:color="auto"/>
      </w:divBdr>
      <w:divsChild>
        <w:div w:id="1917082911">
          <w:marLeft w:val="0"/>
          <w:marRight w:val="0"/>
          <w:marTop w:val="0"/>
          <w:marBottom w:val="0"/>
          <w:divBdr>
            <w:top w:val="none" w:sz="0" w:space="0" w:color="auto"/>
            <w:left w:val="none" w:sz="0" w:space="0" w:color="auto"/>
            <w:bottom w:val="none" w:sz="0" w:space="0" w:color="auto"/>
            <w:right w:val="none" w:sz="0" w:space="0" w:color="auto"/>
          </w:divBdr>
          <w:divsChild>
            <w:div w:id="427776595">
              <w:marLeft w:val="0"/>
              <w:marRight w:val="0"/>
              <w:marTop w:val="0"/>
              <w:marBottom w:val="0"/>
              <w:divBdr>
                <w:top w:val="none" w:sz="0" w:space="0" w:color="auto"/>
                <w:left w:val="none" w:sz="0" w:space="0" w:color="auto"/>
                <w:bottom w:val="none" w:sz="0" w:space="0" w:color="auto"/>
                <w:right w:val="none" w:sz="0" w:space="0" w:color="auto"/>
              </w:divBdr>
            </w:div>
            <w:div w:id="1372077480">
              <w:marLeft w:val="0"/>
              <w:marRight w:val="0"/>
              <w:marTop w:val="0"/>
              <w:marBottom w:val="0"/>
              <w:divBdr>
                <w:top w:val="none" w:sz="0" w:space="0" w:color="auto"/>
                <w:left w:val="none" w:sz="0" w:space="0" w:color="auto"/>
                <w:bottom w:val="none" w:sz="0" w:space="0" w:color="auto"/>
                <w:right w:val="none" w:sz="0" w:space="0" w:color="auto"/>
              </w:divBdr>
            </w:div>
            <w:div w:id="1786075292">
              <w:marLeft w:val="0"/>
              <w:marRight w:val="0"/>
              <w:marTop w:val="0"/>
              <w:marBottom w:val="0"/>
              <w:divBdr>
                <w:top w:val="none" w:sz="0" w:space="0" w:color="auto"/>
                <w:left w:val="none" w:sz="0" w:space="0" w:color="auto"/>
                <w:bottom w:val="none" w:sz="0" w:space="0" w:color="auto"/>
                <w:right w:val="none" w:sz="0" w:space="0" w:color="auto"/>
              </w:divBdr>
            </w:div>
            <w:div w:id="1847473559">
              <w:marLeft w:val="0"/>
              <w:marRight w:val="0"/>
              <w:marTop w:val="0"/>
              <w:marBottom w:val="0"/>
              <w:divBdr>
                <w:top w:val="none" w:sz="0" w:space="0" w:color="auto"/>
                <w:left w:val="none" w:sz="0" w:space="0" w:color="auto"/>
                <w:bottom w:val="none" w:sz="0" w:space="0" w:color="auto"/>
                <w:right w:val="none" w:sz="0" w:space="0" w:color="auto"/>
              </w:divBdr>
            </w:div>
            <w:div w:id="189392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1910">
      <w:bodyDiv w:val="1"/>
      <w:marLeft w:val="0"/>
      <w:marRight w:val="0"/>
      <w:marTop w:val="0"/>
      <w:marBottom w:val="0"/>
      <w:divBdr>
        <w:top w:val="none" w:sz="0" w:space="0" w:color="auto"/>
        <w:left w:val="none" w:sz="0" w:space="0" w:color="auto"/>
        <w:bottom w:val="none" w:sz="0" w:space="0" w:color="auto"/>
        <w:right w:val="none" w:sz="0" w:space="0" w:color="auto"/>
      </w:divBdr>
    </w:div>
    <w:div w:id="199974707">
      <w:bodyDiv w:val="1"/>
      <w:marLeft w:val="0"/>
      <w:marRight w:val="0"/>
      <w:marTop w:val="0"/>
      <w:marBottom w:val="0"/>
      <w:divBdr>
        <w:top w:val="none" w:sz="0" w:space="0" w:color="auto"/>
        <w:left w:val="none" w:sz="0" w:space="0" w:color="auto"/>
        <w:bottom w:val="none" w:sz="0" w:space="0" w:color="auto"/>
        <w:right w:val="none" w:sz="0" w:space="0" w:color="auto"/>
      </w:divBdr>
    </w:div>
    <w:div w:id="216550355">
      <w:bodyDiv w:val="1"/>
      <w:marLeft w:val="0"/>
      <w:marRight w:val="0"/>
      <w:marTop w:val="0"/>
      <w:marBottom w:val="0"/>
      <w:divBdr>
        <w:top w:val="none" w:sz="0" w:space="0" w:color="auto"/>
        <w:left w:val="none" w:sz="0" w:space="0" w:color="auto"/>
        <w:bottom w:val="none" w:sz="0" w:space="0" w:color="auto"/>
        <w:right w:val="none" w:sz="0" w:space="0" w:color="auto"/>
      </w:divBdr>
    </w:div>
    <w:div w:id="231501460">
      <w:bodyDiv w:val="1"/>
      <w:marLeft w:val="0"/>
      <w:marRight w:val="0"/>
      <w:marTop w:val="0"/>
      <w:marBottom w:val="0"/>
      <w:divBdr>
        <w:top w:val="none" w:sz="0" w:space="0" w:color="auto"/>
        <w:left w:val="none" w:sz="0" w:space="0" w:color="auto"/>
        <w:bottom w:val="none" w:sz="0" w:space="0" w:color="auto"/>
        <w:right w:val="none" w:sz="0" w:space="0" w:color="auto"/>
      </w:divBdr>
    </w:div>
    <w:div w:id="242186586">
      <w:bodyDiv w:val="1"/>
      <w:marLeft w:val="0"/>
      <w:marRight w:val="0"/>
      <w:marTop w:val="0"/>
      <w:marBottom w:val="0"/>
      <w:divBdr>
        <w:top w:val="none" w:sz="0" w:space="0" w:color="auto"/>
        <w:left w:val="none" w:sz="0" w:space="0" w:color="auto"/>
        <w:bottom w:val="none" w:sz="0" w:space="0" w:color="auto"/>
        <w:right w:val="none" w:sz="0" w:space="0" w:color="auto"/>
      </w:divBdr>
    </w:div>
    <w:div w:id="247272589">
      <w:bodyDiv w:val="1"/>
      <w:marLeft w:val="0"/>
      <w:marRight w:val="0"/>
      <w:marTop w:val="0"/>
      <w:marBottom w:val="0"/>
      <w:divBdr>
        <w:top w:val="none" w:sz="0" w:space="0" w:color="auto"/>
        <w:left w:val="none" w:sz="0" w:space="0" w:color="auto"/>
        <w:bottom w:val="none" w:sz="0" w:space="0" w:color="auto"/>
        <w:right w:val="none" w:sz="0" w:space="0" w:color="auto"/>
      </w:divBdr>
    </w:div>
    <w:div w:id="276451135">
      <w:bodyDiv w:val="1"/>
      <w:marLeft w:val="0"/>
      <w:marRight w:val="0"/>
      <w:marTop w:val="0"/>
      <w:marBottom w:val="0"/>
      <w:divBdr>
        <w:top w:val="none" w:sz="0" w:space="0" w:color="auto"/>
        <w:left w:val="none" w:sz="0" w:space="0" w:color="auto"/>
        <w:bottom w:val="none" w:sz="0" w:space="0" w:color="auto"/>
        <w:right w:val="none" w:sz="0" w:space="0" w:color="auto"/>
      </w:divBdr>
      <w:divsChild>
        <w:div w:id="1249492">
          <w:marLeft w:val="0"/>
          <w:marRight w:val="0"/>
          <w:marTop w:val="0"/>
          <w:marBottom w:val="0"/>
          <w:divBdr>
            <w:top w:val="none" w:sz="0" w:space="0" w:color="auto"/>
            <w:left w:val="none" w:sz="0" w:space="0" w:color="auto"/>
            <w:bottom w:val="none" w:sz="0" w:space="0" w:color="auto"/>
            <w:right w:val="none" w:sz="0" w:space="0" w:color="auto"/>
          </w:divBdr>
          <w:divsChild>
            <w:div w:id="732502962">
              <w:marLeft w:val="0"/>
              <w:marRight w:val="0"/>
              <w:marTop w:val="0"/>
              <w:marBottom w:val="0"/>
              <w:divBdr>
                <w:top w:val="none" w:sz="0" w:space="0" w:color="auto"/>
                <w:left w:val="none" w:sz="0" w:space="0" w:color="auto"/>
                <w:bottom w:val="none" w:sz="0" w:space="0" w:color="auto"/>
                <w:right w:val="none" w:sz="0" w:space="0" w:color="auto"/>
              </w:divBdr>
            </w:div>
            <w:div w:id="1566990389">
              <w:marLeft w:val="0"/>
              <w:marRight w:val="0"/>
              <w:marTop w:val="0"/>
              <w:marBottom w:val="0"/>
              <w:divBdr>
                <w:top w:val="none" w:sz="0" w:space="0" w:color="auto"/>
                <w:left w:val="none" w:sz="0" w:space="0" w:color="auto"/>
                <w:bottom w:val="none" w:sz="0" w:space="0" w:color="auto"/>
                <w:right w:val="none" w:sz="0" w:space="0" w:color="auto"/>
              </w:divBdr>
              <w:divsChild>
                <w:div w:id="270748553">
                  <w:marLeft w:val="0"/>
                  <w:marRight w:val="0"/>
                  <w:marTop w:val="0"/>
                  <w:marBottom w:val="0"/>
                  <w:divBdr>
                    <w:top w:val="none" w:sz="0" w:space="0" w:color="auto"/>
                    <w:left w:val="none" w:sz="0" w:space="0" w:color="auto"/>
                    <w:bottom w:val="none" w:sz="0" w:space="0" w:color="auto"/>
                    <w:right w:val="none" w:sz="0" w:space="0" w:color="auto"/>
                  </w:divBdr>
                  <w:divsChild>
                    <w:div w:id="29715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103958">
      <w:bodyDiv w:val="1"/>
      <w:marLeft w:val="0"/>
      <w:marRight w:val="0"/>
      <w:marTop w:val="0"/>
      <w:marBottom w:val="0"/>
      <w:divBdr>
        <w:top w:val="none" w:sz="0" w:space="0" w:color="auto"/>
        <w:left w:val="none" w:sz="0" w:space="0" w:color="auto"/>
        <w:bottom w:val="none" w:sz="0" w:space="0" w:color="auto"/>
        <w:right w:val="none" w:sz="0" w:space="0" w:color="auto"/>
      </w:divBdr>
    </w:div>
    <w:div w:id="287857679">
      <w:bodyDiv w:val="1"/>
      <w:marLeft w:val="0"/>
      <w:marRight w:val="0"/>
      <w:marTop w:val="0"/>
      <w:marBottom w:val="0"/>
      <w:divBdr>
        <w:top w:val="none" w:sz="0" w:space="0" w:color="auto"/>
        <w:left w:val="none" w:sz="0" w:space="0" w:color="auto"/>
        <w:bottom w:val="none" w:sz="0" w:space="0" w:color="auto"/>
        <w:right w:val="none" w:sz="0" w:space="0" w:color="auto"/>
      </w:divBdr>
    </w:div>
    <w:div w:id="292296696">
      <w:bodyDiv w:val="1"/>
      <w:marLeft w:val="0"/>
      <w:marRight w:val="0"/>
      <w:marTop w:val="0"/>
      <w:marBottom w:val="0"/>
      <w:divBdr>
        <w:top w:val="none" w:sz="0" w:space="0" w:color="auto"/>
        <w:left w:val="none" w:sz="0" w:space="0" w:color="auto"/>
        <w:bottom w:val="none" w:sz="0" w:space="0" w:color="auto"/>
        <w:right w:val="none" w:sz="0" w:space="0" w:color="auto"/>
      </w:divBdr>
      <w:divsChild>
        <w:div w:id="1756198894">
          <w:marLeft w:val="0"/>
          <w:marRight w:val="0"/>
          <w:marTop w:val="0"/>
          <w:marBottom w:val="0"/>
          <w:divBdr>
            <w:top w:val="none" w:sz="0" w:space="0" w:color="auto"/>
            <w:left w:val="none" w:sz="0" w:space="0" w:color="auto"/>
            <w:bottom w:val="none" w:sz="0" w:space="0" w:color="auto"/>
            <w:right w:val="none" w:sz="0" w:space="0" w:color="auto"/>
          </w:divBdr>
          <w:divsChild>
            <w:div w:id="208567194">
              <w:marLeft w:val="0"/>
              <w:marRight w:val="0"/>
              <w:marTop w:val="0"/>
              <w:marBottom w:val="0"/>
              <w:divBdr>
                <w:top w:val="none" w:sz="0" w:space="0" w:color="auto"/>
                <w:left w:val="none" w:sz="0" w:space="0" w:color="auto"/>
                <w:bottom w:val="none" w:sz="0" w:space="0" w:color="auto"/>
                <w:right w:val="none" w:sz="0" w:space="0" w:color="auto"/>
              </w:divBdr>
              <w:divsChild>
                <w:div w:id="1923757967">
                  <w:marLeft w:val="0"/>
                  <w:marRight w:val="0"/>
                  <w:marTop w:val="0"/>
                  <w:marBottom w:val="0"/>
                  <w:divBdr>
                    <w:top w:val="none" w:sz="0" w:space="0" w:color="auto"/>
                    <w:left w:val="none" w:sz="0" w:space="0" w:color="auto"/>
                    <w:bottom w:val="none" w:sz="0" w:space="0" w:color="auto"/>
                    <w:right w:val="none" w:sz="0" w:space="0" w:color="auto"/>
                  </w:divBdr>
                  <w:divsChild>
                    <w:div w:id="79548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52800">
      <w:bodyDiv w:val="1"/>
      <w:marLeft w:val="0"/>
      <w:marRight w:val="0"/>
      <w:marTop w:val="0"/>
      <w:marBottom w:val="0"/>
      <w:divBdr>
        <w:top w:val="none" w:sz="0" w:space="0" w:color="auto"/>
        <w:left w:val="none" w:sz="0" w:space="0" w:color="auto"/>
        <w:bottom w:val="none" w:sz="0" w:space="0" w:color="auto"/>
        <w:right w:val="none" w:sz="0" w:space="0" w:color="auto"/>
      </w:divBdr>
    </w:div>
    <w:div w:id="322853895">
      <w:bodyDiv w:val="1"/>
      <w:marLeft w:val="0"/>
      <w:marRight w:val="0"/>
      <w:marTop w:val="0"/>
      <w:marBottom w:val="0"/>
      <w:divBdr>
        <w:top w:val="none" w:sz="0" w:space="0" w:color="auto"/>
        <w:left w:val="none" w:sz="0" w:space="0" w:color="auto"/>
        <w:bottom w:val="none" w:sz="0" w:space="0" w:color="auto"/>
        <w:right w:val="none" w:sz="0" w:space="0" w:color="auto"/>
      </w:divBdr>
      <w:divsChild>
        <w:div w:id="1196499761">
          <w:marLeft w:val="0"/>
          <w:marRight w:val="0"/>
          <w:marTop w:val="0"/>
          <w:marBottom w:val="0"/>
          <w:divBdr>
            <w:top w:val="none" w:sz="0" w:space="0" w:color="auto"/>
            <w:left w:val="none" w:sz="0" w:space="0" w:color="auto"/>
            <w:bottom w:val="none" w:sz="0" w:space="0" w:color="auto"/>
            <w:right w:val="none" w:sz="0" w:space="0" w:color="auto"/>
          </w:divBdr>
          <w:divsChild>
            <w:div w:id="138814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89304">
      <w:bodyDiv w:val="1"/>
      <w:marLeft w:val="0"/>
      <w:marRight w:val="0"/>
      <w:marTop w:val="0"/>
      <w:marBottom w:val="0"/>
      <w:divBdr>
        <w:top w:val="none" w:sz="0" w:space="0" w:color="auto"/>
        <w:left w:val="none" w:sz="0" w:space="0" w:color="auto"/>
        <w:bottom w:val="none" w:sz="0" w:space="0" w:color="auto"/>
        <w:right w:val="none" w:sz="0" w:space="0" w:color="auto"/>
      </w:divBdr>
      <w:divsChild>
        <w:div w:id="1721437706">
          <w:marLeft w:val="0"/>
          <w:marRight w:val="0"/>
          <w:marTop w:val="0"/>
          <w:marBottom w:val="0"/>
          <w:divBdr>
            <w:top w:val="none" w:sz="0" w:space="0" w:color="auto"/>
            <w:left w:val="none" w:sz="0" w:space="0" w:color="auto"/>
            <w:bottom w:val="none" w:sz="0" w:space="0" w:color="auto"/>
            <w:right w:val="none" w:sz="0" w:space="0" w:color="auto"/>
          </w:divBdr>
          <w:divsChild>
            <w:div w:id="69110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26880">
      <w:bodyDiv w:val="1"/>
      <w:marLeft w:val="0"/>
      <w:marRight w:val="0"/>
      <w:marTop w:val="0"/>
      <w:marBottom w:val="0"/>
      <w:divBdr>
        <w:top w:val="none" w:sz="0" w:space="0" w:color="auto"/>
        <w:left w:val="none" w:sz="0" w:space="0" w:color="auto"/>
        <w:bottom w:val="none" w:sz="0" w:space="0" w:color="auto"/>
        <w:right w:val="none" w:sz="0" w:space="0" w:color="auto"/>
      </w:divBdr>
    </w:div>
    <w:div w:id="414985131">
      <w:bodyDiv w:val="1"/>
      <w:marLeft w:val="0"/>
      <w:marRight w:val="0"/>
      <w:marTop w:val="0"/>
      <w:marBottom w:val="0"/>
      <w:divBdr>
        <w:top w:val="none" w:sz="0" w:space="0" w:color="auto"/>
        <w:left w:val="none" w:sz="0" w:space="0" w:color="auto"/>
        <w:bottom w:val="none" w:sz="0" w:space="0" w:color="auto"/>
        <w:right w:val="none" w:sz="0" w:space="0" w:color="auto"/>
      </w:divBdr>
    </w:div>
    <w:div w:id="421801428">
      <w:bodyDiv w:val="1"/>
      <w:marLeft w:val="0"/>
      <w:marRight w:val="0"/>
      <w:marTop w:val="0"/>
      <w:marBottom w:val="0"/>
      <w:divBdr>
        <w:top w:val="none" w:sz="0" w:space="0" w:color="auto"/>
        <w:left w:val="none" w:sz="0" w:space="0" w:color="auto"/>
        <w:bottom w:val="none" w:sz="0" w:space="0" w:color="auto"/>
        <w:right w:val="none" w:sz="0" w:space="0" w:color="auto"/>
      </w:divBdr>
    </w:div>
    <w:div w:id="449861995">
      <w:bodyDiv w:val="1"/>
      <w:marLeft w:val="0"/>
      <w:marRight w:val="0"/>
      <w:marTop w:val="0"/>
      <w:marBottom w:val="0"/>
      <w:divBdr>
        <w:top w:val="none" w:sz="0" w:space="0" w:color="auto"/>
        <w:left w:val="none" w:sz="0" w:space="0" w:color="auto"/>
        <w:bottom w:val="none" w:sz="0" w:space="0" w:color="auto"/>
        <w:right w:val="none" w:sz="0" w:space="0" w:color="auto"/>
      </w:divBdr>
    </w:div>
    <w:div w:id="459422675">
      <w:bodyDiv w:val="1"/>
      <w:marLeft w:val="0"/>
      <w:marRight w:val="0"/>
      <w:marTop w:val="0"/>
      <w:marBottom w:val="0"/>
      <w:divBdr>
        <w:top w:val="none" w:sz="0" w:space="0" w:color="auto"/>
        <w:left w:val="none" w:sz="0" w:space="0" w:color="auto"/>
        <w:bottom w:val="none" w:sz="0" w:space="0" w:color="auto"/>
        <w:right w:val="none" w:sz="0" w:space="0" w:color="auto"/>
      </w:divBdr>
      <w:divsChild>
        <w:div w:id="1235360760">
          <w:marLeft w:val="0"/>
          <w:marRight w:val="0"/>
          <w:marTop w:val="0"/>
          <w:marBottom w:val="0"/>
          <w:divBdr>
            <w:top w:val="none" w:sz="0" w:space="0" w:color="auto"/>
            <w:left w:val="none" w:sz="0" w:space="0" w:color="auto"/>
            <w:bottom w:val="none" w:sz="0" w:space="0" w:color="auto"/>
            <w:right w:val="none" w:sz="0" w:space="0" w:color="auto"/>
          </w:divBdr>
          <w:divsChild>
            <w:div w:id="146920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14085">
      <w:bodyDiv w:val="1"/>
      <w:marLeft w:val="0"/>
      <w:marRight w:val="0"/>
      <w:marTop w:val="0"/>
      <w:marBottom w:val="0"/>
      <w:divBdr>
        <w:top w:val="none" w:sz="0" w:space="0" w:color="auto"/>
        <w:left w:val="none" w:sz="0" w:space="0" w:color="auto"/>
        <w:bottom w:val="none" w:sz="0" w:space="0" w:color="auto"/>
        <w:right w:val="none" w:sz="0" w:space="0" w:color="auto"/>
      </w:divBdr>
    </w:div>
    <w:div w:id="524490238">
      <w:bodyDiv w:val="1"/>
      <w:marLeft w:val="0"/>
      <w:marRight w:val="0"/>
      <w:marTop w:val="0"/>
      <w:marBottom w:val="0"/>
      <w:divBdr>
        <w:top w:val="none" w:sz="0" w:space="0" w:color="auto"/>
        <w:left w:val="none" w:sz="0" w:space="0" w:color="auto"/>
        <w:bottom w:val="none" w:sz="0" w:space="0" w:color="auto"/>
        <w:right w:val="none" w:sz="0" w:space="0" w:color="auto"/>
      </w:divBdr>
      <w:divsChild>
        <w:div w:id="1941522661">
          <w:marLeft w:val="0"/>
          <w:marRight w:val="0"/>
          <w:marTop w:val="0"/>
          <w:marBottom w:val="0"/>
          <w:divBdr>
            <w:top w:val="none" w:sz="0" w:space="0" w:color="auto"/>
            <w:left w:val="none" w:sz="0" w:space="0" w:color="auto"/>
            <w:bottom w:val="none" w:sz="0" w:space="0" w:color="auto"/>
            <w:right w:val="none" w:sz="0" w:space="0" w:color="auto"/>
          </w:divBdr>
          <w:divsChild>
            <w:div w:id="20788109">
              <w:marLeft w:val="0"/>
              <w:marRight w:val="0"/>
              <w:marTop w:val="0"/>
              <w:marBottom w:val="0"/>
              <w:divBdr>
                <w:top w:val="none" w:sz="0" w:space="0" w:color="auto"/>
                <w:left w:val="none" w:sz="0" w:space="0" w:color="auto"/>
                <w:bottom w:val="none" w:sz="0" w:space="0" w:color="auto"/>
                <w:right w:val="none" w:sz="0" w:space="0" w:color="auto"/>
              </w:divBdr>
            </w:div>
            <w:div w:id="24798598">
              <w:marLeft w:val="0"/>
              <w:marRight w:val="0"/>
              <w:marTop w:val="0"/>
              <w:marBottom w:val="0"/>
              <w:divBdr>
                <w:top w:val="none" w:sz="0" w:space="0" w:color="auto"/>
                <w:left w:val="none" w:sz="0" w:space="0" w:color="auto"/>
                <w:bottom w:val="none" w:sz="0" w:space="0" w:color="auto"/>
                <w:right w:val="none" w:sz="0" w:space="0" w:color="auto"/>
              </w:divBdr>
            </w:div>
            <w:div w:id="183909472">
              <w:marLeft w:val="0"/>
              <w:marRight w:val="0"/>
              <w:marTop w:val="0"/>
              <w:marBottom w:val="0"/>
              <w:divBdr>
                <w:top w:val="none" w:sz="0" w:space="0" w:color="auto"/>
                <w:left w:val="none" w:sz="0" w:space="0" w:color="auto"/>
                <w:bottom w:val="none" w:sz="0" w:space="0" w:color="auto"/>
                <w:right w:val="none" w:sz="0" w:space="0" w:color="auto"/>
              </w:divBdr>
            </w:div>
            <w:div w:id="426581250">
              <w:marLeft w:val="0"/>
              <w:marRight w:val="0"/>
              <w:marTop w:val="0"/>
              <w:marBottom w:val="0"/>
              <w:divBdr>
                <w:top w:val="none" w:sz="0" w:space="0" w:color="auto"/>
                <w:left w:val="none" w:sz="0" w:space="0" w:color="auto"/>
                <w:bottom w:val="none" w:sz="0" w:space="0" w:color="auto"/>
                <w:right w:val="none" w:sz="0" w:space="0" w:color="auto"/>
              </w:divBdr>
            </w:div>
            <w:div w:id="445080627">
              <w:marLeft w:val="0"/>
              <w:marRight w:val="0"/>
              <w:marTop w:val="0"/>
              <w:marBottom w:val="0"/>
              <w:divBdr>
                <w:top w:val="none" w:sz="0" w:space="0" w:color="auto"/>
                <w:left w:val="none" w:sz="0" w:space="0" w:color="auto"/>
                <w:bottom w:val="none" w:sz="0" w:space="0" w:color="auto"/>
                <w:right w:val="none" w:sz="0" w:space="0" w:color="auto"/>
              </w:divBdr>
            </w:div>
            <w:div w:id="610749466">
              <w:marLeft w:val="0"/>
              <w:marRight w:val="0"/>
              <w:marTop w:val="0"/>
              <w:marBottom w:val="0"/>
              <w:divBdr>
                <w:top w:val="none" w:sz="0" w:space="0" w:color="auto"/>
                <w:left w:val="none" w:sz="0" w:space="0" w:color="auto"/>
                <w:bottom w:val="none" w:sz="0" w:space="0" w:color="auto"/>
                <w:right w:val="none" w:sz="0" w:space="0" w:color="auto"/>
              </w:divBdr>
            </w:div>
            <w:div w:id="799610636">
              <w:marLeft w:val="0"/>
              <w:marRight w:val="0"/>
              <w:marTop w:val="0"/>
              <w:marBottom w:val="0"/>
              <w:divBdr>
                <w:top w:val="none" w:sz="0" w:space="0" w:color="auto"/>
                <w:left w:val="none" w:sz="0" w:space="0" w:color="auto"/>
                <w:bottom w:val="none" w:sz="0" w:space="0" w:color="auto"/>
                <w:right w:val="none" w:sz="0" w:space="0" w:color="auto"/>
              </w:divBdr>
            </w:div>
            <w:div w:id="820775431">
              <w:marLeft w:val="0"/>
              <w:marRight w:val="0"/>
              <w:marTop w:val="0"/>
              <w:marBottom w:val="0"/>
              <w:divBdr>
                <w:top w:val="none" w:sz="0" w:space="0" w:color="auto"/>
                <w:left w:val="none" w:sz="0" w:space="0" w:color="auto"/>
                <w:bottom w:val="none" w:sz="0" w:space="0" w:color="auto"/>
                <w:right w:val="none" w:sz="0" w:space="0" w:color="auto"/>
              </w:divBdr>
            </w:div>
            <w:div w:id="979576614">
              <w:marLeft w:val="0"/>
              <w:marRight w:val="0"/>
              <w:marTop w:val="0"/>
              <w:marBottom w:val="0"/>
              <w:divBdr>
                <w:top w:val="none" w:sz="0" w:space="0" w:color="auto"/>
                <w:left w:val="none" w:sz="0" w:space="0" w:color="auto"/>
                <w:bottom w:val="none" w:sz="0" w:space="0" w:color="auto"/>
                <w:right w:val="none" w:sz="0" w:space="0" w:color="auto"/>
              </w:divBdr>
            </w:div>
            <w:div w:id="1008405377">
              <w:marLeft w:val="0"/>
              <w:marRight w:val="0"/>
              <w:marTop w:val="0"/>
              <w:marBottom w:val="0"/>
              <w:divBdr>
                <w:top w:val="none" w:sz="0" w:space="0" w:color="auto"/>
                <w:left w:val="none" w:sz="0" w:space="0" w:color="auto"/>
                <w:bottom w:val="none" w:sz="0" w:space="0" w:color="auto"/>
                <w:right w:val="none" w:sz="0" w:space="0" w:color="auto"/>
              </w:divBdr>
            </w:div>
            <w:div w:id="1043867415">
              <w:marLeft w:val="0"/>
              <w:marRight w:val="0"/>
              <w:marTop w:val="0"/>
              <w:marBottom w:val="0"/>
              <w:divBdr>
                <w:top w:val="none" w:sz="0" w:space="0" w:color="auto"/>
                <w:left w:val="none" w:sz="0" w:space="0" w:color="auto"/>
                <w:bottom w:val="none" w:sz="0" w:space="0" w:color="auto"/>
                <w:right w:val="none" w:sz="0" w:space="0" w:color="auto"/>
              </w:divBdr>
            </w:div>
            <w:div w:id="1082022808">
              <w:marLeft w:val="0"/>
              <w:marRight w:val="0"/>
              <w:marTop w:val="0"/>
              <w:marBottom w:val="0"/>
              <w:divBdr>
                <w:top w:val="none" w:sz="0" w:space="0" w:color="auto"/>
                <w:left w:val="none" w:sz="0" w:space="0" w:color="auto"/>
                <w:bottom w:val="none" w:sz="0" w:space="0" w:color="auto"/>
                <w:right w:val="none" w:sz="0" w:space="0" w:color="auto"/>
              </w:divBdr>
            </w:div>
            <w:div w:id="1093284779">
              <w:marLeft w:val="0"/>
              <w:marRight w:val="0"/>
              <w:marTop w:val="0"/>
              <w:marBottom w:val="0"/>
              <w:divBdr>
                <w:top w:val="none" w:sz="0" w:space="0" w:color="auto"/>
                <w:left w:val="none" w:sz="0" w:space="0" w:color="auto"/>
                <w:bottom w:val="none" w:sz="0" w:space="0" w:color="auto"/>
                <w:right w:val="none" w:sz="0" w:space="0" w:color="auto"/>
              </w:divBdr>
            </w:div>
            <w:div w:id="1122728510">
              <w:marLeft w:val="0"/>
              <w:marRight w:val="0"/>
              <w:marTop w:val="0"/>
              <w:marBottom w:val="0"/>
              <w:divBdr>
                <w:top w:val="none" w:sz="0" w:space="0" w:color="auto"/>
                <w:left w:val="none" w:sz="0" w:space="0" w:color="auto"/>
                <w:bottom w:val="none" w:sz="0" w:space="0" w:color="auto"/>
                <w:right w:val="none" w:sz="0" w:space="0" w:color="auto"/>
              </w:divBdr>
            </w:div>
            <w:div w:id="1123767995">
              <w:marLeft w:val="0"/>
              <w:marRight w:val="0"/>
              <w:marTop w:val="0"/>
              <w:marBottom w:val="0"/>
              <w:divBdr>
                <w:top w:val="none" w:sz="0" w:space="0" w:color="auto"/>
                <w:left w:val="none" w:sz="0" w:space="0" w:color="auto"/>
                <w:bottom w:val="none" w:sz="0" w:space="0" w:color="auto"/>
                <w:right w:val="none" w:sz="0" w:space="0" w:color="auto"/>
              </w:divBdr>
            </w:div>
            <w:div w:id="1132484857">
              <w:marLeft w:val="0"/>
              <w:marRight w:val="0"/>
              <w:marTop w:val="0"/>
              <w:marBottom w:val="0"/>
              <w:divBdr>
                <w:top w:val="none" w:sz="0" w:space="0" w:color="auto"/>
                <w:left w:val="none" w:sz="0" w:space="0" w:color="auto"/>
                <w:bottom w:val="none" w:sz="0" w:space="0" w:color="auto"/>
                <w:right w:val="none" w:sz="0" w:space="0" w:color="auto"/>
              </w:divBdr>
            </w:div>
            <w:div w:id="1157653981">
              <w:marLeft w:val="0"/>
              <w:marRight w:val="0"/>
              <w:marTop w:val="0"/>
              <w:marBottom w:val="0"/>
              <w:divBdr>
                <w:top w:val="none" w:sz="0" w:space="0" w:color="auto"/>
                <w:left w:val="none" w:sz="0" w:space="0" w:color="auto"/>
                <w:bottom w:val="none" w:sz="0" w:space="0" w:color="auto"/>
                <w:right w:val="none" w:sz="0" w:space="0" w:color="auto"/>
              </w:divBdr>
            </w:div>
            <w:div w:id="1350762782">
              <w:marLeft w:val="0"/>
              <w:marRight w:val="0"/>
              <w:marTop w:val="0"/>
              <w:marBottom w:val="0"/>
              <w:divBdr>
                <w:top w:val="none" w:sz="0" w:space="0" w:color="auto"/>
                <w:left w:val="none" w:sz="0" w:space="0" w:color="auto"/>
                <w:bottom w:val="none" w:sz="0" w:space="0" w:color="auto"/>
                <w:right w:val="none" w:sz="0" w:space="0" w:color="auto"/>
              </w:divBdr>
            </w:div>
            <w:div w:id="1393965317">
              <w:marLeft w:val="0"/>
              <w:marRight w:val="0"/>
              <w:marTop w:val="0"/>
              <w:marBottom w:val="0"/>
              <w:divBdr>
                <w:top w:val="none" w:sz="0" w:space="0" w:color="auto"/>
                <w:left w:val="none" w:sz="0" w:space="0" w:color="auto"/>
                <w:bottom w:val="none" w:sz="0" w:space="0" w:color="auto"/>
                <w:right w:val="none" w:sz="0" w:space="0" w:color="auto"/>
              </w:divBdr>
            </w:div>
            <w:div w:id="1422219605">
              <w:marLeft w:val="0"/>
              <w:marRight w:val="0"/>
              <w:marTop w:val="0"/>
              <w:marBottom w:val="0"/>
              <w:divBdr>
                <w:top w:val="none" w:sz="0" w:space="0" w:color="auto"/>
                <w:left w:val="none" w:sz="0" w:space="0" w:color="auto"/>
                <w:bottom w:val="none" w:sz="0" w:space="0" w:color="auto"/>
                <w:right w:val="none" w:sz="0" w:space="0" w:color="auto"/>
              </w:divBdr>
            </w:div>
            <w:div w:id="1465351618">
              <w:marLeft w:val="0"/>
              <w:marRight w:val="0"/>
              <w:marTop w:val="0"/>
              <w:marBottom w:val="0"/>
              <w:divBdr>
                <w:top w:val="none" w:sz="0" w:space="0" w:color="auto"/>
                <w:left w:val="none" w:sz="0" w:space="0" w:color="auto"/>
                <w:bottom w:val="none" w:sz="0" w:space="0" w:color="auto"/>
                <w:right w:val="none" w:sz="0" w:space="0" w:color="auto"/>
              </w:divBdr>
            </w:div>
            <w:div w:id="1569613352">
              <w:marLeft w:val="0"/>
              <w:marRight w:val="0"/>
              <w:marTop w:val="0"/>
              <w:marBottom w:val="0"/>
              <w:divBdr>
                <w:top w:val="none" w:sz="0" w:space="0" w:color="auto"/>
                <w:left w:val="none" w:sz="0" w:space="0" w:color="auto"/>
                <w:bottom w:val="none" w:sz="0" w:space="0" w:color="auto"/>
                <w:right w:val="none" w:sz="0" w:space="0" w:color="auto"/>
              </w:divBdr>
            </w:div>
            <w:div w:id="1698314997">
              <w:marLeft w:val="0"/>
              <w:marRight w:val="0"/>
              <w:marTop w:val="0"/>
              <w:marBottom w:val="0"/>
              <w:divBdr>
                <w:top w:val="none" w:sz="0" w:space="0" w:color="auto"/>
                <w:left w:val="none" w:sz="0" w:space="0" w:color="auto"/>
                <w:bottom w:val="none" w:sz="0" w:space="0" w:color="auto"/>
                <w:right w:val="none" w:sz="0" w:space="0" w:color="auto"/>
              </w:divBdr>
            </w:div>
            <w:div w:id="1726946331">
              <w:marLeft w:val="0"/>
              <w:marRight w:val="0"/>
              <w:marTop w:val="0"/>
              <w:marBottom w:val="0"/>
              <w:divBdr>
                <w:top w:val="none" w:sz="0" w:space="0" w:color="auto"/>
                <w:left w:val="none" w:sz="0" w:space="0" w:color="auto"/>
                <w:bottom w:val="none" w:sz="0" w:space="0" w:color="auto"/>
                <w:right w:val="none" w:sz="0" w:space="0" w:color="auto"/>
              </w:divBdr>
            </w:div>
            <w:div w:id="1752005332">
              <w:marLeft w:val="0"/>
              <w:marRight w:val="0"/>
              <w:marTop w:val="0"/>
              <w:marBottom w:val="0"/>
              <w:divBdr>
                <w:top w:val="none" w:sz="0" w:space="0" w:color="auto"/>
                <w:left w:val="none" w:sz="0" w:space="0" w:color="auto"/>
                <w:bottom w:val="none" w:sz="0" w:space="0" w:color="auto"/>
                <w:right w:val="none" w:sz="0" w:space="0" w:color="auto"/>
              </w:divBdr>
            </w:div>
            <w:div w:id="1807352852">
              <w:marLeft w:val="0"/>
              <w:marRight w:val="0"/>
              <w:marTop w:val="0"/>
              <w:marBottom w:val="0"/>
              <w:divBdr>
                <w:top w:val="none" w:sz="0" w:space="0" w:color="auto"/>
                <w:left w:val="none" w:sz="0" w:space="0" w:color="auto"/>
                <w:bottom w:val="none" w:sz="0" w:space="0" w:color="auto"/>
                <w:right w:val="none" w:sz="0" w:space="0" w:color="auto"/>
              </w:divBdr>
            </w:div>
            <w:div w:id="1827436942">
              <w:marLeft w:val="0"/>
              <w:marRight w:val="0"/>
              <w:marTop w:val="0"/>
              <w:marBottom w:val="0"/>
              <w:divBdr>
                <w:top w:val="none" w:sz="0" w:space="0" w:color="auto"/>
                <w:left w:val="none" w:sz="0" w:space="0" w:color="auto"/>
                <w:bottom w:val="none" w:sz="0" w:space="0" w:color="auto"/>
                <w:right w:val="none" w:sz="0" w:space="0" w:color="auto"/>
              </w:divBdr>
            </w:div>
            <w:div w:id="1837332388">
              <w:marLeft w:val="0"/>
              <w:marRight w:val="0"/>
              <w:marTop w:val="0"/>
              <w:marBottom w:val="0"/>
              <w:divBdr>
                <w:top w:val="none" w:sz="0" w:space="0" w:color="auto"/>
                <w:left w:val="none" w:sz="0" w:space="0" w:color="auto"/>
                <w:bottom w:val="none" w:sz="0" w:space="0" w:color="auto"/>
                <w:right w:val="none" w:sz="0" w:space="0" w:color="auto"/>
              </w:divBdr>
            </w:div>
            <w:div w:id="1964536787">
              <w:marLeft w:val="0"/>
              <w:marRight w:val="0"/>
              <w:marTop w:val="0"/>
              <w:marBottom w:val="0"/>
              <w:divBdr>
                <w:top w:val="none" w:sz="0" w:space="0" w:color="auto"/>
                <w:left w:val="none" w:sz="0" w:space="0" w:color="auto"/>
                <w:bottom w:val="none" w:sz="0" w:space="0" w:color="auto"/>
                <w:right w:val="none" w:sz="0" w:space="0" w:color="auto"/>
              </w:divBdr>
            </w:div>
            <w:div w:id="20514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73465">
      <w:bodyDiv w:val="1"/>
      <w:marLeft w:val="0"/>
      <w:marRight w:val="0"/>
      <w:marTop w:val="0"/>
      <w:marBottom w:val="0"/>
      <w:divBdr>
        <w:top w:val="none" w:sz="0" w:space="0" w:color="auto"/>
        <w:left w:val="none" w:sz="0" w:space="0" w:color="auto"/>
        <w:bottom w:val="none" w:sz="0" w:space="0" w:color="auto"/>
        <w:right w:val="none" w:sz="0" w:space="0" w:color="auto"/>
      </w:divBdr>
      <w:divsChild>
        <w:div w:id="802695715">
          <w:marLeft w:val="0"/>
          <w:marRight w:val="0"/>
          <w:marTop w:val="0"/>
          <w:marBottom w:val="0"/>
          <w:divBdr>
            <w:top w:val="none" w:sz="0" w:space="0" w:color="auto"/>
            <w:left w:val="none" w:sz="0" w:space="0" w:color="auto"/>
            <w:bottom w:val="none" w:sz="0" w:space="0" w:color="auto"/>
            <w:right w:val="none" w:sz="0" w:space="0" w:color="auto"/>
          </w:divBdr>
          <w:divsChild>
            <w:div w:id="39478228">
              <w:marLeft w:val="0"/>
              <w:marRight w:val="0"/>
              <w:marTop w:val="0"/>
              <w:marBottom w:val="0"/>
              <w:divBdr>
                <w:top w:val="none" w:sz="0" w:space="0" w:color="auto"/>
                <w:left w:val="none" w:sz="0" w:space="0" w:color="auto"/>
                <w:bottom w:val="none" w:sz="0" w:space="0" w:color="auto"/>
                <w:right w:val="none" w:sz="0" w:space="0" w:color="auto"/>
              </w:divBdr>
            </w:div>
            <w:div w:id="1383140134">
              <w:marLeft w:val="0"/>
              <w:marRight w:val="0"/>
              <w:marTop w:val="0"/>
              <w:marBottom w:val="0"/>
              <w:divBdr>
                <w:top w:val="none" w:sz="0" w:space="0" w:color="auto"/>
                <w:left w:val="none" w:sz="0" w:space="0" w:color="auto"/>
                <w:bottom w:val="none" w:sz="0" w:space="0" w:color="auto"/>
                <w:right w:val="none" w:sz="0" w:space="0" w:color="auto"/>
              </w:divBdr>
            </w:div>
            <w:div w:id="1441025669">
              <w:marLeft w:val="0"/>
              <w:marRight w:val="0"/>
              <w:marTop w:val="0"/>
              <w:marBottom w:val="0"/>
              <w:divBdr>
                <w:top w:val="none" w:sz="0" w:space="0" w:color="auto"/>
                <w:left w:val="none" w:sz="0" w:space="0" w:color="auto"/>
                <w:bottom w:val="none" w:sz="0" w:space="0" w:color="auto"/>
                <w:right w:val="none" w:sz="0" w:space="0" w:color="auto"/>
              </w:divBdr>
            </w:div>
            <w:div w:id="1546528239">
              <w:marLeft w:val="0"/>
              <w:marRight w:val="0"/>
              <w:marTop w:val="0"/>
              <w:marBottom w:val="0"/>
              <w:divBdr>
                <w:top w:val="none" w:sz="0" w:space="0" w:color="auto"/>
                <w:left w:val="none" w:sz="0" w:space="0" w:color="auto"/>
                <w:bottom w:val="none" w:sz="0" w:space="0" w:color="auto"/>
                <w:right w:val="none" w:sz="0" w:space="0" w:color="auto"/>
              </w:divBdr>
            </w:div>
            <w:div w:id="164423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12402">
      <w:bodyDiv w:val="1"/>
      <w:marLeft w:val="0"/>
      <w:marRight w:val="0"/>
      <w:marTop w:val="0"/>
      <w:marBottom w:val="0"/>
      <w:divBdr>
        <w:top w:val="none" w:sz="0" w:space="0" w:color="auto"/>
        <w:left w:val="none" w:sz="0" w:space="0" w:color="auto"/>
        <w:bottom w:val="none" w:sz="0" w:space="0" w:color="auto"/>
        <w:right w:val="none" w:sz="0" w:space="0" w:color="auto"/>
      </w:divBdr>
    </w:div>
    <w:div w:id="563179093">
      <w:bodyDiv w:val="1"/>
      <w:marLeft w:val="0"/>
      <w:marRight w:val="0"/>
      <w:marTop w:val="0"/>
      <w:marBottom w:val="0"/>
      <w:divBdr>
        <w:top w:val="none" w:sz="0" w:space="0" w:color="auto"/>
        <w:left w:val="none" w:sz="0" w:space="0" w:color="auto"/>
        <w:bottom w:val="none" w:sz="0" w:space="0" w:color="auto"/>
        <w:right w:val="none" w:sz="0" w:space="0" w:color="auto"/>
      </w:divBdr>
      <w:divsChild>
        <w:div w:id="1148859590">
          <w:marLeft w:val="0"/>
          <w:marRight w:val="0"/>
          <w:marTop w:val="0"/>
          <w:marBottom w:val="0"/>
          <w:divBdr>
            <w:top w:val="none" w:sz="0" w:space="0" w:color="auto"/>
            <w:left w:val="none" w:sz="0" w:space="0" w:color="auto"/>
            <w:bottom w:val="none" w:sz="0" w:space="0" w:color="auto"/>
            <w:right w:val="none" w:sz="0" w:space="0" w:color="auto"/>
          </w:divBdr>
          <w:divsChild>
            <w:div w:id="127952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5613">
      <w:bodyDiv w:val="1"/>
      <w:marLeft w:val="0"/>
      <w:marRight w:val="0"/>
      <w:marTop w:val="0"/>
      <w:marBottom w:val="0"/>
      <w:divBdr>
        <w:top w:val="none" w:sz="0" w:space="0" w:color="auto"/>
        <w:left w:val="none" w:sz="0" w:space="0" w:color="auto"/>
        <w:bottom w:val="none" w:sz="0" w:space="0" w:color="auto"/>
        <w:right w:val="none" w:sz="0" w:space="0" w:color="auto"/>
      </w:divBdr>
      <w:divsChild>
        <w:div w:id="1702825292">
          <w:marLeft w:val="0"/>
          <w:marRight w:val="0"/>
          <w:marTop w:val="0"/>
          <w:marBottom w:val="0"/>
          <w:divBdr>
            <w:top w:val="none" w:sz="0" w:space="0" w:color="auto"/>
            <w:left w:val="none" w:sz="0" w:space="0" w:color="auto"/>
            <w:bottom w:val="none" w:sz="0" w:space="0" w:color="auto"/>
            <w:right w:val="none" w:sz="0" w:space="0" w:color="auto"/>
          </w:divBdr>
          <w:divsChild>
            <w:div w:id="98848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23772">
      <w:bodyDiv w:val="1"/>
      <w:marLeft w:val="0"/>
      <w:marRight w:val="0"/>
      <w:marTop w:val="0"/>
      <w:marBottom w:val="0"/>
      <w:divBdr>
        <w:top w:val="none" w:sz="0" w:space="0" w:color="auto"/>
        <w:left w:val="none" w:sz="0" w:space="0" w:color="auto"/>
        <w:bottom w:val="none" w:sz="0" w:space="0" w:color="auto"/>
        <w:right w:val="none" w:sz="0" w:space="0" w:color="auto"/>
      </w:divBdr>
    </w:div>
    <w:div w:id="600532294">
      <w:bodyDiv w:val="1"/>
      <w:marLeft w:val="0"/>
      <w:marRight w:val="0"/>
      <w:marTop w:val="0"/>
      <w:marBottom w:val="0"/>
      <w:divBdr>
        <w:top w:val="none" w:sz="0" w:space="0" w:color="auto"/>
        <w:left w:val="none" w:sz="0" w:space="0" w:color="auto"/>
        <w:bottom w:val="none" w:sz="0" w:space="0" w:color="auto"/>
        <w:right w:val="none" w:sz="0" w:space="0" w:color="auto"/>
      </w:divBdr>
    </w:div>
    <w:div w:id="613705839">
      <w:bodyDiv w:val="1"/>
      <w:marLeft w:val="0"/>
      <w:marRight w:val="0"/>
      <w:marTop w:val="0"/>
      <w:marBottom w:val="0"/>
      <w:divBdr>
        <w:top w:val="none" w:sz="0" w:space="0" w:color="auto"/>
        <w:left w:val="none" w:sz="0" w:space="0" w:color="auto"/>
        <w:bottom w:val="none" w:sz="0" w:space="0" w:color="auto"/>
        <w:right w:val="none" w:sz="0" w:space="0" w:color="auto"/>
      </w:divBdr>
    </w:div>
    <w:div w:id="615218198">
      <w:bodyDiv w:val="1"/>
      <w:marLeft w:val="0"/>
      <w:marRight w:val="0"/>
      <w:marTop w:val="0"/>
      <w:marBottom w:val="0"/>
      <w:divBdr>
        <w:top w:val="none" w:sz="0" w:space="0" w:color="auto"/>
        <w:left w:val="none" w:sz="0" w:space="0" w:color="auto"/>
        <w:bottom w:val="none" w:sz="0" w:space="0" w:color="auto"/>
        <w:right w:val="none" w:sz="0" w:space="0" w:color="auto"/>
      </w:divBdr>
    </w:div>
    <w:div w:id="621614188">
      <w:bodyDiv w:val="1"/>
      <w:marLeft w:val="0"/>
      <w:marRight w:val="0"/>
      <w:marTop w:val="0"/>
      <w:marBottom w:val="0"/>
      <w:divBdr>
        <w:top w:val="none" w:sz="0" w:space="0" w:color="auto"/>
        <w:left w:val="none" w:sz="0" w:space="0" w:color="auto"/>
        <w:bottom w:val="none" w:sz="0" w:space="0" w:color="auto"/>
        <w:right w:val="none" w:sz="0" w:space="0" w:color="auto"/>
      </w:divBdr>
    </w:div>
    <w:div w:id="678657676">
      <w:bodyDiv w:val="1"/>
      <w:marLeft w:val="0"/>
      <w:marRight w:val="0"/>
      <w:marTop w:val="0"/>
      <w:marBottom w:val="0"/>
      <w:divBdr>
        <w:top w:val="none" w:sz="0" w:space="0" w:color="auto"/>
        <w:left w:val="none" w:sz="0" w:space="0" w:color="auto"/>
        <w:bottom w:val="none" w:sz="0" w:space="0" w:color="auto"/>
        <w:right w:val="none" w:sz="0" w:space="0" w:color="auto"/>
      </w:divBdr>
    </w:div>
    <w:div w:id="722483861">
      <w:bodyDiv w:val="1"/>
      <w:marLeft w:val="0"/>
      <w:marRight w:val="0"/>
      <w:marTop w:val="0"/>
      <w:marBottom w:val="0"/>
      <w:divBdr>
        <w:top w:val="none" w:sz="0" w:space="0" w:color="auto"/>
        <w:left w:val="none" w:sz="0" w:space="0" w:color="auto"/>
        <w:bottom w:val="none" w:sz="0" w:space="0" w:color="auto"/>
        <w:right w:val="none" w:sz="0" w:space="0" w:color="auto"/>
      </w:divBdr>
    </w:div>
    <w:div w:id="739864136">
      <w:bodyDiv w:val="1"/>
      <w:marLeft w:val="0"/>
      <w:marRight w:val="0"/>
      <w:marTop w:val="0"/>
      <w:marBottom w:val="0"/>
      <w:divBdr>
        <w:top w:val="none" w:sz="0" w:space="0" w:color="auto"/>
        <w:left w:val="none" w:sz="0" w:space="0" w:color="auto"/>
        <w:bottom w:val="none" w:sz="0" w:space="0" w:color="auto"/>
        <w:right w:val="none" w:sz="0" w:space="0" w:color="auto"/>
      </w:divBdr>
    </w:div>
    <w:div w:id="753862354">
      <w:bodyDiv w:val="1"/>
      <w:marLeft w:val="0"/>
      <w:marRight w:val="0"/>
      <w:marTop w:val="0"/>
      <w:marBottom w:val="0"/>
      <w:divBdr>
        <w:top w:val="none" w:sz="0" w:space="0" w:color="auto"/>
        <w:left w:val="none" w:sz="0" w:space="0" w:color="auto"/>
        <w:bottom w:val="none" w:sz="0" w:space="0" w:color="auto"/>
        <w:right w:val="none" w:sz="0" w:space="0" w:color="auto"/>
      </w:divBdr>
    </w:div>
    <w:div w:id="754208328">
      <w:bodyDiv w:val="1"/>
      <w:marLeft w:val="0"/>
      <w:marRight w:val="0"/>
      <w:marTop w:val="0"/>
      <w:marBottom w:val="0"/>
      <w:divBdr>
        <w:top w:val="none" w:sz="0" w:space="0" w:color="auto"/>
        <w:left w:val="none" w:sz="0" w:space="0" w:color="auto"/>
        <w:bottom w:val="none" w:sz="0" w:space="0" w:color="auto"/>
        <w:right w:val="none" w:sz="0" w:space="0" w:color="auto"/>
      </w:divBdr>
    </w:div>
    <w:div w:id="757749738">
      <w:bodyDiv w:val="1"/>
      <w:marLeft w:val="0"/>
      <w:marRight w:val="0"/>
      <w:marTop w:val="0"/>
      <w:marBottom w:val="0"/>
      <w:divBdr>
        <w:top w:val="none" w:sz="0" w:space="0" w:color="auto"/>
        <w:left w:val="none" w:sz="0" w:space="0" w:color="auto"/>
        <w:bottom w:val="none" w:sz="0" w:space="0" w:color="auto"/>
        <w:right w:val="none" w:sz="0" w:space="0" w:color="auto"/>
      </w:divBdr>
    </w:div>
    <w:div w:id="825434182">
      <w:bodyDiv w:val="1"/>
      <w:marLeft w:val="0"/>
      <w:marRight w:val="0"/>
      <w:marTop w:val="0"/>
      <w:marBottom w:val="0"/>
      <w:divBdr>
        <w:top w:val="none" w:sz="0" w:space="0" w:color="auto"/>
        <w:left w:val="none" w:sz="0" w:space="0" w:color="auto"/>
        <w:bottom w:val="none" w:sz="0" w:space="0" w:color="auto"/>
        <w:right w:val="none" w:sz="0" w:space="0" w:color="auto"/>
      </w:divBdr>
      <w:divsChild>
        <w:div w:id="1041708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5823496">
      <w:bodyDiv w:val="1"/>
      <w:marLeft w:val="0"/>
      <w:marRight w:val="0"/>
      <w:marTop w:val="0"/>
      <w:marBottom w:val="0"/>
      <w:divBdr>
        <w:top w:val="none" w:sz="0" w:space="0" w:color="auto"/>
        <w:left w:val="none" w:sz="0" w:space="0" w:color="auto"/>
        <w:bottom w:val="none" w:sz="0" w:space="0" w:color="auto"/>
        <w:right w:val="none" w:sz="0" w:space="0" w:color="auto"/>
      </w:divBdr>
      <w:divsChild>
        <w:div w:id="1535194327">
          <w:marLeft w:val="0"/>
          <w:marRight w:val="0"/>
          <w:marTop w:val="0"/>
          <w:marBottom w:val="0"/>
          <w:divBdr>
            <w:top w:val="none" w:sz="0" w:space="0" w:color="auto"/>
            <w:left w:val="none" w:sz="0" w:space="0" w:color="auto"/>
            <w:bottom w:val="none" w:sz="0" w:space="0" w:color="auto"/>
            <w:right w:val="none" w:sz="0" w:space="0" w:color="auto"/>
          </w:divBdr>
          <w:divsChild>
            <w:div w:id="808477388">
              <w:marLeft w:val="0"/>
              <w:marRight w:val="0"/>
              <w:marTop w:val="0"/>
              <w:marBottom w:val="0"/>
              <w:divBdr>
                <w:top w:val="none" w:sz="0" w:space="0" w:color="auto"/>
                <w:left w:val="none" w:sz="0" w:space="0" w:color="auto"/>
                <w:bottom w:val="none" w:sz="0" w:space="0" w:color="auto"/>
                <w:right w:val="none" w:sz="0" w:space="0" w:color="auto"/>
              </w:divBdr>
            </w:div>
            <w:div w:id="874121536">
              <w:marLeft w:val="0"/>
              <w:marRight w:val="0"/>
              <w:marTop w:val="0"/>
              <w:marBottom w:val="0"/>
              <w:divBdr>
                <w:top w:val="none" w:sz="0" w:space="0" w:color="auto"/>
                <w:left w:val="none" w:sz="0" w:space="0" w:color="auto"/>
                <w:bottom w:val="none" w:sz="0" w:space="0" w:color="auto"/>
                <w:right w:val="none" w:sz="0" w:space="0" w:color="auto"/>
              </w:divBdr>
            </w:div>
            <w:div w:id="1668168026">
              <w:marLeft w:val="0"/>
              <w:marRight w:val="0"/>
              <w:marTop w:val="0"/>
              <w:marBottom w:val="0"/>
              <w:divBdr>
                <w:top w:val="none" w:sz="0" w:space="0" w:color="auto"/>
                <w:left w:val="none" w:sz="0" w:space="0" w:color="auto"/>
                <w:bottom w:val="none" w:sz="0" w:space="0" w:color="auto"/>
                <w:right w:val="none" w:sz="0" w:space="0" w:color="auto"/>
              </w:divBdr>
            </w:div>
            <w:div w:id="200280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8683">
      <w:bodyDiv w:val="1"/>
      <w:marLeft w:val="0"/>
      <w:marRight w:val="0"/>
      <w:marTop w:val="0"/>
      <w:marBottom w:val="0"/>
      <w:divBdr>
        <w:top w:val="none" w:sz="0" w:space="0" w:color="auto"/>
        <w:left w:val="none" w:sz="0" w:space="0" w:color="auto"/>
        <w:bottom w:val="none" w:sz="0" w:space="0" w:color="auto"/>
        <w:right w:val="none" w:sz="0" w:space="0" w:color="auto"/>
      </w:divBdr>
      <w:divsChild>
        <w:div w:id="232156054">
          <w:marLeft w:val="0"/>
          <w:marRight w:val="0"/>
          <w:marTop w:val="0"/>
          <w:marBottom w:val="0"/>
          <w:divBdr>
            <w:top w:val="none" w:sz="0" w:space="0" w:color="auto"/>
            <w:left w:val="none" w:sz="0" w:space="0" w:color="auto"/>
            <w:bottom w:val="none" w:sz="0" w:space="0" w:color="auto"/>
            <w:right w:val="none" w:sz="0" w:space="0" w:color="auto"/>
          </w:divBdr>
          <w:divsChild>
            <w:div w:id="1100106768">
              <w:marLeft w:val="0"/>
              <w:marRight w:val="0"/>
              <w:marTop w:val="0"/>
              <w:marBottom w:val="0"/>
              <w:divBdr>
                <w:top w:val="none" w:sz="0" w:space="0" w:color="auto"/>
                <w:left w:val="none" w:sz="0" w:space="0" w:color="auto"/>
                <w:bottom w:val="none" w:sz="0" w:space="0" w:color="auto"/>
                <w:right w:val="none" w:sz="0" w:space="0" w:color="auto"/>
              </w:divBdr>
            </w:div>
            <w:div w:id="1453985057">
              <w:marLeft w:val="0"/>
              <w:marRight w:val="0"/>
              <w:marTop w:val="0"/>
              <w:marBottom w:val="0"/>
              <w:divBdr>
                <w:top w:val="none" w:sz="0" w:space="0" w:color="auto"/>
                <w:left w:val="none" w:sz="0" w:space="0" w:color="auto"/>
                <w:bottom w:val="none" w:sz="0" w:space="0" w:color="auto"/>
                <w:right w:val="none" w:sz="0" w:space="0" w:color="auto"/>
              </w:divBdr>
              <w:divsChild>
                <w:div w:id="225457144">
                  <w:marLeft w:val="0"/>
                  <w:marRight w:val="0"/>
                  <w:marTop w:val="0"/>
                  <w:marBottom w:val="0"/>
                  <w:divBdr>
                    <w:top w:val="none" w:sz="0" w:space="0" w:color="auto"/>
                    <w:left w:val="none" w:sz="0" w:space="0" w:color="auto"/>
                    <w:bottom w:val="none" w:sz="0" w:space="0" w:color="auto"/>
                    <w:right w:val="none" w:sz="0" w:space="0" w:color="auto"/>
                  </w:divBdr>
                  <w:divsChild>
                    <w:div w:id="200273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46583">
              <w:marLeft w:val="0"/>
              <w:marRight w:val="0"/>
              <w:marTop w:val="0"/>
              <w:marBottom w:val="0"/>
              <w:divBdr>
                <w:top w:val="none" w:sz="0" w:space="0" w:color="auto"/>
                <w:left w:val="none" w:sz="0" w:space="0" w:color="auto"/>
                <w:bottom w:val="none" w:sz="0" w:space="0" w:color="auto"/>
                <w:right w:val="none" w:sz="0" w:space="0" w:color="auto"/>
              </w:divBdr>
            </w:div>
          </w:divsChild>
        </w:div>
        <w:div w:id="1084647745">
          <w:marLeft w:val="0"/>
          <w:marRight w:val="0"/>
          <w:marTop w:val="0"/>
          <w:marBottom w:val="0"/>
          <w:divBdr>
            <w:top w:val="none" w:sz="0" w:space="0" w:color="auto"/>
            <w:left w:val="none" w:sz="0" w:space="0" w:color="auto"/>
            <w:bottom w:val="none" w:sz="0" w:space="0" w:color="auto"/>
            <w:right w:val="none" w:sz="0" w:space="0" w:color="auto"/>
          </w:divBdr>
          <w:divsChild>
            <w:div w:id="294412519">
              <w:marLeft w:val="0"/>
              <w:marRight w:val="0"/>
              <w:marTop w:val="0"/>
              <w:marBottom w:val="0"/>
              <w:divBdr>
                <w:top w:val="none" w:sz="0" w:space="0" w:color="auto"/>
                <w:left w:val="none" w:sz="0" w:space="0" w:color="auto"/>
                <w:bottom w:val="none" w:sz="0" w:space="0" w:color="auto"/>
                <w:right w:val="none" w:sz="0" w:space="0" w:color="auto"/>
              </w:divBdr>
            </w:div>
            <w:div w:id="390079189">
              <w:marLeft w:val="0"/>
              <w:marRight w:val="0"/>
              <w:marTop w:val="0"/>
              <w:marBottom w:val="0"/>
              <w:divBdr>
                <w:top w:val="none" w:sz="0" w:space="0" w:color="auto"/>
                <w:left w:val="none" w:sz="0" w:space="0" w:color="auto"/>
                <w:bottom w:val="none" w:sz="0" w:space="0" w:color="auto"/>
                <w:right w:val="none" w:sz="0" w:space="0" w:color="auto"/>
              </w:divBdr>
              <w:divsChild>
                <w:div w:id="925305333">
                  <w:marLeft w:val="0"/>
                  <w:marRight w:val="0"/>
                  <w:marTop w:val="0"/>
                  <w:marBottom w:val="0"/>
                  <w:divBdr>
                    <w:top w:val="none" w:sz="0" w:space="0" w:color="auto"/>
                    <w:left w:val="none" w:sz="0" w:space="0" w:color="auto"/>
                    <w:bottom w:val="none" w:sz="0" w:space="0" w:color="auto"/>
                    <w:right w:val="none" w:sz="0" w:space="0" w:color="auto"/>
                  </w:divBdr>
                  <w:divsChild>
                    <w:div w:id="41795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942859">
              <w:marLeft w:val="0"/>
              <w:marRight w:val="0"/>
              <w:marTop w:val="0"/>
              <w:marBottom w:val="0"/>
              <w:divBdr>
                <w:top w:val="none" w:sz="0" w:space="0" w:color="auto"/>
                <w:left w:val="none" w:sz="0" w:space="0" w:color="auto"/>
                <w:bottom w:val="none" w:sz="0" w:space="0" w:color="auto"/>
                <w:right w:val="none" w:sz="0" w:space="0" w:color="auto"/>
              </w:divBdr>
            </w:div>
          </w:divsChild>
        </w:div>
        <w:div w:id="1110974271">
          <w:marLeft w:val="0"/>
          <w:marRight w:val="0"/>
          <w:marTop w:val="0"/>
          <w:marBottom w:val="0"/>
          <w:divBdr>
            <w:top w:val="none" w:sz="0" w:space="0" w:color="auto"/>
            <w:left w:val="none" w:sz="0" w:space="0" w:color="auto"/>
            <w:bottom w:val="none" w:sz="0" w:space="0" w:color="auto"/>
            <w:right w:val="none" w:sz="0" w:space="0" w:color="auto"/>
          </w:divBdr>
          <w:divsChild>
            <w:div w:id="827093390">
              <w:marLeft w:val="0"/>
              <w:marRight w:val="0"/>
              <w:marTop w:val="0"/>
              <w:marBottom w:val="0"/>
              <w:divBdr>
                <w:top w:val="none" w:sz="0" w:space="0" w:color="auto"/>
                <w:left w:val="none" w:sz="0" w:space="0" w:color="auto"/>
                <w:bottom w:val="none" w:sz="0" w:space="0" w:color="auto"/>
                <w:right w:val="none" w:sz="0" w:space="0" w:color="auto"/>
              </w:divBdr>
              <w:divsChild>
                <w:div w:id="1424108198">
                  <w:marLeft w:val="0"/>
                  <w:marRight w:val="0"/>
                  <w:marTop w:val="0"/>
                  <w:marBottom w:val="0"/>
                  <w:divBdr>
                    <w:top w:val="none" w:sz="0" w:space="0" w:color="auto"/>
                    <w:left w:val="none" w:sz="0" w:space="0" w:color="auto"/>
                    <w:bottom w:val="none" w:sz="0" w:space="0" w:color="auto"/>
                    <w:right w:val="none" w:sz="0" w:space="0" w:color="auto"/>
                  </w:divBdr>
                  <w:divsChild>
                    <w:div w:id="181190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17759">
              <w:marLeft w:val="0"/>
              <w:marRight w:val="0"/>
              <w:marTop w:val="0"/>
              <w:marBottom w:val="0"/>
              <w:divBdr>
                <w:top w:val="none" w:sz="0" w:space="0" w:color="auto"/>
                <w:left w:val="none" w:sz="0" w:space="0" w:color="auto"/>
                <w:bottom w:val="none" w:sz="0" w:space="0" w:color="auto"/>
                <w:right w:val="none" w:sz="0" w:space="0" w:color="auto"/>
              </w:divBdr>
            </w:div>
            <w:div w:id="1989017788">
              <w:marLeft w:val="0"/>
              <w:marRight w:val="0"/>
              <w:marTop w:val="0"/>
              <w:marBottom w:val="0"/>
              <w:divBdr>
                <w:top w:val="none" w:sz="0" w:space="0" w:color="auto"/>
                <w:left w:val="none" w:sz="0" w:space="0" w:color="auto"/>
                <w:bottom w:val="none" w:sz="0" w:space="0" w:color="auto"/>
                <w:right w:val="none" w:sz="0" w:space="0" w:color="auto"/>
              </w:divBdr>
            </w:div>
          </w:divsChild>
        </w:div>
        <w:div w:id="1349940821">
          <w:marLeft w:val="0"/>
          <w:marRight w:val="0"/>
          <w:marTop w:val="0"/>
          <w:marBottom w:val="0"/>
          <w:divBdr>
            <w:top w:val="none" w:sz="0" w:space="0" w:color="auto"/>
            <w:left w:val="none" w:sz="0" w:space="0" w:color="auto"/>
            <w:bottom w:val="none" w:sz="0" w:space="0" w:color="auto"/>
            <w:right w:val="none" w:sz="0" w:space="0" w:color="auto"/>
          </w:divBdr>
          <w:divsChild>
            <w:div w:id="528570690">
              <w:marLeft w:val="0"/>
              <w:marRight w:val="0"/>
              <w:marTop w:val="0"/>
              <w:marBottom w:val="0"/>
              <w:divBdr>
                <w:top w:val="none" w:sz="0" w:space="0" w:color="auto"/>
                <w:left w:val="none" w:sz="0" w:space="0" w:color="auto"/>
                <w:bottom w:val="none" w:sz="0" w:space="0" w:color="auto"/>
                <w:right w:val="none" w:sz="0" w:space="0" w:color="auto"/>
              </w:divBdr>
            </w:div>
            <w:div w:id="1953202160">
              <w:marLeft w:val="0"/>
              <w:marRight w:val="0"/>
              <w:marTop w:val="0"/>
              <w:marBottom w:val="0"/>
              <w:divBdr>
                <w:top w:val="none" w:sz="0" w:space="0" w:color="auto"/>
                <w:left w:val="none" w:sz="0" w:space="0" w:color="auto"/>
                <w:bottom w:val="none" w:sz="0" w:space="0" w:color="auto"/>
                <w:right w:val="none" w:sz="0" w:space="0" w:color="auto"/>
              </w:divBdr>
            </w:div>
            <w:div w:id="2003241020">
              <w:marLeft w:val="0"/>
              <w:marRight w:val="0"/>
              <w:marTop w:val="0"/>
              <w:marBottom w:val="0"/>
              <w:divBdr>
                <w:top w:val="none" w:sz="0" w:space="0" w:color="auto"/>
                <w:left w:val="none" w:sz="0" w:space="0" w:color="auto"/>
                <w:bottom w:val="none" w:sz="0" w:space="0" w:color="auto"/>
                <w:right w:val="none" w:sz="0" w:space="0" w:color="auto"/>
              </w:divBdr>
              <w:divsChild>
                <w:div w:id="1870100014">
                  <w:marLeft w:val="0"/>
                  <w:marRight w:val="0"/>
                  <w:marTop w:val="0"/>
                  <w:marBottom w:val="0"/>
                  <w:divBdr>
                    <w:top w:val="none" w:sz="0" w:space="0" w:color="auto"/>
                    <w:left w:val="none" w:sz="0" w:space="0" w:color="auto"/>
                    <w:bottom w:val="none" w:sz="0" w:space="0" w:color="auto"/>
                    <w:right w:val="none" w:sz="0" w:space="0" w:color="auto"/>
                  </w:divBdr>
                  <w:divsChild>
                    <w:div w:id="13497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229087">
          <w:marLeft w:val="0"/>
          <w:marRight w:val="0"/>
          <w:marTop w:val="0"/>
          <w:marBottom w:val="0"/>
          <w:divBdr>
            <w:top w:val="none" w:sz="0" w:space="0" w:color="auto"/>
            <w:left w:val="none" w:sz="0" w:space="0" w:color="auto"/>
            <w:bottom w:val="none" w:sz="0" w:space="0" w:color="auto"/>
            <w:right w:val="none" w:sz="0" w:space="0" w:color="auto"/>
          </w:divBdr>
          <w:divsChild>
            <w:div w:id="203448420">
              <w:marLeft w:val="0"/>
              <w:marRight w:val="0"/>
              <w:marTop w:val="0"/>
              <w:marBottom w:val="0"/>
              <w:divBdr>
                <w:top w:val="none" w:sz="0" w:space="0" w:color="auto"/>
                <w:left w:val="none" w:sz="0" w:space="0" w:color="auto"/>
                <w:bottom w:val="none" w:sz="0" w:space="0" w:color="auto"/>
                <w:right w:val="none" w:sz="0" w:space="0" w:color="auto"/>
              </w:divBdr>
              <w:divsChild>
                <w:div w:id="272515857">
                  <w:marLeft w:val="0"/>
                  <w:marRight w:val="0"/>
                  <w:marTop w:val="0"/>
                  <w:marBottom w:val="0"/>
                  <w:divBdr>
                    <w:top w:val="none" w:sz="0" w:space="0" w:color="auto"/>
                    <w:left w:val="none" w:sz="0" w:space="0" w:color="auto"/>
                    <w:bottom w:val="none" w:sz="0" w:space="0" w:color="auto"/>
                    <w:right w:val="none" w:sz="0" w:space="0" w:color="auto"/>
                  </w:divBdr>
                  <w:divsChild>
                    <w:div w:id="113436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917613">
              <w:marLeft w:val="0"/>
              <w:marRight w:val="0"/>
              <w:marTop w:val="0"/>
              <w:marBottom w:val="0"/>
              <w:divBdr>
                <w:top w:val="none" w:sz="0" w:space="0" w:color="auto"/>
                <w:left w:val="none" w:sz="0" w:space="0" w:color="auto"/>
                <w:bottom w:val="none" w:sz="0" w:space="0" w:color="auto"/>
                <w:right w:val="none" w:sz="0" w:space="0" w:color="auto"/>
              </w:divBdr>
            </w:div>
            <w:div w:id="1905674901">
              <w:marLeft w:val="0"/>
              <w:marRight w:val="0"/>
              <w:marTop w:val="0"/>
              <w:marBottom w:val="0"/>
              <w:divBdr>
                <w:top w:val="none" w:sz="0" w:space="0" w:color="auto"/>
                <w:left w:val="none" w:sz="0" w:space="0" w:color="auto"/>
                <w:bottom w:val="none" w:sz="0" w:space="0" w:color="auto"/>
                <w:right w:val="none" w:sz="0" w:space="0" w:color="auto"/>
              </w:divBdr>
            </w:div>
          </w:divsChild>
        </w:div>
        <w:div w:id="1773167602">
          <w:marLeft w:val="0"/>
          <w:marRight w:val="0"/>
          <w:marTop w:val="0"/>
          <w:marBottom w:val="0"/>
          <w:divBdr>
            <w:top w:val="none" w:sz="0" w:space="0" w:color="auto"/>
            <w:left w:val="none" w:sz="0" w:space="0" w:color="auto"/>
            <w:bottom w:val="none" w:sz="0" w:space="0" w:color="auto"/>
            <w:right w:val="none" w:sz="0" w:space="0" w:color="auto"/>
          </w:divBdr>
          <w:divsChild>
            <w:div w:id="953751345">
              <w:marLeft w:val="0"/>
              <w:marRight w:val="0"/>
              <w:marTop w:val="0"/>
              <w:marBottom w:val="0"/>
              <w:divBdr>
                <w:top w:val="none" w:sz="0" w:space="0" w:color="auto"/>
                <w:left w:val="none" w:sz="0" w:space="0" w:color="auto"/>
                <w:bottom w:val="none" w:sz="0" w:space="0" w:color="auto"/>
                <w:right w:val="none" w:sz="0" w:space="0" w:color="auto"/>
              </w:divBdr>
              <w:divsChild>
                <w:div w:id="726029840">
                  <w:marLeft w:val="0"/>
                  <w:marRight w:val="0"/>
                  <w:marTop w:val="0"/>
                  <w:marBottom w:val="0"/>
                  <w:divBdr>
                    <w:top w:val="none" w:sz="0" w:space="0" w:color="auto"/>
                    <w:left w:val="none" w:sz="0" w:space="0" w:color="auto"/>
                    <w:bottom w:val="none" w:sz="0" w:space="0" w:color="auto"/>
                    <w:right w:val="none" w:sz="0" w:space="0" w:color="auto"/>
                  </w:divBdr>
                  <w:divsChild>
                    <w:div w:id="2813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68689">
              <w:marLeft w:val="0"/>
              <w:marRight w:val="0"/>
              <w:marTop w:val="0"/>
              <w:marBottom w:val="0"/>
              <w:divBdr>
                <w:top w:val="none" w:sz="0" w:space="0" w:color="auto"/>
                <w:left w:val="none" w:sz="0" w:space="0" w:color="auto"/>
                <w:bottom w:val="none" w:sz="0" w:space="0" w:color="auto"/>
                <w:right w:val="none" w:sz="0" w:space="0" w:color="auto"/>
              </w:divBdr>
            </w:div>
            <w:div w:id="1540318012">
              <w:marLeft w:val="0"/>
              <w:marRight w:val="0"/>
              <w:marTop w:val="0"/>
              <w:marBottom w:val="0"/>
              <w:divBdr>
                <w:top w:val="none" w:sz="0" w:space="0" w:color="auto"/>
                <w:left w:val="none" w:sz="0" w:space="0" w:color="auto"/>
                <w:bottom w:val="none" w:sz="0" w:space="0" w:color="auto"/>
                <w:right w:val="none" w:sz="0" w:space="0" w:color="auto"/>
              </w:divBdr>
            </w:div>
          </w:divsChild>
        </w:div>
        <w:div w:id="1838224021">
          <w:marLeft w:val="0"/>
          <w:marRight w:val="0"/>
          <w:marTop w:val="0"/>
          <w:marBottom w:val="0"/>
          <w:divBdr>
            <w:top w:val="none" w:sz="0" w:space="0" w:color="auto"/>
            <w:left w:val="none" w:sz="0" w:space="0" w:color="auto"/>
            <w:bottom w:val="none" w:sz="0" w:space="0" w:color="auto"/>
            <w:right w:val="none" w:sz="0" w:space="0" w:color="auto"/>
          </w:divBdr>
          <w:divsChild>
            <w:div w:id="398214480">
              <w:marLeft w:val="0"/>
              <w:marRight w:val="0"/>
              <w:marTop w:val="0"/>
              <w:marBottom w:val="0"/>
              <w:divBdr>
                <w:top w:val="none" w:sz="0" w:space="0" w:color="auto"/>
                <w:left w:val="none" w:sz="0" w:space="0" w:color="auto"/>
                <w:bottom w:val="none" w:sz="0" w:space="0" w:color="auto"/>
                <w:right w:val="none" w:sz="0" w:space="0" w:color="auto"/>
              </w:divBdr>
              <w:divsChild>
                <w:div w:id="1578704185">
                  <w:marLeft w:val="0"/>
                  <w:marRight w:val="0"/>
                  <w:marTop w:val="0"/>
                  <w:marBottom w:val="0"/>
                  <w:divBdr>
                    <w:top w:val="none" w:sz="0" w:space="0" w:color="auto"/>
                    <w:left w:val="none" w:sz="0" w:space="0" w:color="auto"/>
                    <w:bottom w:val="none" w:sz="0" w:space="0" w:color="auto"/>
                    <w:right w:val="none" w:sz="0" w:space="0" w:color="auto"/>
                  </w:divBdr>
                  <w:divsChild>
                    <w:div w:id="13765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343291">
              <w:marLeft w:val="0"/>
              <w:marRight w:val="0"/>
              <w:marTop w:val="0"/>
              <w:marBottom w:val="0"/>
              <w:divBdr>
                <w:top w:val="none" w:sz="0" w:space="0" w:color="auto"/>
                <w:left w:val="none" w:sz="0" w:space="0" w:color="auto"/>
                <w:bottom w:val="none" w:sz="0" w:space="0" w:color="auto"/>
                <w:right w:val="none" w:sz="0" w:space="0" w:color="auto"/>
              </w:divBdr>
            </w:div>
            <w:div w:id="967202338">
              <w:marLeft w:val="0"/>
              <w:marRight w:val="0"/>
              <w:marTop w:val="0"/>
              <w:marBottom w:val="0"/>
              <w:divBdr>
                <w:top w:val="none" w:sz="0" w:space="0" w:color="auto"/>
                <w:left w:val="none" w:sz="0" w:space="0" w:color="auto"/>
                <w:bottom w:val="none" w:sz="0" w:space="0" w:color="auto"/>
                <w:right w:val="none" w:sz="0" w:space="0" w:color="auto"/>
              </w:divBdr>
            </w:div>
          </w:divsChild>
        </w:div>
        <w:div w:id="2086147145">
          <w:marLeft w:val="0"/>
          <w:marRight w:val="0"/>
          <w:marTop w:val="0"/>
          <w:marBottom w:val="0"/>
          <w:divBdr>
            <w:top w:val="none" w:sz="0" w:space="0" w:color="auto"/>
            <w:left w:val="none" w:sz="0" w:space="0" w:color="auto"/>
            <w:bottom w:val="none" w:sz="0" w:space="0" w:color="auto"/>
            <w:right w:val="none" w:sz="0" w:space="0" w:color="auto"/>
          </w:divBdr>
          <w:divsChild>
            <w:div w:id="1093749155">
              <w:marLeft w:val="0"/>
              <w:marRight w:val="0"/>
              <w:marTop w:val="0"/>
              <w:marBottom w:val="0"/>
              <w:divBdr>
                <w:top w:val="none" w:sz="0" w:space="0" w:color="auto"/>
                <w:left w:val="none" w:sz="0" w:space="0" w:color="auto"/>
                <w:bottom w:val="none" w:sz="0" w:space="0" w:color="auto"/>
                <w:right w:val="none" w:sz="0" w:space="0" w:color="auto"/>
              </w:divBdr>
            </w:div>
            <w:div w:id="1277955105">
              <w:marLeft w:val="0"/>
              <w:marRight w:val="0"/>
              <w:marTop w:val="0"/>
              <w:marBottom w:val="0"/>
              <w:divBdr>
                <w:top w:val="none" w:sz="0" w:space="0" w:color="auto"/>
                <w:left w:val="none" w:sz="0" w:space="0" w:color="auto"/>
                <w:bottom w:val="none" w:sz="0" w:space="0" w:color="auto"/>
                <w:right w:val="none" w:sz="0" w:space="0" w:color="auto"/>
              </w:divBdr>
              <w:divsChild>
                <w:div w:id="1950236822">
                  <w:marLeft w:val="0"/>
                  <w:marRight w:val="0"/>
                  <w:marTop w:val="0"/>
                  <w:marBottom w:val="0"/>
                  <w:divBdr>
                    <w:top w:val="none" w:sz="0" w:space="0" w:color="auto"/>
                    <w:left w:val="none" w:sz="0" w:space="0" w:color="auto"/>
                    <w:bottom w:val="none" w:sz="0" w:space="0" w:color="auto"/>
                    <w:right w:val="none" w:sz="0" w:space="0" w:color="auto"/>
                  </w:divBdr>
                  <w:divsChild>
                    <w:div w:id="16825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8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7618">
      <w:bodyDiv w:val="1"/>
      <w:marLeft w:val="0"/>
      <w:marRight w:val="0"/>
      <w:marTop w:val="0"/>
      <w:marBottom w:val="0"/>
      <w:divBdr>
        <w:top w:val="none" w:sz="0" w:space="0" w:color="auto"/>
        <w:left w:val="none" w:sz="0" w:space="0" w:color="auto"/>
        <w:bottom w:val="none" w:sz="0" w:space="0" w:color="auto"/>
        <w:right w:val="none" w:sz="0" w:space="0" w:color="auto"/>
      </w:divBdr>
    </w:div>
    <w:div w:id="867107176">
      <w:bodyDiv w:val="1"/>
      <w:marLeft w:val="0"/>
      <w:marRight w:val="0"/>
      <w:marTop w:val="0"/>
      <w:marBottom w:val="0"/>
      <w:divBdr>
        <w:top w:val="none" w:sz="0" w:space="0" w:color="auto"/>
        <w:left w:val="none" w:sz="0" w:space="0" w:color="auto"/>
        <w:bottom w:val="none" w:sz="0" w:space="0" w:color="auto"/>
        <w:right w:val="none" w:sz="0" w:space="0" w:color="auto"/>
      </w:divBdr>
    </w:div>
    <w:div w:id="890847579">
      <w:bodyDiv w:val="1"/>
      <w:marLeft w:val="0"/>
      <w:marRight w:val="0"/>
      <w:marTop w:val="0"/>
      <w:marBottom w:val="0"/>
      <w:divBdr>
        <w:top w:val="none" w:sz="0" w:space="0" w:color="auto"/>
        <w:left w:val="none" w:sz="0" w:space="0" w:color="auto"/>
        <w:bottom w:val="none" w:sz="0" w:space="0" w:color="auto"/>
        <w:right w:val="none" w:sz="0" w:space="0" w:color="auto"/>
      </w:divBdr>
    </w:div>
    <w:div w:id="899049417">
      <w:bodyDiv w:val="1"/>
      <w:marLeft w:val="0"/>
      <w:marRight w:val="0"/>
      <w:marTop w:val="0"/>
      <w:marBottom w:val="0"/>
      <w:divBdr>
        <w:top w:val="none" w:sz="0" w:space="0" w:color="auto"/>
        <w:left w:val="none" w:sz="0" w:space="0" w:color="auto"/>
        <w:bottom w:val="none" w:sz="0" w:space="0" w:color="auto"/>
        <w:right w:val="none" w:sz="0" w:space="0" w:color="auto"/>
      </w:divBdr>
    </w:div>
    <w:div w:id="917665683">
      <w:bodyDiv w:val="1"/>
      <w:marLeft w:val="0"/>
      <w:marRight w:val="0"/>
      <w:marTop w:val="0"/>
      <w:marBottom w:val="0"/>
      <w:divBdr>
        <w:top w:val="none" w:sz="0" w:space="0" w:color="auto"/>
        <w:left w:val="none" w:sz="0" w:space="0" w:color="auto"/>
        <w:bottom w:val="none" w:sz="0" w:space="0" w:color="auto"/>
        <w:right w:val="none" w:sz="0" w:space="0" w:color="auto"/>
      </w:divBdr>
    </w:div>
    <w:div w:id="922104553">
      <w:bodyDiv w:val="1"/>
      <w:marLeft w:val="0"/>
      <w:marRight w:val="0"/>
      <w:marTop w:val="0"/>
      <w:marBottom w:val="0"/>
      <w:divBdr>
        <w:top w:val="none" w:sz="0" w:space="0" w:color="auto"/>
        <w:left w:val="none" w:sz="0" w:space="0" w:color="auto"/>
        <w:bottom w:val="none" w:sz="0" w:space="0" w:color="auto"/>
        <w:right w:val="none" w:sz="0" w:space="0" w:color="auto"/>
      </w:divBdr>
      <w:divsChild>
        <w:div w:id="2112777422">
          <w:marLeft w:val="0"/>
          <w:marRight w:val="0"/>
          <w:marTop w:val="0"/>
          <w:marBottom w:val="0"/>
          <w:divBdr>
            <w:top w:val="none" w:sz="0" w:space="0" w:color="auto"/>
            <w:left w:val="none" w:sz="0" w:space="0" w:color="auto"/>
            <w:bottom w:val="none" w:sz="0" w:space="0" w:color="auto"/>
            <w:right w:val="none" w:sz="0" w:space="0" w:color="auto"/>
          </w:divBdr>
          <w:divsChild>
            <w:div w:id="9386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73113">
      <w:bodyDiv w:val="1"/>
      <w:marLeft w:val="0"/>
      <w:marRight w:val="0"/>
      <w:marTop w:val="0"/>
      <w:marBottom w:val="0"/>
      <w:divBdr>
        <w:top w:val="none" w:sz="0" w:space="0" w:color="auto"/>
        <w:left w:val="none" w:sz="0" w:space="0" w:color="auto"/>
        <w:bottom w:val="none" w:sz="0" w:space="0" w:color="auto"/>
        <w:right w:val="none" w:sz="0" w:space="0" w:color="auto"/>
      </w:divBdr>
    </w:div>
    <w:div w:id="968633958">
      <w:bodyDiv w:val="1"/>
      <w:marLeft w:val="0"/>
      <w:marRight w:val="0"/>
      <w:marTop w:val="0"/>
      <w:marBottom w:val="0"/>
      <w:divBdr>
        <w:top w:val="none" w:sz="0" w:space="0" w:color="auto"/>
        <w:left w:val="none" w:sz="0" w:space="0" w:color="auto"/>
        <w:bottom w:val="none" w:sz="0" w:space="0" w:color="auto"/>
        <w:right w:val="none" w:sz="0" w:space="0" w:color="auto"/>
      </w:divBdr>
    </w:div>
    <w:div w:id="969744927">
      <w:bodyDiv w:val="1"/>
      <w:marLeft w:val="0"/>
      <w:marRight w:val="0"/>
      <w:marTop w:val="0"/>
      <w:marBottom w:val="0"/>
      <w:divBdr>
        <w:top w:val="none" w:sz="0" w:space="0" w:color="auto"/>
        <w:left w:val="none" w:sz="0" w:space="0" w:color="auto"/>
        <w:bottom w:val="none" w:sz="0" w:space="0" w:color="auto"/>
        <w:right w:val="none" w:sz="0" w:space="0" w:color="auto"/>
      </w:divBdr>
      <w:divsChild>
        <w:div w:id="371003698">
          <w:marLeft w:val="0"/>
          <w:marRight w:val="0"/>
          <w:marTop w:val="0"/>
          <w:marBottom w:val="0"/>
          <w:divBdr>
            <w:top w:val="none" w:sz="0" w:space="0" w:color="auto"/>
            <w:left w:val="none" w:sz="0" w:space="0" w:color="auto"/>
            <w:bottom w:val="none" w:sz="0" w:space="0" w:color="auto"/>
            <w:right w:val="none" w:sz="0" w:space="0" w:color="auto"/>
          </w:divBdr>
          <w:divsChild>
            <w:div w:id="148329325">
              <w:marLeft w:val="0"/>
              <w:marRight w:val="0"/>
              <w:marTop w:val="0"/>
              <w:marBottom w:val="0"/>
              <w:divBdr>
                <w:top w:val="none" w:sz="0" w:space="0" w:color="auto"/>
                <w:left w:val="none" w:sz="0" w:space="0" w:color="auto"/>
                <w:bottom w:val="none" w:sz="0" w:space="0" w:color="auto"/>
                <w:right w:val="none" w:sz="0" w:space="0" w:color="auto"/>
              </w:divBdr>
            </w:div>
            <w:div w:id="280260203">
              <w:marLeft w:val="0"/>
              <w:marRight w:val="0"/>
              <w:marTop w:val="0"/>
              <w:marBottom w:val="0"/>
              <w:divBdr>
                <w:top w:val="none" w:sz="0" w:space="0" w:color="auto"/>
                <w:left w:val="none" w:sz="0" w:space="0" w:color="auto"/>
                <w:bottom w:val="none" w:sz="0" w:space="0" w:color="auto"/>
                <w:right w:val="none" w:sz="0" w:space="0" w:color="auto"/>
              </w:divBdr>
            </w:div>
            <w:div w:id="359361148">
              <w:marLeft w:val="0"/>
              <w:marRight w:val="0"/>
              <w:marTop w:val="0"/>
              <w:marBottom w:val="0"/>
              <w:divBdr>
                <w:top w:val="none" w:sz="0" w:space="0" w:color="auto"/>
                <w:left w:val="none" w:sz="0" w:space="0" w:color="auto"/>
                <w:bottom w:val="none" w:sz="0" w:space="0" w:color="auto"/>
                <w:right w:val="none" w:sz="0" w:space="0" w:color="auto"/>
              </w:divBdr>
            </w:div>
            <w:div w:id="386339568">
              <w:marLeft w:val="0"/>
              <w:marRight w:val="0"/>
              <w:marTop w:val="0"/>
              <w:marBottom w:val="0"/>
              <w:divBdr>
                <w:top w:val="none" w:sz="0" w:space="0" w:color="auto"/>
                <w:left w:val="none" w:sz="0" w:space="0" w:color="auto"/>
                <w:bottom w:val="none" w:sz="0" w:space="0" w:color="auto"/>
                <w:right w:val="none" w:sz="0" w:space="0" w:color="auto"/>
              </w:divBdr>
            </w:div>
            <w:div w:id="525212134">
              <w:marLeft w:val="0"/>
              <w:marRight w:val="0"/>
              <w:marTop w:val="0"/>
              <w:marBottom w:val="0"/>
              <w:divBdr>
                <w:top w:val="none" w:sz="0" w:space="0" w:color="auto"/>
                <w:left w:val="none" w:sz="0" w:space="0" w:color="auto"/>
                <w:bottom w:val="none" w:sz="0" w:space="0" w:color="auto"/>
                <w:right w:val="none" w:sz="0" w:space="0" w:color="auto"/>
              </w:divBdr>
            </w:div>
            <w:div w:id="844831566">
              <w:marLeft w:val="0"/>
              <w:marRight w:val="0"/>
              <w:marTop w:val="0"/>
              <w:marBottom w:val="0"/>
              <w:divBdr>
                <w:top w:val="none" w:sz="0" w:space="0" w:color="auto"/>
                <w:left w:val="none" w:sz="0" w:space="0" w:color="auto"/>
                <w:bottom w:val="none" w:sz="0" w:space="0" w:color="auto"/>
                <w:right w:val="none" w:sz="0" w:space="0" w:color="auto"/>
              </w:divBdr>
            </w:div>
            <w:div w:id="1140463949">
              <w:marLeft w:val="0"/>
              <w:marRight w:val="0"/>
              <w:marTop w:val="0"/>
              <w:marBottom w:val="0"/>
              <w:divBdr>
                <w:top w:val="none" w:sz="0" w:space="0" w:color="auto"/>
                <w:left w:val="none" w:sz="0" w:space="0" w:color="auto"/>
                <w:bottom w:val="none" w:sz="0" w:space="0" w:color="auto"/>
                <w:right w:val="none" w:sz="0" w:space="0" w:color="auto"/>
              </w:divBdr>
            </w:div>
            <w:div w:id="159143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2625">
      <w:bodyDiv w:val="1"/>
      <w:marLeft w:val="0"/>
      <w:marRight w:val="0"/>
      <w:marTop w:val="0"/>
      <w:marBottom w:val="0"/>
      <w:divBdr>
        <w:top w:val="none" w:sz="0" w:space="0" w:color="auto"/>
        <w:left w:val="none" w:sz="0" w:space="0" w:color="auto"/>
        <w:bottom w:val="none" w:sz="0" w:space="0" w:color="auto"/>
        <w:right w:val="none" w:sz="0" w:space="0" w:color="auto"/>
      </w:divBdr>
    </w:div>
    <w:div w:id="991836644">
      <w:bodyDiv w:val="1"/>
      <w:marLeft w:val="0"/>
      <w:marRight w:val="0"/>
      <w:marTop w:val="0"/>
      <w:marBottom w:val="0"/>
      <w:divBdr>
        <w:top w:val="none" w:sz="0" w:space="0" w:color="auto"/>
        <w:left w:val="none" w:sz="0" w:space="0" w:color="auto"/>
        <w:bottom w:val="none" w:sz="0" w:space="0" w:color="auto"/>
        <w:right w:val="none" w:sz="0" w:space="0" w:color="auto"/>
      </w:divBdr>
    </w:div>
    <w:div w:id="1000162690">
      <w:bodyDiv w:val="1"/>
      <w:marLeft w:val="0"/>
      <w:marRight w:val="0"/>
      <w:marTop w:val="0"/>
      <w:marBottom w:val="0"/>
      <w:divBdr>
        <w:top w:val="none" w:sz="0" w:space="0" w:color="auto"/>
        <w:left w:val="none" w:sz="0" w:space="0" w:color="auto"/>
        <w:bottom w:val="none" w:sz="0" w:space="0" w:color="auto"/>
        <w:right w:val="none" w:sz="0" w:space="0" w:color="auto"/>
      </w:divBdr>
    </w:div>
    <w:div w:id="1026178516">
      <w:bodyDiv w:val="1"/>
      <w:marLeft w:val="0"/>
      <w:marRight w:val="0"/>
      <w:marTop w:val="0"/>
      <w:marBottom w:val="0"/>
      <w:divBdr>
        <w:top w:val="none" w:sz="0" w:space="0" w:color="auto"/>
        <w:left w:val="none" w:sz="0" w:space="0" w:color="auto"/>
        <w:bottom w:val="none" w:sz="0" w:space="0" w:color="auto"/>
        <w:right w:val="none" w:sz="0" w:space="0" w:color="auto"/>
      </w:divBdr>
      <w:divsChild>
        <w:div w:id="616524225">
          <w:marLeft w:val="0"/>
          <w:marRight w:val="0"/>
          <w:marTop w:val="0"/>
          <w:marBottom w:val="0"/>
          <w:divBdr>
            <w:top w:val="none" w:sz="0" w:space="0" w:color="auto"/>
            <w:left w:val="none" w:sz="0" w:space="0" w:color="auto"/>
            <w:bottom w:val="none" w:sz="0" w:space="0" w:color="auto"/>
            <w:right w:val="none" w:sz="0" w:space="0" w:color="auto"/>
          </w:divBdr>
          <w:divsChild>
            <w:div w:id="115948889">
              <w:marLeft w:val="0"/>
              <w:marRight w:val="0"/>
              <w:marTop w:val="0"/>
              <w:marBottom w:val="0"/>
              <w:divBdr>
                <w:top w:val="none" w:sz="0" w:space="0" w:color="auto"/>
                <w:left w:val="none" w:sz="0" w:space="0" w:color="auto"/>
                <w:bottom w:val="none" w:sz="0" w:space="0" w:color="auto"/>
                <w:right w:val="none" w:sz="0" w:space="0" w:color="auto"/>
              </w:divBdr>
            </w:div>
            <w:div w:id="680741576">
              <w:marLeft w:val="0"/>
              <w:marRight w:val="0"/>
              <w:marTop w:val="0"/>
              <w:marBottom w:val="0"/>
              <w:divBdr>
                <w:top w:val="none" w:sz="0" w:space="0" w:color="auto"/>
                <w:left w:val="none" w:sz="0" w:space="0" w:color="auto"/>
                <w:bottom w:val="none" w:sz="0" w:space="0" w:color="auto"/>
                <w:right w:val="none" w:sz="0" w:space="0" w:color="auto"/>
              </w:divBdr>
            </w:div>
            <w:div w:id="803934740">
              <w:marLeft w:val="0"/>
              <w:marRight w:val="0"/>
              <w:marTop w:val="0"/>
              <w:marBottom w:val="0"/>
              <w:divBdr>
                <w:top w:val="none" w:sz="0" w:space="0" w:color="auto"/>
                <w:left w:val="none" w:sz="0" w:space="0" w:color="auto"/>
                <w:bottom w:val="none" w:sz="0" w:space="0" w:color="auto"/>
                <w:right w:val="none" w:sz="0" w:space="0" w:color="auto"/>
              </w:divBdr>
            </w:div>
            <w:div w:id="829058342">
              <w:marLeft w:val="0"/>
              <w:marRight w:val="0"/>
              <w:marTop w:val="0"/>
              <w:marBottom w:val="0"/>
              <w:divBdr>
                <w:top w:val="none" w:sz="0" w:space="0" w:color="auto"/>
                <w:left w:val="none" w:sz="0" w:space="0" w:color="auto"/>
                <w:bottom w:val="none" w:sz="0" w:space="0" w:color="auto"/>
                <w:right w:val="none" w:sz="0" w:space="0" w:color="auto"/>
              </w:divBdr>
            </w:div>
            <w:div w:id="206513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48543">
      <w:bodyDiv w:val="1"/>
      <w:marLeft w:val="0"/>
      <w:marRight w:val="0"/>
      <w:marTop w:val="0"/>
      <w:marBottom w:val="0"/>
      <w:divBdr>
        <w:top w:val="none" w:sz="0" w:space="0" w:color="auto"/>
        <w:left w:val="none" w:sz="0" w:space="0" w:color="auto"/>
        <w:bottom w:val="none" w:sz="0" w:space="0" w:color="auto"/>
        <w:right w:val="none" w:sz="0" w:space="0" w:color="auto"/>
      </w:divBdr>
    </w:div>
    <w:div w:id="1048533889">
      <w:bodyDiv w:val="1"/>
      <w:marLeft w:val="0"/>
      <w:marRight w:val="0"/>
      <w:marTop w:val="0"/>
      <w:marBottom w:val="0"/>
      <w:divBdr>
        <w:top w:val="none" w:sz="0" w:space="0" w:color="auto"/>
        <w:left w:val="none" w:sz="0" w:space="0" w:color="auto"/>
        <w:bottom w:val="none" w:sz="0" w:space="0" w:color="auto"/>
        <w:right w:val="none" w:sz="0" w:space="0" w:color="auto"/>
      </w:divBdr>
      <w:divsChild>
        <w:div w:id="1149907659">
          <w:marLeft w:val="0"/>
          <w:marRight w:val="0"/>
          <w:marTop w:val="0"/>
          <w:marBottom w:val="0"/>
          <w:divBdr>
            <w:top w:val="none" w:sz="0" w:space="0" w:color="auto"/>
            <w:left w:val="none" w:sz="0" w:space="0" w:color="auto"/>
            <w:bottom w:val="none" w:sz="0" w:space="0" w:color="auto"/>
            <w:right w:val="none" w:sz="0" w:space="0" w:color="auto"/>
          </w:divBdr>
          <w:divsChild>
            <w:div w:id="222832482">
              <w:marLeft w:val="0"/>
              <w:marRight w:val="0"/>
              <w:marTop w:val="0"/>
              <w:marBottom w:val="0"/>
              <w:divBdr>
                <w:top w:val="none" w:sz="0" w:space="0" w:color="auto"/>
                <w:left w:val="none" w:sz="0" w:space="0" w:color="auto"/>
                <w:bottom w:val="none" w:sz="0" w:space="0" w:color="auto"/>
                <w:right w:val="none" w:sz="0" w:space="0" w:color="auto"/>
              </w:divBdr>
            </w:div>
            <w:div w:id="246811568">
              <w:marLeft w:val="0"/>
              <w:marRight w:val="0"/>
              <w:marTop w:val="0"/>
              <w:marBottom w:val="0"/>
              <w:divBdr>
                <w:top w:val="none" w:sz="0" w:space="0" w:color="auto"/>
                <w:left w:val="none" w:sz="0" w:space="0" w:color="auto"/>
                <w:bottom w:val="none" w:sz="0" w:space="0" w:color="auto"/>
                <w:right w:val="none" w:sz="0" w:space="0" w:color="auto"/>
              </w:divBdr>
            </w:div>
            <w:div w:id="308217265">
              <w:marLeft w:val="0"/>
              <w:marRight w:val="0"/>
              <w:marTop w:val="0"/>
              <w:marBottom w:val="0"/>
              <w:divBdr>
                <w:top w:val="none" w:sz="0" w:space="0" w:color="auto"/>
                <w:left w:val="none" w:sz="0" w:space="0" w:color="auto"/>
                <w:bottom w:val="none" w:sz="0" w:space="0" w:color="auto"/>
                <w:right w:val="none" w:sz="0" w:space="0" w:color="auto"/>
              </w:divBdr>
            </w:div>
            <w:div w:id="526220470">
              <w:marLeft w:val="0"/>
              <w:marRight w:val="0"/>
              <w:marTop w:val="0"/>
              <w:marBottom w:val="0"/>
              <w:divBdr>
                <w:top w:val="none" w:sz="0" w:space="0" w:color="auto"/>
                <w:left w:val="none" w:sz="0" w:space="0" w:color="auto"/>
                <w:bottom w:val="none" w:sz="0" w:space="0" w:color="auto"/>
                <w:right w:val="none" w:sz="0" w:space="0" w:color="auto"/>
              </w:divBdr>
            </w:div>
            <w:div w:id="795028832">
              <w:marLeft w:val="0"/>
              <w:marRight w:val="0"/>
              <w:marTop w:val="0"/>
              <w:marBottom w:val="0"/>
              <w:divBdr>
                <w:top w:val="none" w:sz="0" w:space="0" w:color="auto"/>
                <w:left w:val="none" w:sz="0" w:space="0" w:color="auto"/>
                <w:bottom w:val="none" w:sz="0" w:space="0" w:color="auto"/>
                <w:right w:val="none" w:sz="0" w:space="0" w:color="auto"/>
              </w:divBdr>
            </w:div>
            <w:div w:id="874273928">
              <w:marLeft w:val="0"/>
              <w:marRight w:val="0"/>
              <w:marTop w:val="0"/>
              <w:marBottom w:val="0"/>
              <w:divBdr>
                <w:top w:val="none" w:sz="0" w:space="0" w:color="auto"/>
                <w:left w:val="none" w:sz="0" w:space="0" w:color="auto"/>
                <w:bottom w:val="none" w:sz="0" w:space="0" w:color="auto"/>
                <w:right w:val="none" w:sz="0" w:space="0" w:color="auto"/>
              </w:divBdr>
            </w:div>
            <w:div w:id="890072340">
              <w:marLeft w:val="0"/>
              <w:marRight w:val="0"/>
              <w:marTop w:val="0"/>
              <w:marBottom w:val="0"/>
              <w:divBdr>
                <w:top w:val="none" w:sz="0" w:space="0" w:color="auto"/>
                <w:left w:val="none" w:sz="0" w:space="0" w:color="auto"/>
                <w:bottom w:val="none" w:sz="0" w:space="0" w:color="auto"/>
                <w:right w:val="none" w:sz="0" w:space="0" w:color="auto"/>
              </w:divBdr>
            </w:div>
            <w:div w:id="1312514217">
              <w:marLeft w:val="0"/>
              <w:marRight w:val="0"/>
              <w:marTop w:val="0"/>
              <w:marBottom w:val="0"/>
              <w:divBdr>
                <w:top w:val="none" w:sz="0" w:space="0" w:color="auto"/>
                <w:left w:val="none" w:sz="0" w:space="0" w:color="auto"/>
                <w:bottom w:val="none" w:sz="0" w:space="0" w:color="auto"/>
                <w:right w:val="none" w:sz="0" w:space="0" w:color="auto"/>
              </w:divBdr>
            </w:div>
            <w:div w:id="1344169621">
              <w:marLeft w:val="0"/>
              <w:marRight w:val="0"/>
              <w:marTop w:val="0"/>
              <w:marBottom w:val="0"/>
              <w:divBdr>
                <w:top w:val="none" w:sz="0" w:space="0" w:color="auto"/>
                <w:left w:val="none" w:sz="0" w:space="0" w:color="auto"/>
                <w:bottom w:val="none" w:sz="0" w:space="0" w:color="auto"/>
                <w:right w:val="none" w:sz="0" w:space="0" w:color="auto"/>
              </w:divBdr>
            </w:div>
            <w:div w:id="1413624269">
              <w:marLeft w:val="0"/>
              <w:marRight w:val="0"/>
              <w:marTop w:val="0"/>
              <w:marBottom w:val="0"/>
              <w:divBdr>
                <w:top w:val="none" w:sz="0" w:space="0" w:color="auto"/>
                <w:left w:val="none" w:sz="0" w:space="0" w:color="auto"/>
                <w:bottom w:val="none" w:sz="0" w:space="0" w:color="auto"/>
                <w:right w:val="none" w:sz="0" w:space="0" w:color="auto"/>
              </w:divBdr>
            </w:div>
            <w:div w:id="1551842840">
              <w:marLeft w:val="0"/>
              <w:marRight w:val="0"/>
              <w:marTop w:val="0"/>
              <w:marBottom w:val="0"/>
              <w:divBdr>
                <w:top w:val="none" w:sz="0" w:space="0" w:color="auto"/>
                <w:left w:val="none" w:sz="0" w:space="0" w:color="auto"/>
                <w:bottom w:val="none" w:sz="0" w:space="0" w:color="auto"/>
                <w:right w:val="none" w:sz="0" w:space="0" w:color="auto"/>
              </w:divBdr>
            </w:div>
            <w:div w:id="1579746374">
              <w:marLeft w:val="0"/>
              <w:marRight w:val="0"/>
              <w:marTop w:val="0"/>
              <w:marBottom w:val="0"/>
              <w:divBdr>
                <w:top w:val="none" w:sz="0" w:space="0" w:color="auto"/>
                <w:left w:val="none" w:sz="0" w:space="0" w:color="auto"/>
                <w:bottom w:val="none" w:sz="0" w:space="0" w:color="auto"/>
                <w:right w:val="none" w:sz="0" w:space="0" w:color="auto"/>
              </w:divBdr>
            </w:div>
            <w:div w:id="1599947774">
              <w:marLeft w:val="0"/>
              <w:marRight w:val="0"/>
              <w:marTop w:val="0"/>
              <w:marBottom w:val="0"/>
              <w:divBdr>
                <w:top w:val="none" w:sz="0" w:space="0" w:color="auto"/>
                <w:left w:val="none" w:sz="0" w:space="0" w:color="auto"/>
                <w:bottom w:val="none" w:sz="0" w:space="0" w:color="auto"/>
                <w:right w:val="none" w:sz="0" w:space="0" w:color="auto"/>
              </w:divBdr>
            </w:div>
            <w:div w:id="1665475151">
              <w:marLeft w:val="0"/>
              <w:marRight w:val="0"/>
              <w:marTop w:val="0"/>
              <w:marBottom w:val="0"/>
              <w:divBdr>
                <w:top w:val="none" w:sz="0" w:space="0" w:color="auto"/>
                <w:left w:val="none" w:sz="0" w:space="0" w:color="auto"/>
                <w:bottom w:val="none" w:sz="0" w:space="0" w:color="auto"/>
                <w:right w:val="none" w:sz="0" w:space="0" w:color="auto"/>
              </w:divBdr>
            </w:div>
            <w:div w:id="1666470342">
              <w:marLeft w:val="0"/>
              <w:marRight w:val="0"/>
              <w:marTop w:val="0"/>
              <w:marBottom w:val="0"/>
              <w:divBdr>
                <w:top w:val="none" w:sz="0" w:space="0" w:color="auto"/>
                <w:left w:val="none" w:sz="0" w:space="0" w:color="auto"/>
                <w:bottom w:val="none" w:sz="0" w:space="0" w:color="auto"/>
                <w:right w:val="none" w:sz="0" w:space="0" w:color="auto"/>
              </w:divBdr>
            </w:div>
            <w:div w:id="2062825508">
              <w:marLeft w:val="0"/>
              <w:marRight w:val="0"/>
              <w:marTop w:val="0"/>
              <w:marBottom w:val="0"/>
              <w:divBdr>
                <w:top w:val="none" w:sz="0" w:space="0" w:color="auto"/>
                <w:left w:val="none" w:sz="0" w:space="0" w:color="auto"/>
                <w:bottom w:val="none" w:sz="0" w:space="0" w:color="auto"/>
                <w:right w:val="none" w:sz="0" w:space="0" w:color="auto"/>
              </w:divBdr>
            </w:div>
            <w:div w:id="20904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5764">
      <w:bodyDiv w:val="1"/>
      <w:marLeft w:val="0"/>
      <w:marRight w:val="0"/>
      <w:marTop w:val="0"/>
      <w:marBottom w:val="0"/>
      <w:divBdr>
        <w:top w:val="none" w:sz="0" w:space="0" w:color="auto"/>
        <w:left w:val="none" w:sz="0" w:space="0" w:color="auto"/>
        <w:bottom w:val="none" w:sz="0" w:space="0" w:color="auto"/>
        <w:right w:val="none" w:sz="0" w:space="0" w:color="auto"/>
      </w:divBdr>
    </w:div>
    <w:div w:id="1118067204">
      <w:bodyDiv w:val="1"/>
      <w:marLeft w:val="0"/>
      <w:marRight w:val="0"/>
      <w:marTop w:val="0"/>
      <w:marBottom w:val="0"/>
      <w:divBdr>
        <w:top w:val="none" w:sz="0" w:space="0" w:color="auto"/>
        <w:left w:val="none" w:sz="0" w:space="0" w:color="auto"/>
        <w:bottom w:val="none" w:sz="0" w:space="0" w:color="auto"/>
        <w:right w:val="none" w:sz="0" w:space="0" w:color="auto"/>
      </w:divBdr>
    </w:div>
    <w:div w:id="1139763270">
      <w:bodyDiv w:val="1"/>
      <w:marLeft w:val="0"/>
      <w:marRight w:val="0"/>
      <w:marTop w:val="0"/>
      <w:marBottom w:val="0"/>
      <w:divBdr>
        <w:top w:val="none" w:sz="0" w:space="0" w:color="auto"/>
        <w:left w:val="none" w:sz="0" w:space="0" w:color="auto"/>
        <w:bottom w:val="none" w:sz="0" w:space="0" w:color="auto"/>
        <w:right w:val="none" w:sz="0" w:space="0" w:color="auto"/>
      </w:divBdr>
    </w:div>
    <w:div w:id="1142893304">
      <w:bodyDiv w:val="1"/>
      <w:marLeft w:val="0"/>
      <w:marRight w:val="0"/>
      <w:marTop w:val="0"/>
      <w:marBottom w:val="0"/>
      <w:divBdr>
        <w:top w:val="none" w:sz="0" w:space="0" w:color="auto"/>
        <w:left w:val="none" w:sz="0" w:space="0" w:color="auto"/>
        <w:bottom w:val="none" w:sz="0" w:space="0" w:color="auto"/>
        <w:right w:val="none" w:sz="0" w:space="0" w:color="auto"/>
      </w:divBdr>
    </w:div>
    <w:div w:id="1166943676">
      <w:bodyDiv w:val="1"/>
      <w:marLeft w:val="0"/>
      <w:marRight w:val="0"/>
      <w:marTop w:val="0"/>
      <w:marBottom w:val="0"/>
      <w:divBdr>
        <w:top w:val="none" w:sz="0" w:space="0" w:color="auto"/>
        <w:left w:val="none" w:sz="0" w:space="0" w:color="auto"/>
        <w:bottom w:val="none" w:sz="0" w:space="0" w:color="auto"/>
        <w:right w:val="none" w:sz="0" w:space="0" w:color="auto"/>
      </w:divBdr>
    </w:div>
    <w:div w:id="1170682951">
      <w:bodyDiv w:val="1"/>
      <w:marLeft w:val="0"/>
      <w:marRight w:val="0"/>
      <w:marTop w:val="0"/>
      <w:marBottom w:val="0"/>
      <w:divBdr>
        <w:top w:val="none" w:sz="0" w:space="0" w:color="auto"/>
        <w:left w:val="none" w:sz="0" w:space="0" w:color="auto"/>
        <w:bottom w:val="none" w:sz="0" w:space="0" w:color="auto"/>
        <w:right w:val="none" w:sz="0" w:space="0" w:color="auto"/>
      </w:divBdr>
    </w:div>
    <w:div w:id="1193807217">
      <w:bodyDiv w:val="1"/>
      <w:marLeft w:val="0"/>
      <w:marRight w:val="0"/>
      <w:marTop w:val="0"/>
      <w:marBottom w:val="0"/>
      <w:divBdr>
        <w:top w:val="none" w:sz="0" w:space="0" w:color="auto"/>
        <w:left w:val="none" w:sz="0" w:space="0" w:color="auto"/>
        <w:bottom w:val="none" w:sz="0" w:space="0" w:color="auto"/>
        <w:right w:val="none" w:sz="0" w:space="0" w:color="auto"/>
      </w:divBdr>
    </w:div>
    <w:div w:id="1233927525">
      <w:bodyDiv w:val="1"/>
      <w:marLeft w:val="0"/>
      <w:marRight w:val="0"/>
      <w:marTop w:val="0"/>
      <w:marBottom w:val="0"/>
      <w:divBdr>
        <w:top w:val="none" w:sz="0" w:space="0" w:color="auto"/>
        <w:left w:val="none" w:sz="0" w:space="0" w:color="auto"/>
        <w:bottom w:val="none" w:sz="0" w:space="0" w:color="auto"/>
        <w:right w:val="none" w:sz="0" w:space="0" w:color="auto"/>
      </w:divBdr>
    </w:div>
    <w:div w:id="1239558892">
      <w:bodyDiv w:val="1"/>
      <w:marLeft w:val="0"/>
      <w:marRight w:val="0"/>
      <w:marTop w:val="0"/>
      <w:marBottom w:val="0"/>
      <w:divBdr>
        <w:top w:val="none" w:sz="0" w:space="0" w:color="auto"/>
        <w:left w:val="none" w:sz="0" w:space="0" w:color="auto"/>
        <w:bottom w:val="none" w:sz="0" w:space="0" w:color="auto"/>
        <w:right w:val="none" w:sz="0" w:space="0" w:color="auto"/>
      </w:divBdr>
    </w:div>
    <w:div w:id="1247153081">
      <w:bodyDiv w:val="1"/>
      <w:marLeft w:val="0"/>
      <w:marRight w:val="0"/>
      <w:marTop w:val="0"/>
      <w:marBottom w:val="0"/>
      <w:divBdr>
        <w:top w:val="none" w:sz="0" w:space="0" w:color="auto"/>
        <w:left w:val="none" w:sz="0" w:space="0" w:color="auto"/>
        <w:bottom w:val="none" w:sz="0" w:space="0" w:color="auto"/>
        <w:right w:val="none" w:sz="0" w:space="0" w:color="auto"/>
      </w:divBdr>
    </w:div>
    <w:div w:id="1250390787">
      <w:bodyDiv w:val="1"/>
      <w:marLeft w:val="0"/>
      <w:marRight w:val="0"/>
      <w:marTop w:val="0"/>
      <w:marBottom w:val="0"/>
      <w:divBdr>
        <w:top w:val="none" w:sz="0" w:space="0" w:color="auto"/>
        <w:left w:val="none" w:sz="0" w:space="0" w:color="auto"/>
        <w:bottom w:val="none" w:sz="0" w:space="0" w:color="auto"/>
        <w:right w:val="none" w:sz="0" w:space="0" w:color="auto"/>
      </w:divBdr>
    </w:div>
    <w:div w:id="1275672546">
      <w:bodyDiv w:val="1"/>
      <w:marLeft w:val="0"/>
      <w:marRight w:val="0"/>
      <w:marTop w:val="0"/>
      <w:marBottom w:val="0"/>
      <w:divBdr>
        <w:top w:val="none" w:sz="0" w:space="0" w:color="auto"/>
        <w:left w:val="none" w:sz="0" w:space="0" w:color="auto"/>
        <w:bottom w:val="none" w:sz="0" w:space="0" w:color="auto"/>
        <w:right w:val="none" w:sz="0" w:space="0" w:color="auto"/>
      </w:divBdr>
      <w:divsChild>
        <w:div w:id="86972103">
          <w:marLeft w:val="0"/>
          <w:marRight w:val="0"/>
          <w:marTop w:val="0"/>
          <w:marBottom w:val="0"/>
          <w:divBdr>
            <w:top w:val="none" w:sz="0" w:space="0" w:color="auto"/>
            <w:left w:val="none" w:sz="0" w:space="0" w:color="auto"/>
            <w:bottom w:val="none" w:sz="0" w:space="0" w:color="auto"/>
            <w:right w:val="none" w:sz="0" w:space="0" w:color="auto"/>
          </w:divBdr>
          <w:divsChild>
            <w:div w:id="105430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655006">
      <w:bodyDiv w:val="1"/>
      <w:marLeft w:val="0"/>
      <w:marRight w:val="0"/>
      <w:marTop w:val="0"/>
      <w:marBottom w:val="0"/>
      <w:divBdr>
        <w:top w:val="none" w:sz="0" w:space="0" w:color="auto"/>
        <w:left w:val="none" w:sz="0" w:space="0" w:color="auto"/>
        <w:bottom w:val="none" w:sz="0" w:space="0" w:color="auto"/>
        <w:right w:val="none" w:sz="0" w:space="0" w:color="auto"/>
      </w:divBdr>
    </w:div>
    <w:div w:id="1308169464">
      <w:bodyDiv w:val="1"/>
      <w:marLeft w:val="0"/>
      <w:marRight w:val="0"/>
      <w:marTop w:val="0"/>
      <w:marBottom w:val="0"/>
      <w:divBdr>
        <w:top w:val="none" w:sz="0" w:space="0" w:color="auto"/>
        <w:left w:val="none" w:sz="0" w:space="0" w:color="auto"/>
        <w:bottom w:val="none" w:sz="0" w:space="0" w:color="auto"/>
        <w:right w:val="none" w:sz="0" w:space="0" w:color="auto"/>
      </w:divBdr>
    </w:div>
    <w:div w:id="1326472119">
      <w:bodyDiv w:val="1"/>
      <w:marLeft w:val="0"/>
      <w:marRight w:val="0"/>
      <w:marTop w:val="0"/>
      <w:marBottom w:val="0"/>
      <w:divBdr>
        <w:top w:val="none" w:sz="0" w:space="0" w:color="auto"/>
        <w:left w:val="none" w:sz="0" w:space="0" w:color="auto"/>
        <w:bottom w:val="none" w:sz="0" w:space="0" w:color="auto"/>
        <w:right w:val="none" w:sz="0" w:space="0" w:color="auto"/>
      </w:divBdr>
    </w:div>
    <w:div w:id="1338390007">
      <w:bodyDiv w:val="1"/>
      <w:marLeft w:val="0"/>
      <w:marRight w:val="0"/>
      <w:marTop w:val="0"/>
      <w:marBottom w:val="0"/>
      <w:divBdr>
        <w:top w:val="none" w:sz="0" w:space="0" w:color="auto"/>
        <w:left w:val="none" w:sz="0" w:space="0" w:color="auto"/>
        <w:bottom w:val="none" w:sz="0" w:space="0" w:color="auto"/>
        <w:right w:val="none" w:sz="0" w:space="0" w:color="auto"/>
      </w:divBdr>
      <w:divsChild>
        <w:div w:id="1015303215">
          <w:marLeft w:val="0"/>
          <w:marRight w:val="0"/>
          <w:marTop w:val="0"/>
          <w:marBottom w:val="0"/>
          <w:divBdr>
            <w:top w:val="none" w:sz="0" w:space="0" w:color="auto"/>
            <w:left w:val="none" w:sz="0" w:space="0" w:color="auto"/>
            <w:bottom w:val="none" w:sz="0" w:space="0" w:color="auto"/>
            <w:right w:val="none" w:sz="0" w:space="0" w:color="auto"/>
          </w:divBdr>
          <w:divsChild>
            <w:div w:id="187730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1977">
      <w:bodyDiv w:val="1"/>
      <w:marLeft w:val="0"/>
      <w:marRight w:val="0"/>
      <w:marTop w:val="0"/>
      <w:marBottom w:val="0"/>
      <w:divBdr>
        <w:top w:val="none" w:sz="0" w:space="0" w:color="auto"/>
        <w:left w:val="none" w:sz="0" w:space="0" w:color="auto"/>
        <w:bottom w:val="none" w:sz="0" w:space="0" w:color="auto"/>
        <w:right w:val="none" w:sz="0" w:space="0" w:color="auto"/>
      </w:divBdr>
    </w:div>
    <w:div w:id="1359505191">
      <w:bodyDiv w:val="1"/>
      <w:marLeft w:val="0"/>
      <w:marRight w:val="0"/>
      <w:marTop w:val="0"/>
      <w:marBottom w:val="0"/>
      <w:divBdr>
        <w:top w:val="none" w:sz="0" w:space="0" w:color="auto"/>
        <w:left w:val="none" w:sz="0" w:space="0" w:color="auto"/>
        <w:bottom w:val="none" w:sz="0" w:space="0" w:color="auto"/>
        <w:right w:val="none" w:sz="0" w:space="0" w:color="auto"/>
      </w:divBdr>
      <w:divsChild>
        <w:div w:id="876701442">
          <w:marLeft w:val="0"/>
          <w:marRight w:val="0"/>
          <w:marTop w:val="0"/>
          <w:marBottom w:val="0"/>
          <w:divBdr>
            <w:top w:val="none" w:sz="0" w:space="0" w:color="auto"/>
            <w:left w:val="none" w:sz="0" w:space="0" w:color="auto"/>
            <w:bottom w:val="none" w:sz="0" w:space="0" w:color="auto"/>
            <w:right w:val="none" w:sz="0" w:space="0" w:color="auto"/>
          </w:divBdr>
          <w:divsChild>
            <w:div w:id="245268157">
              <w:marLeft w:val="0"/>
              <w:marRight w:val="0"/>
              <w:marTop w:val="0"/>
              <w:marBottom w:val="0"/>
              <w:divBdr>
                <w:top w:val="none" w:sz="0" w:space="0" w:color="auto"/>
                <w:left w:val="none" w:sz="0" w:space="0" w:color="auto"/>
                <w:bottom w:val="none" w:sz="0" w:space="0" w:color="auto"/>
                <w:right w:val="none" w:sz="0" w:space="0" w:color="auto"/>
              </w:divBdr>
            </w:div>
            <w:div w:id="136806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34668">
      <w:bodyDiv w:val="1"/>
      <w:marLeft w:val="0"/>
      <w:marRight w:val="0"/>
      <w:marTop w:val="0"/>
      <w:marBottom w:val="0"/>
      <w:divBdr>
        <w:top w:val="none" w:sz="0" w:space="0" w:color="auto"/>
        <w:left w:val="none" w:sz="0" w:space="0" w:color="auto"/>
        <w:bottom w:val="none" w:sz="0" w:space="0" w:color="auto"/>
        <w:right w:val="none" w:sz="0" w:space="0" w:color="auto"/>
      </w:divBdr>
      <w:divsChild>
        <w:div w:id="1590458942">
          <w:marLeft w:val="0"/>
          <w:marRight w:val="0"/>
          <w:marTop w:val="0"/>
          <w:marBottom w:val="0"/>
          <w:divBdr>
            <w:top w:val="none" w:sz="0" w:space="0" w:color="auto"/>
            <w:left w:val="none" w:sz="0" w:space="0" w:color="auto"/>
            <w:bottom w:val="none" w:sz="0" w:space="0" w:color="auto"/>
            <w:right w:val="none" w:sz="0" w:space="0" w:color="auto"/>
          </w:divBdr>
          <w:divsChild>
            <w:div w:id="146359722">
              <w:marLeft w:val="0"/>
              <w:marRight w:val="0"/>
              <w:marTop w:val="0"/>
              <w:marBottom w:val="0"/>
              <w:divBdr>
                <w:top w:val="none" w:sz="0" w:space="0" w:color="auto"/>
                <w:left w:val="none" w:sz="0" w:space="0" w:color="auto"/>
                <w:bottom w:val="none" w:sz="0" w:space="0" w:color="auto"/>
                <w:right w:val="none" w:sz="0" w:space="0" w:color="auto"/>
              </w:divBdr>
            </w:div>
            <w:div w:id="568348303">
              <w:marLeft w:val="0"/>
              <w:marRight w:val="0"/>
              <w:marTop w:val="0"/>
              <w:marBottom w:val="0"/>
              <w:divBdr>
                <w:top w:val="none" w:sz="0" w:space="0" w:color="auto"/>
                <w:left w:val="none" w:sz="0" w:space="0" w:color="auto"/>
                <w:bottom w:val="none" w:sz="0" w:space="0" w:color="auto"/>
                <w:right w:val="none" w:sz="0" w:space="0" w:color="auto"/>
              </w:divBdr>
            </w:div>
            <w:div w:id="881938681">
              <w:marLeft w:val="0"/>
              <w:marRight w:val="0"/>
              <w:marTop w:val="0"/>
              <w:marBottom w:val="0"/>
              <w:divBdr>
                <w:top w:val="none" w:sz="0" w:space="0" w:color="auto"/>
                <w:left w:val="none" w:sz="0" w:space="0" w:color="auto"/>
                <w:bottom w:val="none" w:sz="0" w:space="0" w:color="auto"/>
                <w:right w:val="none" w:sz="0" w:space="0" w:color="auto"/>
              </w:divBdr>
            </w:div>
            <w:div w:id="1423793917">
              <w:marLeft w:val="0"/>
              <w:marRight w:val="0"/>
              <w:marTop w:val="0"/>
              <w:marBottom w:val="0"/>
              <w:divBdr>
                <w:top w:val="none" w:sz="0" w:space="0" w:color="auto"/>
                <w:left w:val="none" w:sz="0" w:space="0" w:color="auto"/>
                <w:bottom w:val="none" w:sz="0" w:space="0" w:color="auto"/>
                <w:right w:val="none" w:sz="0" w:space="0" w:color="auto"/>
              </w:divBdr>
            </w:div>
            <w:div w:id="19280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49376">
      <w:bodyDiv w:val="1"/>
      <w:marLeft w:val="0"/>
      <w:marRight w:val="0"/>
      <w:marTop w:val="0"/>
      <w:marBottom w:val="0"/>
      <w:divBdr>
        <w:top w:val="none" w:sz="0" w:space="0" w:color="auto"/>
        <w:left w:val="none" w:sz="0" w:space="0" w:color="auto"/>
        <w:bottom w:val="none" w:sz="0" w:space="0" w:color="auto"/>
        <w:right w:val="none" w:sz="0" w:space="0" w:color="auto"/>
      </w:divBdr>
    </w:div>
    <w:div w:id="1429429541">
      <w:bodyDiv w:val="1"/>
      <w:marLeft w:val="0"/>
      <w:marRight w:val="0"/>
      <w:marTop w:val="0"/>
      <w:marBottom w:val="0"/>
      <w:divBdr>
        <w:top w:val="none" w:sz="0" w:space="0" w:color="auto"/>
        <w:left w:val="none" w:sz="0" w:space="0" w:color="auto"/>
        <w:bottom w:val="none" w:sz="0" w:space="0" w:color="auto"/>
        <w:right w:val="none" w:sz="0" w:space="0" w:color="auto"/>
      </w:divBdr>
    </w:div>
    <w:div w:id="1432238141">
      <w:bodyDiv w:val="1"/>
      <w:marLeft w:val="0"/>
      <w:marRight w:val="0"/>
      <w:marTop w:val="0"/>
      <w:marBottom w:val="0"/>
      <w:divBdr>
        <w:top w:val="none" w:sz="0" w:space="0" w:color="auto"/>
        <w:left w:val="none" w:sz="0" w:space="0" w:color="auto"/>
        <w:bottom w:val="none" w:sz="0" w:space="0" w:color="auto"/>
        <w:right w:val="none" w:sz="0" w:space="0" w:color="auto"/>
      </w:divBdr>
      <w:divsChild>
        <w:div w:id="88284291">
          <w:marLeft w:val="0"/>
          <w:marRight w:val="0"/>
          <w:marTop w:val="0"/>
          <w:marBottom w:val="0"/>
          <w:divBdr>
            <w:top w:val="none" w:sz="0" w:space="0" w:color="auto"/>
            <w:left w:val="none" w:sz="0" w:space="0" w:color="auto"/>
            <w:bottom w:val="none" w:sz="0" w:space="0" w:color="auto"/>
            <w:right w:val="none" w:sz="0" w:space="0" w:color="auto"/>
          </w:divBdr>
          <w:divsChild>
            <w:div w:id="29684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63908">
      <w:bodyDiv w:val="1"/>
      <w:marLeft w:val="0"/>
      <w:marRight w:val="0"/>
      <w:marTop w:val="0"/>
      <w:marBottom w:val="0"/>
      <w:divBdr>
        <w:top w:val="none" w:sz="0" w:space="0" w:color="auto"/>
        <w:left w:val="none" w:sz="0" w:space="0" w:color="auto"/>
        <w:bottom w:val="none" w:sz="0" w:space="0" w:color="auto"/>
        <w:right w:val="none" w:sz="0" w:space="0" w:color="auto"/>
      </w:divBdr>
    </w:div>
    <w:div w:id="1458570973">
      <w:bodyDiv w:val="1"/>
      <w:marLeft w:val="0"/>
      <w:marRight w:val="0"/>
      <w:marTop w:val="0"/>
      <w:marBottom w:val="0"/>
      <w:divBdr>
        <w:top w:val="none" w:sz="0" w:space="0" w:color="auto"/>
        <w:left w:val="none" w:sz="0" w:space="0" w:color="auto"/>
        <w:bottom w:val="none" w:sz="0" w:space="0" w:color="auto"/>
        <w:right w:val="none" w:sz="0" w:space="0" w:color="auto"/>
      </w:divBdr>
    </w:div>
    <w:div w:id="1470897547">
      <w:bodyDiv w:val="1"/>
      <w:marLeft w:val="0"/>
      <w:marRight w:val="0"/>
      <w:marTop w:val="0"/>
      <w:marBottom w:val="0"/>
      <w:divBdr>
        <w:top w:val="none" w:sz="0" w:space="0" w:color="auto"/>
        <w:left w:val="none" w:sz="0" w:space="0" w:color="auto"/>
        <w:bottom w:val="none" w:sz="0" w:space="0" w:color="auto"/>
        <w:right w:val="none" w:sz="0" w:space="0" w:color="auto"/>
      </w:divBdr>
      <w:divsChild>
        <w:div w:id="1392390573">
          <w:marLeft w:val="0"/>
          <w:marRight w:val="0"/>
          <w:marTop w:val="0"/>
          <w:marBottom w:val="0"/>
          <w:divBdr>
            <w:top w:val="none" w:sz="0" w:space="0" w:color="auto"/>
            <w:left w:val="none" w:sz="0" w:space="0" w:color="auto"/>
            <w:bottom w:val="none" w:sz="0" w:space="0" w:color="auto"/>
            <w:right w:val="none" w:sz="0" w:space="0" w:color="auto"/>
          </w:divBdr>
          <w:divsChild>
            <w:div w:id="193154719">
              <w:marLeft w:val="0"/>
              <w:marRight w:val="0"/>
              <w:marTop w:val="0"/>
              <w:marBottom w:val="0"/>
              <w:divBdr>
                <w:top w:val="none" w:sz="0" w:space="0" w:color="auto"/>
                <w:left w:val="none" w:sz="0" w:space="0" w:color="auto"/>
                <w:bottom w:val="none" w:sz="0" w:space="0" w:color="auto"/>
                <w:right w:val="none" w:sz="0" w:space="0" w:color="auto"/>
              </w:divBdr>
            </w:div>
            <w:div w:id="1070347079">
              <w:marLeft w:val="0"/>
              <w:marRight w:val="0"/>
              <w:marTop w:val="0"/>
              <w:marBottom w:val="0"/>
              <w:divBdr>
                <w:top w:val="none" w:sz="0" w:space="0" w:color="auto"/>
                <w:left w:val="none" w:sz="0" w:space="0" w:color="auto"/>
                <w:bottom w:val="none" w:sz="0" w:space="0" w:color="auto"/>
                <w:right w:val="none" w:sz="0" w:space="0" w:color="auto"/>
              </w:divBdr>
            </w:div>
            <w:div w:id="1976134722">
              <w:marLeft w:val="0"/>
              <w:marRight w:val="0"/>
              <w:marTop w:val="0"/>
              <w:marBottom w:val="0"/>
              <w:divBdr>
                <w:top w:val="none" w:sz="0" w:space="0" w:color="auto"/>
                <w:left w:val="none" w:sz="0" w:space="0" w:color="auto"/>
                <w:bottom w:val="none" w:sz="0" w:space="0" w:color="auto"/>
                <w:right w:val="none" w:sz="0" w:space="0" w:color="auto"/>
              </w:divBdr>
              <w:divsChild>
                <w:div w:id="1790127787">
                  <w:marLeft w:val="0"/>
                  <w:marRight w:val="0"/>
                  <w:marTop w:val="0"/>
                  <w:marBottom w:val="0"/>
                  <w:divBdr>
                    <w:top w:val="none" w:sz="0" w:space="0" w:color="auto"/>
                    <w:left w:val="none" w:sz="0" w:space="0" w:color="auto"/>
                    <w:bottom w:val="none" w:sz="0" w:space="0" w:color="auto"/>
                    <w:right w:val="none" w:sz="0" w:space="0" w:color="auto"/>
                  </w:divBdr>
                  <w:divsChild>
                    <w:div w:id="130616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511770">
      <w:bodyDiv w:val="1"/>
      <w:marLeft w:val="0"/>
      <w:marRight w:val="0"/>
      <w:marTop w:val="0"/>
      <w:marBottom w:val="0"/>
      <w:divBdr>
        <w:top w:val="none" w:sz="0" w:space="0" w:color="auto"/>
        <w:left w:val="none" w:sz="0" w:space="0" w:color="auto"/>
        <w:bottom w:val="none" w:sz="0" w:space="0" w:color="auto"/>
        <w:right w:val="none" w:sz="0" w:space="0" w:color="auto"/>
      </w:divBdr>
    </w:div>
    <w:div w:id="1486824116">
      <w:bodyDiv w:val="1"/>
      <w:marLeft w:val="0"/>
      <w:marRight w:val="0"/>
      <w:marTop w:val="0"/>
      <w:marBottom w:val="0"/>
      <w:divBdr>
        <w:top w:val="none" w:sz="0" w:space="0" w:color="auto"/>
        <w:left w:val="none" w:sz="0" w:space="0" w:color="auto"/>
        <w:bottom w:val="none" w:sz="0" w:space="0" w:color="auto"/>
        <w:right w:val="none" w:sz="0" w:space="0" w:color="auto"/>
      </w:divBdr>
    </w:div>
    <w:div w:id="1499006211">
      <w:bodyDiv w:val="1"/>
      <w:marLeft w:val="0"/>
      <w:marRight w:val="0"/>
      <w:marTop w:val="0"/>
      <w:marBottom w:val="0"/>
      <w:divBdr>
        <w:top w:val="none" w:sz="0" w:space="0" w:color="auto"/>
        <w:left w:val="none" w:sz="0" w:space="0" w:color="auto"/>
        <w:bottom w:val="none" w:sz="0" w:space="0" w:color="auto"/>
        <w:right w:val="none" w:sz="0" w:space="0" w:color="auto"/>
      </w:divBdr>
    </w:div>
    <w:div w:id="1502431681">
      <w:bodyDiv w:val="1"/>
      <w:marLeft w:val="0"/>
      <w:marRight w:val="0"/>
      <w:marTop w:val="0"/>
      <w:marBottom w:val="0"/>
      <w:divBdr>
        <w:top w:val="none" w:sz="0" w:space="0" w:color="auto"/>
        <w:left w:val="none" w:sz="0" w:space="0" w:color="auto"/>
        <w:bottom w:val="none" w:sz="0" w:space="0" w:color="auto"/>
        <w:right w:val="none" w:sz="0" w:space="0" w:color="auto"/>
      </w:divBdr>
    </w:div>
    <w:div w:id="1510219252">
      <w:bodyDiv w:val="1"/>
      <w:marLeft w:val="0"/>
      <w:marRight w:val="0"/>
      <w:marTop w:val="0"/>
      <w:marBottom w:val="0"/>
      <w:divBdr>
        <w:top w:val="none" w:sz="0" w:space="0" w:color="auto"/>
        <w:left w:val="none" w:sz="0" w:space="0" w:color="auto"/>
        <w:bottom w:val="none" w:sz="0" w:space="0" w:color="auto"/>
        <w:right w:val="none" w:sz="0" w:space="0" w:color="auto"/>
      </w:divBdr>
    </w:div>
    <w:div w:id="1516654783">
      <w:bodyDiv w:val="1"/>
      <w:marLeft w:val="0"/>
      <w:marRight w:val="0"/>
      <w:marTop w:val="0"/>
      <w:marBottom w:val="0"/>
      <w:divBdr>
        <w:top w:val="none" w:sz="0" w:space="0" w:color="auto"/>
        <w:left w:val="none" w:sz="0" w:space="0" w:color="auto"/>
        <w:bottom w:val="none" w:sz="0" w:space="0" w:color="auto"/>
        <w:right w:val="none" w:sz="0" w:space="0" w:color="auto"/>
      </w:divBdr>
    </w:div>
    <w:div w:id="1528640889">
      <w:bodyDiv w:val="1"/>
      <w:marLeft w:val="0"/>
      <w:marRight w:val="0"/>
      <w:marTop w:val="0"/>
      <w:marBottom w:val="0"/>
      <w:divBdr>
        <w:top w:val="none" w:sz="0" w:space="0" w:color="auto"/>
        <w:left w:val="none" w:sz="0" w:space="0" w:color="auto"/>
        <w:bottom w:val="none" w:sz="0" w:space="0" w:color="auto"/>
        <w:right w:val="none" w:sz="0" w:space="0" w:color="auto"/>
      </w:divBdr>
    </w:div>
    <w:div w:id="1535995589">
      <w:bodyDiv w:val="1"/>
      <w:marLeft w:val="0"/>
      <w:marRight w:val="0"/>
      <w:marTop w:val="0"/>
      <w:marBottom w:val="0"/>
      <w:divBdr>
        <w:top w:val="none" w:sz="0" w:space="0" w:color="auto"/>
        <w:left w:val="none" w:sz="0" w:space="0" w:color="auto"/>
        <w:bottom w:val="none" w:sz="0" w:space="0" w:color="auto"/>
        <w:right w:val="none" w:sz="0" w:space="0" w:color="auto"/>
      </w:divBdr>
    </w:div>
    <w:div w:id="1543403842">
      <w:bodyDiv w:val="1"/>
      <w:marLeft w:val="0"/>
      <w:marRight w:val="0"/>
      <w:marTop w:val="0"/>
      <w:marBottom w:val="0"/>
      <w:divBdr>
        <w:top w:val="none" w:sz="0" w:space="0" w:color="auto"/>
        <w:left w:val="none" w:sz="0" w:space="0" w:color="auto"/>
        <w:bottom w:val="none" w:sz="0" w:space="0" w:color="auto"/>
        <w:right w:val="none" w:sz="0" w:space="0" w:color="auto"/>
      </w:divBdr>
      <w:divsChild>
        <w:div w:id="489950448">
          <w:marLeft w:val="0"/>
          <w:marRight w:val="0"/>
          <w:marTop w:val="0"/>
          <w:marBottom w:val="0"/>
          <w:divBdr>
            <w:top w:val="none" w:sz="0" w:space="0" w:color="auto"/>
            <w:left w:val="none" w:sz="0" w:space="0" w:color="auto"/>
            <w:bottom w:val="none" w:sz="0" w:space="0" w:color="auto"/>
            <w:right w:val="none" w:sz="0" w:space="0" w:color="auto"/>
          </w:divBdr>
          <w:divsChild>
            <w:div w:id="99726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03584">
      <w:bodyDiv w:val="1"/>
      <w:marLeft w:val="0"/>
      <w:marRight w:val="0"/>
      <w:marTop w:val="0"/>
      <w:marBottom w:val="0"/>
      <w:divBdr>
        <w:top w:val="none" w:sz="0" w:space="0" w:color="auto"/>
        <w:left w:val="none" w:sz="0" w:space="0" w:color="auto"/>
        <w:bottom w:val="none" w:sz="0" w:space="0" w:color="auto"/>
        <w:right w:val="none" w:sz="0" w:space="0" w:color="auto"/>
      </w:divBdr>
    </w:div>
    <w:div w:id="1557816845">
      <w:bodyDiv w:val="1"/>
      <w:marLeft w:val="0"/>
      <w:marRight w:val="0"/>
      <w:marTop w:val="0"/>
      <w:marBottom w:val="0"/>
      <w:divBdr>
        <w:top w:val="none" w:sz="0" w:space="0" w:color="auto"/>
        <w:left w:val="none" w:sz="0" w:space="0" w:color="auto"/>
        <w:bottom w:val="none" w:sz="0" w:space="0" w:color="auto"/>
        <w:right w:val="none" w:sz="0" w:space="0" w:color="auto"/>
      </w:divBdr>
    </w:div>
    <w:div w:id="1565945169">
      <w:bodyDiv w:val="1"/>
      <w:marLeft w:val="0"/>
      <w:marRight w:val="0"/>
      <w:marTop w:val="0"/>
      <w:marBottom w:val="0"/>
      <w:divBdr>
        <w:top w:val="none" w:sz="0" w:space="0" w:color="auto"/>
        <w:left w:val="none" w:sz="0" w:space="0" w:color="auto"/>
        <w:bottom w:val="none" w:sz="0" w:space="0" w:color="auto"/>
        <w:right w:val="none" w:sz="0" w:space="0" w:color="auto"/>
      </w:divBdr>
    </w:div>
    <w:div w:id="1588733663">
      <w:bodyDiv w:val="1"/>
      <w:marLeft w:val="0"/>
      <w:marRight w:val="0"/>
      <w:marTop w:val="0"/>
      <w:marBottom w:val="0"/>
      <w:divBdr>
        <w:top w:val="none" w:sz="0" w:space="0" w:color="auto"/>
        <w:left w:val="none" w:sz="0" w:space="0" w:color="auto"/>
        <w:bottom w:val="none" w:sz="0" w:space="0" w:color="auto"/>
        <w:right w:val="none" w:sz="0" w:space="0" w:color="auto"/>
      </w:divBdr>
    </w:div>
    <w:div w:id="1598175157">
      <w:bodyDiv w:val="1"/>
      <w:marLeft w:val="0"/>
      <w:marRight w:val="0"/>
      <w:marTop w:val="0"/>
      <w:marBottom w:val="0"/>
      <w:divBdr>
        <w:top w:val="none" w:sz="0" w:space="0" w:color="auto"/>
        <w:left w:val="none" w:sz="0" w:space="0" w:color="auto"/>
        <w:bottom w:val="none" w:sz="0" w:space="0" w:color="auto"/>
        <w:right w:val="none" w:sz="0" w:space="0" w:color="auto"/>
      </w:divBdr>
    </w:div>
    <w:div w:id="1631742043">
      <w:bodyDiv w:val="1"/>
      <w:marLeft w:val="0"/>
      <w:marRight w:val="0"/>
      <w:marTop w:val="0"/>
      <w:marBottom w:val="0"/>
      <w:divBdr>
        <w:top w:val="none" w:sz="0" w:space="0" w:color="auto"/>
        <w:left w:val="none" w:sz="0" w:space="0" w:color="auto"/>
        <w:bottom w:val="none" w:sz="0" w:space="0" w:color="auto"/>
        <w:right w:val="none" w:sz="0" w:space="0" w:color="auto"/>
      </w:divBdr>
      <w:divsChild>
        <w:div w:id="704404806">
          <w:marLeft w:val="0"/>
          <w:marRight w:val="0"/>
          <w:marTop w:val="0"/>
          <w:marBottom w:val="0"/>
          <w:divBdr>
            <w:top w:val="none" w:sz="0" w:space="0" w:color="auto"/>
            <w:left w:val="none" w:sz="0" w:space="0" w:color="auto"/>
            <w:bottom w:val="none" w:sz="0" w:space="0" w:color="auto"/>
            <w:right w:val="none" w:sz="0" w:space="0" w:color="auto"/>
          </w:divBdr>
          <w:divsChild>
            <w:div w:id="517307645">
              <w:marLeft w:val="0"/>
              <w:marRight w:val="0"/>
              <w:marTop w:val="0"/>
              <w:marBottom w:val="0"/>
              <w:divBdr>
                <w:top w:val="none" w:sz="0" w:space="0" w:color="auto"/>
                <w:left w:val="none" w:sz="0" w:space="0" w:color="auto"/>
                <w:bottom w:val="none" w:sz="0" w:space="0" w:color="auto"/>
                <w:right w:val="none" w:sz="0" w:space="0" w:color="auto"/>
              </w:divBdr>
            </w:div>
            <w:div w:id="741296438">
              <w:marLeft w:val="0"/>
              <w:marRight w:val="0"/>
              <w:marTop w:val="0"/>
              <w:marBottom w:val="0"/>
              <w:divBdr>
                <w:top w:val="none" w:sz="0" w:space="0" w:color="auto"/>
                <w:left w:val="none" w:sz="0" w:space="0" w:color="auto"/>
                <w:bottom w:val="none" w:sz="0" w:space="0" w:color="auto"/>
                <w:right w:val="none" w:sz="0" w:space="0" w:color="auto"/>
              </w:divBdr>
            </w:div>
            <w:div w:id="1197620251">
              <w:marLeft w:val="0"/>
              <w:marRight w:val="0"/>
              <w:marTop w:val="0"/>
              <w:marBottom w:val="0"/>
              <w:divBdr>
                <w:top w:val="none" w:sz="0" w:space="0" w:color="auto"/>
                <w:left w:val="none" w:sz="0" w:space="0" w:color="auto"/>
                <w:bottom w:val="none" w:sz="0" w:space="0" w:color="auto"/>
                <w:right w:val="none" w:sz="0" w:space="0" w:color="auto"/>
              </w:divBdr>
            </w:div>
            <w:div w:id="213937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40194">
      <w:bodyDiv w:val="1"/>
      <w:marLeft w:val="0"/>
      <w:marRight w:val="0"/>
      <w:marTop w:val="0"/>
      <w:marBottom w:val="0"/>
      <w:divBdr>
        <w:top w:val="none" w:sz="0" w:space="0" w:color="auto"/>
        <w:left w:val="none" w:sz="0" w:space="0" w:color="auto"/>
        <w:bottom w:val="none" w:sz="0" w:space="0" w:color="auto"/>
        <w:right w:val="none" w:sz="0" w:space="0" w:color="auto"/>
      </w:divBdr>
    </w:div>
    <w:div w:id="1679623115">
      <w:bodyDiv w:val="1"/>
      <w:marLeft w:val="0"/>
      <w:marRight w:val="0"/>
      <w:marTop w:val="0"/>
      <w:marBottom w:val="0"/>
      <w:divBdr>
        <w:top w:val="none" w:sz="0" w:space="0" w:color="auto"/>
        <w:left w:val="none" w:sz="0" w:space="0" w:color="auto"/>
        <w:bottom w:val="none" w:sz="0" w:space="0" w:color="auto"/>
        <w:right w:val="none" w:sz="0" w:space="0" w:color="auto"/>
      </w:divBdr>
    </w:div>
    <w:div w:id="1682580989">
      <w:bodyDiv w:val="1"/>
      <w:marLeft w:val="0"/>
      <w:marRight w:val="0"/>
      <w:marTop w:val="0"/>
      <w:marBottom w:val="0"/>
      <w:divBdr>
        <w:top w:val="none" w:sz="0" w:space="0" w:color="auto"/>
        <w:left w:val="none" w:sz="0" w:space="0" w:color="auto"/>
        <w:bottom w:val="none" w:sz="0" w:space="0" w:color="auto"/>
        <w:right w:val="none" w:sz="0" w:space="0" w:color="auto"/>
      </w:divBdr>
      <w:divsChild>
        <w:div w:id="891773578">
          <w:marLeft w:val="0"/>
          <w:marRight w:val="0"/>
          <w:marTop w:val="0"/>
          <w:marBottom w:val="0"/>
          <w:divBdr>
            <w:top w:val="none" w:sz="0" w:space="0" w:color="auto"/>
            <w:left w:val="none" w:sz="0" w:space="0" w:color="auto"/>
            <w:bottom w:val="none" w:sz="0" w:space="0" w:color="auto"/>
            <w:right w:val="none" w:sz="0" w:space="0" w:color="auto"/>
          </w:divBdr>
          <w:divsChild>
            <w:div w:id="683215335">
              <w:marLeft w:val="0"/>
              <w:marRight w:val="0"/>
              <w:marTop w:val="0"/>
              <w:marBottom w:val="0"/>
              <w:divBdr>
                <w:top w:val="none" w:sz="0" w:space="0" w:color="auto"/>
                <w:left w:val="none" w:sz="0" w:space="0" w:color="auto"/>
                <w:bottom w:val="none" w:sz="0" w:space="0" w:color="auto"/>
                <w:right w:val="none" w:sz="0" w:space="0" w:color="auto"/>
              </w:divBdr>
            </w:div>
            <w:div w:id="716901959">
              <w:marLeft w:val="0"/>
              <w:marRight w:val="0"/>
              <w:marTop w:val="0"/>
              <w:marBottom w:val="0"/>
              <w:divBdr>
                <w:top w:val="none" w:sz="0" w:space="0" w:color="auto"/>
                <w:left w:val="none" w:sz="0" w:space="0" w:color="auto"/>
                <w:bottom w:val="none" w:sz="0" w:space="0" w:color="auto"/>
                <w:right w:val="none" w:sz="0" w:space="0" w:color="auto"/>
              </w:divBdr>
            </w:div>
            <w:div w:id="762529593">
              <w:marLeft w:val="0"/>
              <w:marRight w:val="0"/>
              <w:marTop w:val="0"/>
              <w:marBottom w:val="0"/>
              <w:divBdr>
                <w:top w:val="none" w:sz="0" w:space="0" w:color="auto"/>
                <w:left w:val="none" w:sz="0" w:space="0" w:color="auto"/>
                <w:bottom w:val="none" w:sz="0" w:space="0" w:color="auto"/>
                <w:right w:val="none" w:sz="0" w:space="0" w:color="auto"/>
              </w:divBdr>
            </w:div>
            <w:div w:id="780219961">
              <w:marLeft w:val="0"/>
              <w:marRight w:val="0"/>
              <w:marTop w:val="0"/>
              <w:marBottom w:val="0"/>
              <w:divBdr>
                <w:top w:val="none" w:sz="0" w:space="0" w:color="auto"/>
                <w:left w:val="none" w:sz="0" w:space="0" w:color="auto"/>
                <w:bottom w:val="none" w:sz="0" w:space="0" w:color="auto"/>
                <w:right w:val="none" w:sz="0" w:space="0" w:color="auto"/>
              </w:divBdr>
            </w:div>
            <w:div w:id="1329022398">
              <w:marLeft w:val="0"/>
              <w:marRight w:val="0"/>
              <w:marTop w:val="0"/>
              <w:marBottom w:val="0"/>
              <w:divBdr>
                <w:top w:val="none" w:sz="0" w:space="0" w:color="auto"/>
                <w:left w:val="none" w:sz="0" w:space="0" w:color="auto"/>
                <w:bottom w:val="none" w:sz="0" w:space="0" w:color="auto"/>
                <w:right w:val="none" w:sz="0" w:space="0" w:color="auto"/>
              </w:divBdr>
            </w:div>
            <w:div w:id="1372805506">
              <w:marLeft w:val="0"/>
              <w:marRight w:val="0"/>
              <w:marTop w:val="0"/>
              <w:marBottom w:val="0"/>
              <w:divBdr>
                <w:top w:val="none" w:sz="0" w:space="0" w:color="auto"/>
                <w:left w:val="none" w:sz="0" w:space="0" w:color="auto"/>
                <w:bottom w:val="none" w:sz="0" w:space="0" w:color="auto"/>
                <w:right w:val="none" w:sz="0" w:space="0" w:color="auto"/>
              </w:divBdr>
            </w:div>
            <w:div w:id="1861775649">
              <w:marLeft w:val="0"/>
              <w:marRight w:val="0"/>
              <w:marTop w:val="0"/>
              <w:marBottom w:val="0"/>
              <w:divBdr>
                <w:top w:val="none" w:sz="0" w:space="0" w:color="auto"/>
                <w:left w:val="none" w:sz="0" w:space="0" w:color="auto"/>
                <w:bottom w:val="none" w:sz="0" w:space="0" w:color="auto"/>
                <w:right w:val="none" w:sz="0" w:space="0" w:color="auto"/>
              </w:divBdr>
            </w:div>
            <w:div w:id="1949577017">
              <w:marLeft w:val="0"/>
              <w:marRight w:val="0"/>
              <w:marTop w:val="0"/>
              <w:marBottom w:val="0"/>
              <w:divBdr>
                <w:top w:val="none" w:sz="0" w:space="0" w:color="auto"/>
                <w:left w:val="none" w:sz="0" w:space="0" w:color="auto"/>
                <w:bottom w:val="none" w:sz="0" w:space="0" w:color="auto"/>
                <w:right w:val="none" w:sz="0" w:space="0" w:color="auto"/>
              </w:divBdr>
            </w:div>
            <w:div w:id="213308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18268">
      <w:bodyDiv w:val="1"/>
      <w:marLeft w:val="0"/>
      <w:marRight w:val="0"/>
      <w:marTop w:val="0"/>
      <w:marBottom w:val="0"/>
      <w:divBdr>
        <w:top w:val="none" w:sz="0" w:space="0" w:color="auto"/>
        <w:left w:val="none" w:sz="0" w:space="0" w:color="auto"/>
        <w:bottom w:val="none" w:sz="0" w:space="0" w:color="auto"/>
        <w:right w:val="none" w:sz="0" w:space="0" w:color="auto"/>
      </w:divBdr>
    </w:div>
    <w:div w:id="1719863669">
      <w:bodyDiv w:val="1"/>
      <w:marLeft w:val="0"/>
      <w:marRight w:val="0"/>
      <w:marTop w:val="0"/>
      <w:marBottom w:val="0"/>
      <w:divBdr>
        <w:top w:val="none" w:sz="0" w:space="0" w:color="auto"/>
        <w:left w:val="none" w:sz="0" w:space="0" w:color="auto"/>
        <w:bottom w:val="none" w:sz="0" w:space="0" w:color="auto"/>
        <w:right w:val="none" w:sz="0" w:space="0" w:color="auto"/>
      </w:divBdr>
    </w:div>
    <w:div w:id="1760639480">
      <w:bodyDiv w:val="1"/>
      <w:marLeft w:val="0"/>
      <w:marRight w:val="0"/>
      <w:marTop w:val="0"/>
      <w:marBottom w:val="0"/>
      <w:divBdr>
        <w:top w:val="none" w:sz="0" w:space="0" w:color="auto"/>
        <w:left w:val="none" w:sz="0" w:space="0" w:color="auto"/>
        <w:bottom w:val="none" w:sz="0" w:space="0" w:color="auto"/>
        <w:right w:val="none" w:sz="0" w:space="0" w:color="auto"/>
      </w:divBdr>
    </w:div>
    <w:div w:id="1765882561">
      <w:bodyDiv w:val="1"/>
      <w:marLeft w:val="0"/>
      <w:marRight w:val="0"/>
      <w:marTop w:val="0"/>
      <w:marBottom w:val="0"/>
      <w:divBdr>
        <w:top w:val="none" w:sz="0" w:space="0" w:color="auto"/>
        <w:left w:val="none" w:sz="0" w:space="0" w:color="auto"/>
        <w:bottom w:val="none" w:sz="0" w:space="0" w:color="auto"/>
        <w:right w:val="none" w:sz="0" w:space="0" w:color="auto"/>
      </w:divBdr>
      <w:divsChild>
        <w:div w:id="1595283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209223">
      <w:bodyDiv w:val="1"/>
      <w:marLeft w:val="0"/>
      <w:marRight w:val="0"/>
      <w:marTop w:val="0"/>
      <w:marBottom w:val="0"/>
      <w:divBdr>
        <w:top w:val="none" w:sz="0" w:space="0" w:color="auto"/>
        <w:left w:val="none" w:sz="0" w:space="0" w:color="auto"/>
        <w:bottom w:val="none" w:sz="0" w:space="0" w:color="auto"/>
        <w:right w:val="none" w:sz="0" w:space="0" w:color="auto"/>
      </w:divBdr>
    </w:div>
    <w:div w:id="1781290221">
      <w:bodyDiv w:val="1"/>
      <w:marLeft w:val="0"/>
      <w:marRight w:val="0"/>
      <w:marTop w:val="0"/>
      <w:marBottom w:val="0"/>
      <w:divBdr>
        <w:top w:val="none" w:sz="0" w:space="0" w:color="auto"/>
        <w:left w:val="none" w:sz="0" w:space="0" w:color="auto"/>
        <w:bottom w:val="none" w:sz="0" w:space="0" w:color="auto"/>
        <w:right w:val="none" w:sz="0" w:space="0" w:color="auto"/>
      </w:divBdr>
    </w:div>
    <w:div w:id="1781293209">
      <w:bodyDiv w:val="1"/>
      <w:marLeft w:val="0"/>
      <w:marRight w:val="0"/>
      <w:marTop w:val="0"/>
      <w:marBottom w:val="0"/>
      <w:divBdr>
        <w:top w:val="none" w:sz="0" w:space="0" w:color="auto"/>
        <w:left w:val="none" w:sz="0" w:space="0" w:color="auto"/>
        <w:bottom w:val="none" w:sz="0" w:space="0" w:color="auto"/>
        <w:right w:val="none" w:sz="0" w:space="0" w:color="auto"/>
      </w:divBdr>
    </w:div>
    <w:div w:id="1792627909">
      <w:bodyDiv w:val="1"/>
      <w:marLeft w:val="0"/>
      <w:marRight w:val="0"/>
      <w:marTop w:val="0"/>
      <w:marBottom w:val="0"/>
      <w:divBdr>
        <w:top w:val="none" w:sz="0" w:space="0" w:color="auto"/>
        <w:left w:val="none" w:sz="0" w:space="0" w:color="auto"/>
        <w:bottom w:val="none" w:sz="0" w:space="0" w:color="auto"/>
        <w:right w:val="none" w:sz="0" w:space="0" w:color="auto"/>
      </w:divBdr>
    </w:div>
    <w:div w:id="1794055838">
      <w:bodyDiv w:val="1"/>
      <w:marLeft w:val="0"/>
      <w:marRight w:val="0"/>
      <w:marTop w:val="0"/>
      <w:marBottom w:val="0"/>
      <w:divBdr>
        <w:top w:val="none" w:sz="0" w:space="0" w:color="auto"/>
        <w:left w:val="none" w:sz="0" w:space="0" w:color="auto"/>
        <w:bottom w:val="none" w:sz="0" w:space="0" w:color="auto"/>
        <w:right w:val="none" w:sz="0" w:space="0" w:color="auto"/>
      </w:divBdr>
    </w:div>
    <w:div w:id="1842427836">
      <w:bodyDiv w:val="1"/>
      <w:marLeft w:val="0"/>
      <w:marRight w:val="0"/>
      <w:marTop w:val="0"/>
      <w:marBottom w:val="0"/>
      <w:divBdr>
        <w:top w:val="none" w:sz="0" w:space="0" w:color="auto"/>
        <w:left w:val="none" w:sz="0" w:space="0" w:color="auto"/>
        <w:bottom w:val="none" w:sz="0" w:space="0" w:color="auto"/>
        <w:right w:val="none" w:sz="0" w:space="0" w:color="auto"/>
      </w:divBdr>
    </w:div>
    <w:div w:id="1845589335">
      <w:bodyDiv w:val="1"/>
      <w:marLeft w:val="0"/>
      <w:marRight w:val="0"/>
      <w:marTop w:val="0"/>
      <w:marBottom w:val="0"/>
      <w:divBdr>
        <w:top w:val="none" w:sz="0" w:space="0" w:color="auto"/>
        <w:left w:val="none" w:sz="0" w:space="0" w:color="auto"/>
        <w:bottom w:val="none" w:sz="0" w:space="0" w:color="auto"/>
        <w:right w:val="none" w:sz="0" w:space="0" w:color="auto"/>
      </w:divBdr>
    </w:div>
    <w:div w:id="1869219261">
      <w:bodyDiv w:val="1"/>
      <w:marLeft w:val="0"/>
      <w:marRight w:val="0"/>
      <w:marTop w:val="0"/>
      <w:marBottom w:val="0"/>
      <w:divBdr>
        <w:top w:val="none" w:sz="0" w:space="0" w:color="auto"/>
        <w:left w:val="none" w:sz="0" w:space="0" w:color="auto"/>
        <w:bottom w:val="none" w:sz="0" w:space="0" w:color="auto"/>
        <w:right w:val="none" w:sz="0" w:space="0" w:color="auto"/>
      </w:divBdr>
    </w:div>
    <w:div w:id="1885754902">
      <w:bodyDiv w:val="1"/>
      <w:marLeft w:val="0"/>
      <w:marRight w:val="0"/>
      <w:marTop w:val="0"/>
      <w:marBottom w:val="0"/>
      <w:divBdr>
        <w:top w:val="none" w:sz="0" w:space="0" w:color="auto"/>
        <w:left w:val="none" w:sz="0" w:space="0" w:color="auto"/>
        <w:bottom w:val="none" w:sz="0" w:space="0" w:color="auto"/>
        <w:right w:val="none" w:sz="0" w:space="0" w:color="auto"/>
      </w:divBdr>
    </w:div>
    <w:div w:id="1905213449">
      <w:bodyDiv w:val="1"/>
      <w:marLeft w:val="0"/>
      <w:marRight w:val="0"/>
      <w:marTop w:val="0"/>
      <w:marBottom w:val="0"/>
      <w:divBdr>
        <w:top w:val="none" w:sz="0" w:space="0" w:color="auto"/>
        <w:left w:val="none" w:sz="0" w:space="0" w:color="auto"/>
        <w:bottom w:val="none" w:sz="0" w:space="0" w:color="auto"/>
        <w:right w:val="none" w:sz="0" w:space="0" w:color="auto"/>
      </w:divBdr>
    </w:div>
    <w:div w:id="1961036809">
      <w:bodyDiv w:val="1"/>
      <w:marLeft w:val="0"/>
      <w:marRight w:val="0"/>
      <w:marTop w:val="0"/>
      <w:marBottom w:val="0"/>
      <w:divBdr>
        <w:top w:val="none" w:sz="0" w:space="0" w:color="auto"/>
        <w:left w:val="none" w:sz="0" w:space="0" w:color="auto"/>
        <w:bottom w:val="none" w:sz="0" w:space="0" w:color="auto"/>
        <w:right w:val="none" w:sz="0" w:space="0" w:color="auto"/>
      </w:divBdr>
      <w:divsChild>
        <w:div w:id="1059786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4114483">
      <w:bodyDiv w:val="1"/>
      <w:marLeft w:val="0"/>
      <w:marRight w:val="0"/>
      <w:marTop w:val="0"/>
      <w:marBottom w:val="0"/>
      <w:divBdr>
        <w:top w:val="none" w:sz="0" w:space="0" w:color="auto"/>
        <w:left w:val="none" w:sz="0" w:space="0" w:color="auto"/>
        <w:bottom w:val="none" w:sz="0" w:space="0" w:color="auto"/>
        <w:right w:val="none" w:sz="0" w:space="0" w:color="auto"/>
      </w:divBdr>
      <w:divsChild>
        <w:div w:id="2124184297">
          <w:marLeft w:val="0"/>
          <w:marRight w:val="0"/>
          <w:marTop w:val="0"/>
          <w:marBottom w:val="0"/>
          <w:divBdr>
            <w:top w:val="none" w:sz="0" w:space="0" w:color="auto"/>
            <w:left w:val="none" w:sz="0" w:space="0" w:color="auto"/>
            <w:bottom w:val="none" w:sz="0" w:space="0" w:color="auto"/>
            <w:right w:val="none" w:sz="0" w:space="0" w:color="auto"/>
          </w:divBdr>
          <w:divsChild>
            <w:div w:id="539515592">
              <w:marLeft w:val="0"/>
              <w:marRight w:val="0"/>
              <w:marTop w:val="0"/>
              <w:marBottom w:val="0"/>
              <w:divBdr>
                <w:top w:val="none" w:sz="0" w:space="0" w:color="auto"/>
                <w:left w:val="none" w:sz="0" w:space="0" w:color="auto"/>
                <w:bottom w:val="none" w:sz="0" w:space="0" w:color="auto"/>
                <w:right w:val="none" w:sz="0" w:space="0" w:color="auto"/>
              </w:divBdr>
            </w:div>
            <w:div w:id="1104570041">
              <w:marLeft w:val="0"/>
              <w:marRight w:val="0"/>
              <w:marTop w:val="0"/>
              <w:marBottom w:val="0"/>
              <w:divBdr>
                <w:top w:val="none" w:sz="0" w:space="0" w:color="auto"/>
                <w:left w:val="none" w:sz="0" w:space="0" w:color="auto"/>
                <w:bottom w:val="none" w:sz="0" w:space="0" w:color="auto"/>
                <w:right w:val="none" w:sz="0" w:space="0" w:color="auto"/>
              </w:divBdr>
            </w:div>
            <w:div w:id="1133520633">
              <w:marLeft w:val="0"/>
              <w:marRight w:val="0"/>
              <w:marTop w:val="0"/>
              <w:marBottom w:val="0"/>
              <w:divBdr>
                <w:top w:val="none" w:sz="0" w:space="0" w:color="auto"/>
                <w:left w:val="none" w:sz="0" w:space="0" w:color="auto"/>
                <w:bottom w:val="none" w:sz="0" w:space="0" w:color="auto"/>
                <w:right w:val="none" w:sz="0" w:space="0" w:color="auto"/>
              </w:divBdr>
            </w:div>
            <w:div w:id="1588731495">
              <w:marLeft w:val="0"/>
              <w:marRight w:val="0"/>
              <w:marTop w:val="0"/>
              <w:marBottom w:val="0"/>
              <w:divBdr>
                <w:top w:val="none" w:sz="0" w:space="0" w:color="auto"/>
                <w:left w:val="none" w:sz="0" w:space="0" w:color="auto"/>
                <w:bottom w:val="none" w:sz="0" w:space="0" w:color="auto"/>
                <w:right w:val="none" w:sz="0" w:space="0" w:color="auto"/>
              </w:divBdr>
            </w:div>
            <w:div w:id="198858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129063">
      <w:bodyDiv w:val="1"/>
      <w:marLeft w:val="0"/>
      <w:marRight w:val="0"/>
      <w:marTop w:val="0"/>
      <w:marBottom w:val="0"/>
      <w:divBdr>
        <w:top w:val="none" w:sz="0" w:space="0" w:color="auto"/>
        <w:left w:val="none" w:sz="0" w:space="0" w:color="auto"/>
        <w:bottom w:val="none" w:sz="0" w:space="0" w:color="auto"/>
        <w:right w:val="none" w:sz="0" w:space="0" w:color="auto"/>
      </w:divBdr>
    </w:div>
    <w:div w:id="1994335089">
      <w:bodyDiv w:val="1"/>
      <w:marLeft w:val="0"/>
      <w:marRight w:val="0"/>
      <w:marTop w:val="0"/>
      <w:marBottom w:val="0"/>
      <w:divBdr>
        <w:top w:val="none" w:sz="0" w:space="0" w:color="auto"/>
        <w:left w:val="none" w:sz="0" w:space="0" w:color="auto"/>
        <w:bottom w:val="none" w:sz="0" w:space="0" w:color="auto"/>
        <w:right w:val="none" w:sz="0" w:space="0" w:color="auto"/>
      </w:divBdr>
    </w:div>
    <w:div w:id="2010210615">
      <w:bodyDiv w:val="1"/>
      <w:marLeft w:val="0"/>
      <w:marRight w:val="0"/>
      <w:marTop w:val="0"/>
      <w:marBottom w:val="0"/>
      <w:divBdr>
        <w:top w:val="none" w:sz="0" w:space="0" w:color="auto"/>
        <w:left w:val="none" w:sz="0" w:space="0" w:color="auto"/>
        <w:bottom w:val="none" w:sz="0" w:space="0" w:color="auto"/>
        <w:right w:val="none" w:sz="0" w:space="0" w:color="auto"/>
      </w:divBdr>
      <w:divsChild>
        <w:div w:id="1869488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988511">
          <w:blockQuote w:val="1"/>
          <w:marLeft w:val="720"/>
          <w:marRight w:val="720"/>
          <w:marTop w:val="100"/>
          <w:marBottom w:val="100"/>
          <w:divBdr>
            <w:top w:val="none" w:sz="0" w:space="0" w:color="auto"/>
            <w:left w:val="none" w:sz="0" w:space="0" w:color="auto"/>
            <w:bottom w:val="none" w:sz="0" w:space="0" w:color="auto"/>
            <w:right w:val="none" w:sz="0" w:space="0" w:color="auto"/>
          </w:divBdr>
        </w:div>
        <w:div w:id="278731731">
          <w:blockQuote w:val="1"/>
          <w:marLeft w:val="720"/>
          <w:marRight w:val="720"/>
          <w:marTop w:val="100"/>
          <w:marBottom w:val="100"/>
          <w:divBdr>
            <w:top w:val="none" w:sz="0" w:space="0" w:color="auto"/>
            <w:left w:val="none" w:sz="0" w:space="0" w:color="auto"/>
            <w:bottom w:val="none" w:sz="0" w:space="0" w:color="auto"/>
            <w:right w:val="none" w:sz="0" w:space="0" w:color="auto"/>
          </w:divBdr>
        </w:div>
        <w:div w:id="247154817">
          <w:blockQuote w:val="1"/>
          <w:marLeft w:val="720"/>
          <w:marRight w:val="720"/>
          <w:marTop w:val="100"/>
          <w:marBottom w:val="100"/>
          <w:divBdr>
            <w:top w:val="none" w:sz="0" w:space="0" w:color="auto"/>
            <w:left w:val="none" w:sz="0" w:space="0" w:color="auto"/>
            <w:bottom w:val="none" w:sz="0" w:space="0" w:color="auto"/>
            <w:right w:val="none" w:sz="0" w:space="0" w:color="auto"/>
          </w:divBdr>
        </w:div>
        <w:div w:id="474489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077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11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71886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1177079">
      <w:bodyDiv w:val="1"/>
      <w:marLeft w:val="0"/>
      <w:marRight w:val="0"/>
      <w:marTop w:val="0"/>
      <w:marBottom w:val="0"/>
      <w:divBdr>
        <w:top w:val="none" w:sz="0" w:space="0" w:color="auto"/>
        <w:left w:val="none" w:sz="0" w:space="0" w:color="auto"/>
        <w:bottom w:val="none" w:sz="0" w:space="0" w:color="auto"/>
        <w:right w:val="none" w:sz="0" w:space="0" w:color="auto"/>
      </w:divBdr>
    </w:div>
    <w:div w:id="2063750524">
      <w:bodyDiv w:val="1"/>
      <w:marLeft w:val="0"/>
      <w:marRight w:val="0"/>
      <w:marTop w:val="0"/>
      <w:marBottom w:val="0"/>
      <w:divBdr>
        <w:top w:val="none" w:sz="0" w:space="0" w:color="auto"/>
        <w:left w:val="none" w:sz="0" w:space="0" w:color="auto"/>
        <w:bottom w:val="none" w:sz="0" w:space="0" w:color="auto"/>
        <w:right w:val="none" w:sz="0" w:space="0" w:color="auto"/>
      </w:divBdr>
    </w:div>
    <w:div w:id="2081292702">
      <w:bodyDiv w:val="1"/>
      <w:marLeft w:val="0"/>
      <w:marRight w:val="0"/>
      <w:marTop w:val="0"/>
      <w:marBottom w:val="0"/>
      <w:divBdr>
        <w:top w:val="none" w:sz="0" w:space="0" w:color="auto"/>
        <w:left w:val="none" w:sz="0" w:space="0" w:color="auto"/>
        <w:bottom w:val="none" w:sz="0" w:space="0" w:color="auto"/>
        <w:right w:val="none" w:sz="0" w:space="0" w:color="auto"/>
      </w:divBdr>
    </w:div>
    <w:div w:id="2097170848">
      <w:bodyDiv w:val="1"/>
      <w:marLeft w:val="0"/>
      <w:marRight w:val="0"/>
      <w:marTop w:val="0"/>
      <w:marBottom w:val="0"/>
      <w:divBdr>
        <w:top w:val="none" w:sz="0" w:space="0" w:color="auto"/>
        <w:left w:val="none" w:sz="0" w:space="0" w:color="auto"/>
        <w:bottom w:val="none" w:sz="0" w:space="0" w:color="auto"/>
        <w:right w:val="none" w:sz="0" w:space="0" w:color="auto"/>
      </w:divBdr>
    </w:div>
    <w:div w:id="2135439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4E4AC9-F740-4EB5-AA1A-CFE17F533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4646</TotalTime>
  <Pages>42</Pages>
  <Words>7132</Words>
  <Characters>40653</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nidal saleh</cp:lastModifiedBy>
  <cp:revision>67</cp:revision>
  <cp:lastPrinted>2025-06-01T10:06:00Z</cp:lastPrinted>
  <dcterms:created xsi:type="dcterms:W3CDTF">2025-05-30T18:17:00Z</dcterms:created>
  <dcterms:modified xsi:type="dcterms:W3CDTF">2025-06-28T11:40:00Z</dcterms:modified>
</cp:coreProperties>
</file>